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F40693" w14:textId="77777777" w:rsidR="000E301F" w:rsidRDefault="000E301F">
      <w:pPr>
        <w:pStyle w:val="BodyText"/>
        <w:spacing w:line="59" w:lineRule="exact"/>
        <w:ind w:left="125"/>
        <w:rPr>
          <w:rFonts w:ascii="Times New Roman"/>
          <w:sz w:val="5"/>
        </w:rPr>
      </w:pPr>
    </w:p>
    <w:p w14:paraId="34AD00C8" w14:textId="15FBEDAC" w:rsidR="000E301F" w:rsidRDefault="00C25497">
      <w:pPr>
        <w:rPr>
          <w:rFonts w:ascii="Times New Roman"/>
          <w:sz w:val="5"/>
          <w:szCs w:val="19"/>
        </w:rPr>
      </w:pPr>
      <w:r>
        <w:rPr>
          <w:noProof/>
        </w:rPr>
        <mc:AlternateContent>
          <mc:Choice Requires="wps">
            <w:drawing>
              <wp:anchor distT="45720" distB="45720" distL="114300" distR="114300" simplePos="0" relativeHeight="251656704" behindDoc="0" locked="0" layoutInCell="1" allowOverlap="1" wp14:anchorId="71DDE2C0" wp14:editId="5B7AEDA6">
                <wp:simplePos x="0" y="0"/>
                <wp:positionH relativeFrom="margin">
                  <wp:posOffset>212090</wp:posOffset>
                </wp:positionH>
                <wp:positionV relativeFrom="paragraph">
                  <wp:posOffset>1203960</wp:posOffset>
                </wp:positionV>
                <wp:extent cx="6012180" cy="1478915"/>
                <wp:effectExtent l="0" t="0" r="762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2180" cy="1478915"/>
                        </a:xfrm>
                        <a:prstGeom prst="rect">
                          <a:avLst/>
                        </a:prstGeom>
                        <a:solidFill>
                          <a:srgbClr val="FFFFFF"/>
                        </a:solidFill>
                        <a:ln w="9525">
                          <a:solidFill>
                            <a:srgbClr val="000000"/>
                          </a:solidFill>
                          <a:miter lim="800000"/>
                          <a:headEnd/>
                          <a:tailEnd/>
                        </a:ln>
                      </wps:spPr>
                      <wps:txbx>
                        <w:txbxContent>
                          <w:p w14:paraId="0545D032" w14:textId="77777777" w:rsidR="00B10ED0" w:rsidRDefault="00B10ED0" w:rsidP="000E301F">
                            <w:r>
                              <w:t xml:space="preserve">User Story: </w:t>
                            </w:r>
                            <w:hyperlink r:id="rId8" w:anchor="/61467512989d/detail/userstory/227214609076" w:history="1">
                              <w:r>
                                <w:rPr>
                                  <w:rStyle w:val="Hyperlink"/>
                                </w:rPr>
                                <w:t>US265880</w:t>
                              </w:r>
                            </w:hyperlink>
                            <w:r>
                              <w:rPr>
                                <w:rStyle w:val="Hyperlink"/>
                              </w:rPr>
                              <w:t xml:space="preserve"> </w:t>
                            </w:r>
                            <w:r w:rsidRPr="003F0799">
                              <w:t xml:space="preserve">Task: </w:t>
                            </w:r>
                            <w:hyperlink r:id="rId9" w:anchor="/61467512989d/detail/task/227214616116" w:history="1">
                              <w:r>
                                <w:rPr>
                                  <w:rStyle w:val="Hyperlink"/>
                                </w:rPr>
                                <w:t>TA433608</w:t>
                              </w:r>
                            </w:hyperlink>
                          </w:p>
                          <w:p w14:paraId="6250D26C" w14:textId="77777777" w:rsidR="00B10ED0" w:rsidRDefault="00B10ED0" w:rsidP="000E301F">
                            <w:pPr>
                              <w:rPr>
                                <w:lang w:val="en-IN"/>
                              </w:rPr>
                            </w:pPr>
                          </w:p>
                          <w:p w14:paraId="51A56548" w14:textId="77777777" w:rsidR="00B10ED0" w:rsidRPr="00A23BB1" w:rsidRDefault="00B10ED0" w:rsidP="00A23BB1">
                            <w:pPr>
                              <w:rPr>
                                <w:lang w:val="en-IN"/>
                              </w:rPr>
                            </w:pPr>
                            <w:r w:rsidRPr="00A23BB1">
                              <w:rPr>
                                <w:lang w:val="en-IN"/>
                              </w:rPr>
                              <w:t>Credentials to login the VM.</w:t>
                            </w:r>
                          </w:p>
                          <w:p w14:paraId="512B5226" w14:textId="77777777" w:rsidR="00B10ED0" w:rsidRPr="00A23BB1" w:rsidRDefault="00B10ED0" w:rsidP="00623780">
                            <w:pPr>
                              <w:pStyle w:val="ListParagraph"/>
                              <w:numPr>
                                <w:ilvl w:val="0"/>
                                <w:numId w:val="13"/>
                              </w:numPr>
                              <w:spacing w:before="0"/>
                              <w:ind w:left="360" w:firstLine="0"/>
                              <w:rPr>
                                <w:lang w:val="en-IN"/>
                              </w:rPr>
                            </w:pPr>
                            <w:r w:rsidRPr="00A23BB1">
                              <w:rPr>
                                <w:lang w:val="en-IN"/>
                              </w:rPr>
                              <w:t xml:space="preserve">IP- </w:t>
                            </w:r>
                            <w:r w:rsidRPr="005E3BDE">
                              <w:rPr>
                                <w:lang w:val="en-IN"/>
                              </w:rPr>
                              <w:t>10.181.213.37</w:t>
                            </w:r>
                          </w:p>
                          <w:p w14:paraId="05FB513A" w14:textId="77777777" w:rsidR="00B10ED0" w:rsidRPr="00A23BB1" w:rsidRDefault="00B10ED0" w:rsidP="00623780">
                            <w:pPr>
                              <w:pStyle w:val="ListParagraph"/>
                              <w:numPr>
                                <w:ilvl w:val="0"/>
                                <w:numId w:val="13"/>
                              </w:numPr>
                              <w:spacing w:before="0"/>
                              <w:ind w:left="360" w:firstLine="0"/>
                              <w:rPr>
                                <w:lang w:val="en-IN"/>
                              </w:rPr>
                            </w:pPr>
                            <w:r w:rsidRPr="00A23BB1">
                              <w:rPr>
                                <w:lang w:val="en-IN"/>
                              </w:rPr>
                              <w:t>Password-</w:t>
                            </w:r>
                            <w:r w:rsidRPr="005E3BDE">
                              <w:t xml:space="preserve"> </w:t>
                            </w:r>
                            <w:r w:rsidRPr="005E3BDE">
                              <w:rPr>
                                <w:lang w:val="en-IN"/>
                              </w:rPr>
                              <w:t>Gei321ipc</w:t>
                            </w:r>
                          </w:p>
                          <w:p w14:paraId="1567D43F" w14:textId="77777777" w:rsidR="00B10ED0" w:rsidRDefault="00B10ED0" w:rsidP="000E301F">
                            <w:pPr>
                              <w:pStyle w:val="ListParagraph"/>
                            </w:pPr>
                            <w:r>
                              <w:t xml:space="preserve">Location of source files: </w:t>
                            </w:r>
                            <w:r w:rsidRPr="000E301F">
                              <w:t>svn://foxpasvn.gis.corp.ge.com/Proficy/Proficy/Trunk/DocumentationSource/Help Files - RH9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1DDE2C0" id="_x0000_t202" coordsize="21600,21600" o:spt="202" path="m,l,21600r21600,l21600,xe">
                <v:stroke joinstyle="miter"/>
                <v:path gradientshapeok="t" o:connecttype="rect"/>
              </v:shapetype>
              <v:shape id="Text Box 2" o:spid="_x0000_s1026" type="#_x0000_t202" style="position:absolute;margin-left:16.7pt;margin-top:94.8pt;width:473.4pt;height:116.45pt;z-index:2516567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">
                <v:textbox style="mso-fit-shape-to-text:t">
                  <w:txbxContent>
                    <w:p w14:paraId="0545D032" w14:textId="77777777" w:rsidR="00B10ED0" w:rsidRDefault="00B10ED0" w:rsidP="000E301F">
                      <w:r>
                        <w:t xml:space="preserve">User Story: </w:t>
                      </w:r>
                      <w:hyperlink r:id="rId10" w:anchor="/61467512989d/detail/userstory/227214609076" w:history="1">
                        <w:r>
                          <w:rPr>
                            <w:rStyle w:val="Hyperlink"/>
                          </w:rPr>
                          <w:t>US265880</w:t>
                        </w:r>
                      </w:hyperlink>
                      <w:r>
                        <w:rPr>
                          <w:rStyle w:val="Hyperlink"/>
                        </w:rPr>
                        <w:t xml:space="preserve"> </w:t>
                      </w:r>
                      <w:r w:rsidRPr="003F0799">
                        <w:t xml:space="preserve">Task: </w:t>
                      </w:r>
                      <w:hyperlink r:id="rId11" w:anchor="/61467512989d/detail/task/227214616116" w:history="1">
                        <w:r>
                          <w:rPr>
                            <w:rStyle w:val="Hyperlink"/>
                          </w:rPr>
                          <w:t>TA433608</w:t>
                        </w:r>
                      </w:hyperlink>
                    </w:p>
                    <w:p w14:paraId="6250D26C" w14:textId="77777777" w:rsidR="00B10ED0" w:rsidRDefault="00B10ED0" w:rsidP="000E301F">
                      <w:pPr>
                        <w:rPr>
                          <w:lang w:val="en-IN"/>
                        </w:rPr>
                      </w:pPr>
                    </w:p>
                    <w:p w14:paraId="51A56548" w14:textId="77777777" w:rsidR="00B10ED0" w:rsidRPr="00A23BB1" w:rsidRDefault="00B10ED0" w:rsidP="00A23BB1">
                      <w:pPr>
                        <w:rPr>
                          <w:lang w:val="en-IN"/>
                        </w:rPr>
                      </w:pPr>
                      <w:r w:rsidRPr="00A23BB1">
                        <w:rPr>
                          <w:lang w:val="en-IN"/>
                        </w:rPr>
                        <w:t>Credentials to login the VM.</w:t>
                      </w:r>
                    </w:p>
                    <w:p w14:paraId="512B5226" w14:textId="77777777" w:rsidR="00B10ED0" w:rsidRPr="00A23BB1" w:rsidRDefault="00B10ED0" w:rsidP="00623780">
                      <w:pPr>
                        <w:pStyle w:val="ListParagraph"/>
                        <w:numPr>
                          <w:ilvl w:val="0"/>
                          <w:numId w:val="13"/>
                        </w:numPr>
                        <w:spacing w:before="0"/>
                        <w:ind w:left="360" w:firstLine="0"/>
                        <w:rPr>
                          <w:lang w:val="en-IN"/>
                        </w:rPr>
                      </w:pPr>
                      <w:r w:rsidRPr="00A23BB1">
                        <w:rPr>
                          <w:lang w:val="en-IN"/>
                        </w:rPr>
                        <w:t xml:space="preserve">IP- </w:t>
                      </w:r>
                      <w:r w:rsidRPr="005E3BDE">
                        <w:rPr>
                          <w:lang w:val="en-IN"/>
                        </w:rPr>
                        <w:t>10.181.213.37</w:t>
                      </w:r>
                    </w:p>
                    <w:p w14:paraId="05FB513A" w14:textId="77777777" w:rsidR="00B10ED0" w:rsidRPr="00A23BB1" w:rsidRDefault="00B10ED0" w:rsidP="00623780">
                      <w:pPr>
                        <w:pStyle w:val="ListParagraph"/>
                        <w:numPr>
                          <w:ilvl w:val="0"/>
                          <w:numId w:val="13"/>
                        </w:numPr>
                        <w:spacing w:before="0"/>
                        <w:ind w:left="360" w:firstLine="0"/>
                        <w:rPr>
                          <w:lang w:val="en-IN"/>
                        </w:rPr>
                      </w:pPr>
                      <w:r w:rsidRPr="00A23BB1">
                        <w:rPr>
                          <w:lang w:val="en-IN"/>
                        </w:rPr>
                        <w:t>Password-</w:t>
                      </w:r>
                      <w:r w:rsidRPr="005E3BDE">
                        <w:t xml:space="preserve"> </w:t>
                      </w:r>
                      <w:r w:rsidRPr="005E3BDE">
                        <w:rPr>
                          <w:lang w:val="en-IN"/>
                        </w:rPr>
                        <w:t>Gei321ipc</w:t>
                      </w:r>
                    </w:p>
                    <w:p w14:paraId="1567D43F" w14:textId="77777777" w:rsidR="00B10ED0" w:rsidRDefault="00B10ED0" w:rsidP="000E301F">
                      <w:pPr>
                        <w:pStyle w:val="ListParagraph"/>
                      </w:pPr>
                      <w:r>
                        <w:t xml:space="preserve">Location of source files: </w:t>
                      </w:r>
                      <w:r w:rsidRPr="000E301F">
                        <w:t>svn://foxpasvn.gis.corp.ge.com/Proficy/Proficy/Trunk/DocumentationSource/Help Files - RH9</w:t>
                      </w:r>
                    </w:p>
                  </w:txbxContent>
                </v:textbox>
                <w10:wrap type="square" anchorx="margin"/>
              </v:shape>
            </w:pict>
          </mc:Fallback>
        </mc:AlternateContent>
      </w:r>
      <w:r w:rsidR="000E301F">
        <w:rPr>
          <w:rFonts w:ascii="Times New Roman"/>
          <w:sz w:val="5"/>
        </w:rPr>
        <w:br w:type="page"/>
      </w:r>
    </w:p>
    <w:p w14:paraId="6C03C827" w14:textId="77777777" w:rsidR="00282B9C" w:rsidRDefault="00282B9C">
      <w:pPr>
        <w:pStyle w:val="BodyText"/>
        <w:spacing w:line="59" w:lineRule="exact"/>
        <w:ind w:left="125"/>
        <w:rPr>
          <w:rFonts w:ascii="Times New Roman"/>
          <w:sz w:val="5"/>
        </w:rPr>
      </w:pPr>
    </w:p>
    <w:p w14:paraId="682275A7" w14:textId="77777777" w:rsidR="000E301F" w:rsidRDefault="000E301F">
      <w:pPr>
        <w:pStyle w:val="BodyText"/>
        <w:spacing w:line="59" w:lineRule="exact"/>
        <w:ind w:left="125"/>
        <w:rPr>
          <w:rFonts w:ascii="Times New Roman"/>
          <w:sz w:val="5"/>
        </w:rPr>
      </w:pPr>
    </w:p>
    <w:p w14:paraId="1593087D" w14:textId="77777777" w:rsidR="007A4C50" w:rsidRDefault="007A4C50"/>
    <w:p w14:paraId="39D8F5B5" w14:textId="67970F85" w:rsidR="00682068" w:rsidRPr="00A0474E" w:rsidRDefault="00682068" w:rsidP="000778ED">
      <w:pPr>
        <w:spacing w:before="113" w:line="350" w:lineRule="auto"/>
        <w:ind w:left="140" w:right="162"/>
        <w:rPr>
          <w:color w:val="000080"/>
          <w:sz w:val="60"/>
          <w:szCs w:val="68"/>
        </w:rPr>
      </w:pPr>
      <w:r w:rsidRPr="00A0474E">
        <w:rPr>
          <w:color w:val="000080"/>
          <w:sz w:val="60"/>
          <w:szCs w:val="68"/>
          <w:highlight w:val="yellow"/>
        </w:rPr>
        <w:t>Latest Content</w:t>
      </w:r>
      <w:r w:rsidR="00A0474E" w:rsidRPr="00A0474E">
        <w:rPr>
          <w:color w:val="000080"/>
          <w:sz w:val="60"/>
          <w:szCs w:val="68"/>
          <w:highlight w:val="yellow"/>
        </w:rPr>
        <w:t xml:space="preserve"> Submitted</w:t>
      </w:r>
      <w:r w:rsidRPr="00A0474E">
        <w:rPr>
          <w:color w:val="000080"/>
          <w:sz w:val="60"/>
          <w:szCs w:val="68"/>
          <w:highlight w:val="yellow"/>
        </w:rPr>
        <w:t xml:space="preserve"> for Review</w:t>
      </w:r>
    </w:p>
    <w:p w14:paraId="44B965A6" w14:textId="2EEF1AFB" w:rsidR="007A4C50" w:rsidRPr="00D9664D" w:rsidRDefault="007A4C50" w:rsidP="000778ED">
      <w:pPr>
        <w:spacing w:before="113" w:line="350" w:lineRule="auto"/>
        <w:ind w:left="140" w:right="162"/>
      </w:pPr>
      <w:r w:rsidRPr="000778ED">
        <w:rPr>
          <w:color w:val="000080"/>
          <w:sz w:val="35"/>
        </w:rPr>
        <w:t>About</w:t>
      </w:r>
      <w:r w:rsidRPr="00D9664D">
        <w:t xml:space="preserve"> </w:t>
      </w:r>
      <w:r w:rsidR="00A0474E">
        <w:rPr>
          <w:color w:val="000080"/>
          <w:sz w:val="35"/>
        </w:rPr>
        <w:t>E</w:t>
      </w:r>
      <w:r w:rsidRPr="000778ED">
        <w:rPr>
          <w:color w:val="000080"/>
          <w:sz w:val="35"/>
        </w:rPr>
        <w:t>nabl</w:t>
      </w:r>
      <w:r w:rsidR="00837948">
        <w:rPr>
          <w:color w:val="000080"/>
          <w:sz w:val="35"/>
        </w:rPr>
        <w:t>ing a</w:t>
      </w:r>
      <w:r w:rsidRPr="000778ED">
        <w:rPr>
          <w:color w:val="000080"/>
          <w:sz w:val="35"/>
        </w:rPr>
        <w:t xml:space="preserve"> Production Line</w:t>
      </w:r>
      <w:r w:rsidR="00A0474E">
        <w:rPr>
          <w:color w:val="000080"/>
          <w:sz w:val="35"/>
        </w:rPr>
        <w:t xml:space="preserve"> for Using a Route</w:t>
      </w:r>
    </w:p>
    <w:p w14:paraId="177D5AAA" w14:textId="77777777" w:rsidR="007A4C50" w:rsidRPr="00D9664D" w:rsidRDefault="007A4C50" w:rsidP="007A4C50"/>
    <w:p w14:paraId="045B8962" w14:textId="5EF0F53A" w:rsidR="00682068" w:rsidRPr="00996A66" w:rsidRDefault="008A7CDE" w:rsidP="005B446B">
      <w:pPr>
        <w:pStyle w:val="BodyText"/>
        <w:spacing w:before="271" w:line="360" w:lineRule="auto"/>
        <w:ind w:left="140" w:right="162"/>
        <w:rPr>
          <w:rFonts w:eastAsia="Times New Roman"/>
          <w:sz w:val="20"/>
          <w:szCs w:val="20"/>
        </w:rPr>
      </w:pPr>
      <w:r>
        <w:rPr>
          <w:rFonts w:eastAsia="Times New Roman"/>
          <w:sz w:val="20"/>
          <w:szCs w:val="20"/>
        </w:rPr>
        <w:t>A Production L</w:t>
      </w:r>
      <w:r w:rsidR="002E5B05" w:rsidRPr="002E5B05">
        <w:rPr>
          <w:rFonts w:eastAsia="Times New Roman"/>
          <w:sz w:val="20"/>
          <w:szCs w:val="20"/>
        </w:rPr>
        <w:t>in</w:t>
      </w:r>
      <w:r w:rsidR="002E5B05">
        <w:rPr>
          <w:rFonts w:eastAsia="Times New Roman"/>
          <w:sz w:val="20"/>
          <w:szCs w:val="20"/>
        </w:rPr>
        <w:t xml:space="preserve">e is a collection of equipment </w:t>
      </w:r>
      <w:r>
        <w:rPr>
          <w:rFonts w:eastAsia="Times New Roman"/>
          <w:sz w:val="20"/>
          <w:szCs w:val="20"/>
        </w:rPr>
        <w:t>and</w:t>
      </w:r>
      <w:r w:rsidR="002E5B05">
        <w:rPr>
          <w:rFonts w:eastAsia="Times New Roman"/>
          <w:sz w:val="20"/>
          <w:szCs w:val="20"/>
        </w:rPr>
        <w:t xml:space="preserve"> </w:t>
      </w:r>
      <w:r w:rsidR="00682068">
        <w:rPr>
          <w:rFonts w:eastAsia="Times New Roman"/>
          <w:sz w:val="20"/>
          <w:szCs w:val="20"/>
        </w:rPr>
        <w:t>P</w:t>
      </w:r>
      <w:r w:rsidR="002E5B05" w:rsidRPr="002E5B05">
        <w:rPr>
          <w:rFonts w:eastAsia="Times New Roman"/>
          <w:sz w:val="20"/>
          <w:szCs w:val="20"/>
        </w:rPr>
        <w:t xml:space="preserve">roduction </w:t>
      </w:r>
      <w:r w:rsidR="00682068">
        <w:rPr>
          <w:rFonts w:eastAsia="Times New Roman"/>
          <w:sz w:val="20"/>
          <w:szCs w:val="20"/>
        </w:rPr>
        <w:t>U</w:t>
      </w:r>
      <w:r w:rsidR="002E5B05" w:rsidRPr="002E5B05">
        <w:rPr>
          <w:rFonts w:eastAsia="Times New Roman"/>
          <w:sz w:val="20"/>
          <w:szCs w:val="20"/>
        </w:rPr>
        <w:t>nits that operate together to produce a product.</w:t>
      </w:r>
      <w:r w:rsidR="002E5B05" w:rsidRPr="00996A66">
        <w:rPr>
          <w:rFonts w:eastAsia="Times New Roman"/>
          <w:sz w:val="20"/>
          <w:szCs w:val="20"/>
        </w:rPr>
        <w:t xml:space="preserve"> </w:t>
      </w:r>
      <w:r w:rsidR="00682068" w:rsidRPr="00996A66">
        <w:rPr>
          <w:rFonts w:eastAsia="Times New Roman"/>
          <w:sz w:val="20"/>
          <w:szCs w:val="20"/>
        </w:rPr>
        <w:t xml:space="preserve">The Plant Applications Universal Client </w:t>
      </w:r>
      <w:r w:rsidR="00D6497C">
        <w:rPr>
          <w:rFonts w:eastAsia="Times New Roman"/>
          <w:sz w:val="20"/>
          <w:szCs w:val="20"/>
        </w:rPr>
        <w:t>displays</w:t>
      </w:r>
      <w:r w:rsidR="00D6497C" w:rsidRPr="00996A66">
        <w:rPr>
          <w:rFonts w:eastAsia="Times New Roman"/>
          <w:sz w:val="20"/>
          <w:szCs w:val="20"/>
        </w:rPr>
        <w:t xml:space="preserve"> </w:t>
      </w:r>
      <w:r w:rsidR="00682068" w:rsidRPr="00996A66">
        <w:rPr>
          <w:rFonts w:eastAsia="Times New Roman"/>
          <w:sz w:val="20"/>
          <w:szCs w:val="20"/>
        </w:rPr>
        <w:t>work orders within a Production Unit. To execute</w:t>
      </w:r>
      <w:r w:rsidR="00D6497C">
        <w:rPr>
          <w:rFonts w:eastAsia="Times New Roman"/>
          <w:sz w:val="20"/>
          <w:szCs w:val="20"/>
        </w:rPr>
        <w:t xml:space="preserve"> a</w:t>
      </w:r>
      <w:r w:rsidR="00682068" w:rsidRPr="00996A66">
        <w:rPr>
          <w:rFonts w:eastAsia="Times New Roman"/>
          <w:sz w:val="20"/>
          <w:szCs w:val="20"/>
        </w:rPr>
        <w:t xml:space="preserve"> work order </w:t>
      </w:r>
      <w:r w:rsidR="00D6497C">
        <w:rPr>
          <w:rFonts w:eastAsia="Times New Roman"/>
          <w:sz w:val="20"/>
          <w:szCs w:val="20"/>
        </w:rPr>
        <w:t>on</w:t>
      </w:r>
      <w:r w:rsidR="00D6497C" w:rsidRPr="00996A66">
        <w:rPr>
          <w:rFonts w:eastAsia="Times New Roman"/>
          <w:sz w:val="20"/>
          <w:szCs w:val="20"/>
        </w:rPr>
        <w:t xml:space="preserve"> </w:t>
      </w:r>
      <w:r w:rsidR="00682068" w:rsidRPr="00996A66">
        <w:rPr>
          <w:rFonts w:eastAsia="Times New Roman"/>
          <w:sz w:val="20"/>
          <w:szCs w:val="20"/>
        </w:rPr>
        <w:t>a Production Unit a</w:t>
      </w:r>
      <w:r w:rsidR="001E38C5">
        <w:rPr>
          <w:rFonts w:eastAsia="Times New Roman"/>
          <w:sz w:val="20"/>
          <w:szCs w:val="20"/>
        </w:rPr>
        <w:t>nd manufacture products on the Production L</w:t>
      </w:r>
      <w:r w:rsidR="00682068" w:rsidRPr="00996A66">
        <w:rPr>
          <w:rFonts w:eastAsia="Times New Roman"/>
          <w:sz w:val="20"/>
          <w:szCs w:val="20"/>
        </w:rPr>
        <w:t xml:space="preserve">ine from the Plant Applications Universal Client, you must </w:t>
      </w:r>
      <w:r w:rsidR="001E38C5">
        <w:rPr>
          <w:rFonts w:eastAsia="Times New Roman"/>
          <w:sz w:val="20"/>
          <w:szCs w:val="20"/>
        </w:rPr>
        <w:t>enable a P</w:t>
      </w:r>
      <w:r w:rsidR="00D6497C">
        <w:rPr>
          <w:rFonts w:eastAsia="Times New Roman"/>
          <w:sz w:val="20"/>
          <w:szCs w:val="20"/>
        </w:rPr>
        <w:t xml:space="preserve">roduction </w:t>
      </w:r>
      <w:r w:rsidR="001E38C5">
        <w:rPr>
          <w:rFonts w:eastAsia="Times New Roman"/>
          <w:sz w:val="20"/>
          <w:szCs w:val="20"/>
        </w:rPr>
        <w:t>L</w:t>
      </w:r>
      <w:r w:rsidR="00D6497C">
        <w:rPr>
          <w:rFonts w:eastAsia="Times New Roman"/>
          <w:sz w:val="20"/>
          <w:szCs w:val="20"/>
        </w:rPr>
        <w:t xml:space="preserve">ine to use routes. </w:t>
      </w:r>
    </w:p>
    <w:p w14:paraId="3E874CC0" w14:textId="1076FAB4" w:rsidR="007A4C50" w:rsidRDefault="007A4C50" w:rsidP="007A4C50">
      <w:pPr>
        <w:rPr>
          <w:highlight w:val="yellow"/>
        </w:rPr>
      </w:pPr>
    </w:p>
    <w:p w14:paraId="5B6C0638" w14:textId="693C9183" w:rsidR="008A29E1" w:rsidRDefault="008A29E1" w:rsidP="00836C1C">
      <w:pPr>
        <w:pStyle w:val="Heading2"/>
      </w:pPr>
      <w:bookmarkStart w:id="0" w:name="_Enable_a_Production"/>
      <w:bookmarkEnd w:id="0"/>
      <w:r w:rsidRPr="00401E4B">
        <w:t>Enable</w:t>
      </w:r>
      <w:r>
        <w:t xml:space="preserve"> a Production Line to </w:t>
      </w:r>
      <w:r w:rsidR="008A7CDE">
        <w:t>U</w:t>
      </w:r>
      <w:r>
        <w:t xml:space="preserve">se Routes to Manufacture Products </w:t>
      </w:r>
    </w:p>
    <w:p w14:paraId="07313967" w14:textId="0FEC3654" w:rsidR="009F5D21" w:rsidRPr="00012B65" w:rsidRDefault="009F5D21" w:rsidP="008A29E1">
      <w:pPr>
        <w:pStyle w:val="ListParagraph"/>
        <w:numPr>
          <w:ilvl w:val="0"/>
          <w:numId w:val="6"/>
        </w:numPr>
        <w:tabs>
          <w:tab w:val="left" w:pos="445"/>
        </w:tabs>
        <w:spacing w:before="125"/>
        <w:ind w:hanging="340"/>
        <w:rPr>
          <w:sz w:val="19"/>
        </w:rPr>
      </w:pPr>
      <w:r w:rsidRPr="00012B65">
        <w:rPr>
          <w:sz w:val="19"/>
        </w:rPr>
        <w:t>Log in to the Plant Applications Administrator - [Server</w:t>
      </w:r>
      <w:r w:rsidRPr="00012B65">
        <w:rPr>
          <w:spacing w:val="2"/>
          <w:sz w:val="19"/>
        </w:rPr>
        <w:t xml:space="preserve"> </w:t>
      </w:r>
      <w:r w:rsidRPr="00012B65">
        <w:rPr>
          <w:sz w:val="19"/>
        </w:rPr>
        <w:t>Manager].</w:t>
      </w:r>
    </w:p>
    <w:p w14:paraId="0673E503" w14:textId="4CC0F08E" w:rsidR="009F5D21" w:rsidRDefault="009F5D21" w:rsidP="009F5D21">
      <w:pPr>
        <w:pStyle w:val="ListParagraph"/>
        <w:numPr>
          <w:ilvl w:val="0"/>
          <w:numId w:val="6"/>
        </w:numPr>
        <w:tabs>
          <w:tab w:val="left" w:pos="445"/>
        </w:tabs>
        <w:spacing w:before="125"/>
        <w:ind w:hanging="340"/>
        <w:rPr>
          <w:sz w:val="19"/>
        </w:rPr>
      </w:pPr>
      <w:r w:rsidRPr="00012B65">
        <w:rPr>
          <w:sz w:val="19"/>
        </w:rPr>
        <w:t xml:space="preserve">In the </w:t>
      </w:r>
      <w:r w:rsidRPr="00012B65">
        <w:rPr>
          <w:b/>
          <w:sz w:val="19"/>
        </w:rPr>
        <w:t>Plant Applications Servers</w:t>
      </w:r>
      <w:r w:rsidR="008A7CDE">
        <w:rPr>
          <w:b/>
          <w:sz w:val="19"/>
        </w:rPr>
        <w:t xml:space="preserve"> </w:t>
      </w:r>
      <w:r w:rsidR="008A7CDE" w:rsidRPr="008A7CDE">
        <w:rPr>
          <w:sz w:val="19"/>
        </w:rPr>
        <w:t>node</w:t>
      </w:r>
      <w:r w:rsidRPr="00012B65">
        <w:rPr>
          <w:sz w:val="19"/>
        </w:rPr>
        <w:t>, select</w:t>
      </w:r>
      <w:r w:rsidRPr="00012B65">
        <w:rPr>
          <w:spacing w:val="10"/>
          <w:sz w:val="19"/>
        </w:rPr>
        <w:t xml:space="preserve"> </w:t>
      </w:r>
      <w:r w:rsidRPr="00012B65">
        <w:rPr>
          <w:noProof/>
          <w:sz w:val="19"/>
        </w:rPr>
        <w:drawing>
          <wp:inline distT="0" distB="0" distL="0" distR="0" wp14:anchorId="1A7343F5" wp14:editId="5302CEE4">
            <wp:extent cx="134111" cy="169164"/>
            <wp:effectExtent l="0" t="0" r="0" b="0"/>
            <wp:docPr id="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r w:rsidR="001777B5">
        <w:rPr>
          <w:spacing w:val="10"/>
          <w:sz w:val="19"/>
        </w:rPr>
        <w:t>.</w:t>
      </w:r>
    </w:p>
    <w:p w14:paraId="2725473C" w14:textId="7979DDC3" w:rsidR="009F5D21" w:rsidRPr="00B16607" w:rsidRDefault="009F5D21" w:rsidP="009F5D21">
      <w:pPr>
        <w:pStyle w:val="ListParagraph"/>
        <w:numPr>
          <w:ilvl w:val="0"/>
          <w:numId w:val="6"/>
        </w:numPr>
        <w:tabs>
          <w:tab w:val="left" w:pos="445"/>
        </w:tabs>
        <w:spacing w:before="125"/>
        <w:rPr>
          <w:sz w:val="19"/>
        </w:rPr>
      </w:pPr>
      <w:r>
        <w:rPr>
          <w:sz w:val="19"/>
        </w:rPr>
        <w:t xml:space="preserve">In the </w:t>
      </w:r>
      <w:r w:rsidRPr="00224052">
        <w:rPr>
          <w:b/>
          <w:sz w:val="19"/>
        </w:rPr>
        <w:t>Plant Model</w:t>
      </w:r>
      <w:r w:rsidR="008A7CDE">
        <w:rPr>
          <w:b/>
          <w:sz w:val="19"/>
        </w:rPr>
        <w:t xml:space="preserve"> </w:t>
      </w:r>
      <w:r w:rsidR="008A7CDE" w:rsidRPr="008A7CDE">
        <w:rPr>
          <w:sz w:val="19"/>
        </w:rPr>
        <w:t>node</w:t>
      </w:r>
      <w:r>
        <w:rPr>
          <w:sz w:val="19"/>
        </w:rPr>
        <w:t xml:space="preserve">, select </w:t>
      </w:r>
      <w:r w:rsidRPr="00012B65">
        <w:rPr>
          <w:noProof/>
          <w:sz w:val="19"/>
        </w:rPr>
        <w:drawing>
          <wp:inline distT="0" distB="0" distL="0" distR="0" wp14:anchorId="2DC7E635" wp14:editId="68D74FE0">
            <wp:extent cx="134111" cy="169164"/>
            <wp:effectExtent l="0" t="0" r="0" b="0"/>
            <wp:docPr id="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r w:rsidR="001777B5">
        <w:rPr>
          <w:sz w:val="19"/>
        </w:rPr>
        <w:t>.</w:t>
      </w:r>
    </w:p>
    <w:p w14:paraId="5C2A838A" w14:textId="2A2CC1D1" w:rsidR="009F5D21" w:rsidRDefault="00927312" w:rsidP="009F5D21">
      <w:pPr>
        <w:pStyle w:val="ListParagraph"/>
        <w:tabs>
          <w:tab w:val="left" w:pos="445"/>
        </w:tabs>
        <w:spacing w:before="125"/>
        <w:ind w:firstLine="0"/>
        <w:rPr>
          <w:sz w:val="19"/>
        </w:rPr>
      </w:pPr>
      <w:r>
        <w:rPr>
          <w:sz w:val="19"/>
          <w:szCs w:val="19"/>
        </w:rPr>
        <w:t>A</w:t>
      </w:r>
      <w:r w:rsidR="009F5D21" w:rsidRPr="035FC21B">
        <w:rPr>
          <w:sz w:val="19"/>
          <w:szCs w:val="19"/>
        </w:rPr>
        <w:t xml:space="preserve">ll the Departments </w:t>
      </w:r>
      <w:r w:rsidR="00D771DF">
        <w:rPr>
          <w:sz w:val="19"/>
          <w:szCs w:val="19"/>
        </w:rPr>
        <w:t>for</w:t>
      </w:r>
      <w:r w:rsidR="009F5D21" w:rsidRPr="035FC21B">
        <w:rPr>
          <w:sz w:val="19"/>
          <w:szCs w:val="19"/>
        </w:rPr>
        <w:t xml:space="preserve"> the selected Plant Model appear.</w:t>
      </w:r>
      <w:r w:rsidR="009F5D21">
        <w:rPr>
          <w:noProof/>
        </w:rPr>
        <w:t xml:space="preserve"> </w:t>
      </w:r>
    </w:p>
    <w:p w14:paraId="66052E8E" w14:textId="576FB0F8" w:rsidR="009F5D21" w:rsidRDefault="009F5D21" w:rsidP="009F5D21">
      <w:pPr>
        <w:pStyle w:val="ListParagraph"/>
        <w:numPr>
          <w:ilvl w:val="0"/>
          <w:numId w:val="6"/>
        </w:numPr>
        <w:tabs>
          <w:tab w:val="left" w:pos="445"/>
        </w:tabs>
        <w:spacing w:before="125"/>
        <w:rPr>
          <w:sz w:val="19"/>
        </w:rPr>
      </w:pPr>
      <w:r w:rsidRPr="00A54D1E">
        <w:rPr>
          <w:sz w:val="19"/>
        </w:rPr>
        <w:t xml:space="preserve">In the </w:t>
      </w:r>
      <w:r w:rsidRPr="00A54D1E">
        <w:rPr>
          <w:b/>
          <w:sz w:val="19"/>
        </w:rPr>
        <w:t>&lt;</w:t>
      </w:r>
      <w:proofErr w:type="spellStart"/>
      <w:r w:rsidRPr="00A54D1E">
        <w:rPr>
          <w:b/>
          <w:sz w:val="19"/>
        </w:rPr>
        <w:t>Department_Name</w:t>
      </w:r>
      <w:proofErr w:type="spellEnd"/>
      <w:r w:rsidRPr="00A54D1E">
        <w:rPr>
          <w:b/>
          <w:sz w:val="19"/>
        </w:rPr>
        <w:t>&gt;</w:t>
      </w:r>
      <w:r w:rsidR="008A7CDE">
        <w:rPr>
          <w:b/>
          <w:sz w:val="19"/>
        </w:rPr>
        <w:t xml:space="preserve"> </w:t>
      </w:r>
      <w:r w:rsidR="008A7CDE" w:rsidRPr="008A7CDE">
        <w:rPr>
          <w:sz w:val="19"/>
        </w:rPr>
        <w:t>node</w:t>
      </w:r>
      <w:r w:rsidRPr="00A54D1E">
        <w:rPr>
          <w:b/>
          <w:sz w:val="19"/>
        </w:rPr>
        <w:t>,</w:t>
      </w:r>
      <w:r>
        <w:rPr>
          <w:sz w:val="19"/>
        </w:rPr>
        <w:t xml:space="preserve"> select </w:t>
      </w:r>
      <w:r w:rsidRPr="00012B65">
        <w:rPr>
          <w:noProof/>
          <w:sz w:val="19"/>
        </w:rPr>
        <w:drawing>
          <wp:inline distT="0" distB="0" distL="0" distR="0" wp14:anchorId="27202F4D" wp14:editId="18C3582B">
            <wp:extent cx="134111" cy="169164"/>
            <wp:effectExtent l="0" t="0" r="0" b="0"/>
            <wp:docPr id="2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r w:rsidR="00FF280D">
        <w:rPr>
          <w:sz w:val="19"/>
        </w:rPr>
        <w:t>, w</w:t>
      </w:r>
      <w:commentRangeStart w:id="1"/>
      <w:commentRangeStart w:id="2"/>
      <w:r w:rsidRPr="00A54D1E">
        <w:rPr>
          <w:sz w:val="19"/>
        </w:rPr>
        <w:t xml:space="preserve">here </w:t>
      </w:r>
      <w:commentRangeEnd w:id="1"/>
      <w:r w:rsidR="008D0FE4">
        <w:rPr>
          <w:rStyle w:val="CommentReference"/>
        </w:rPr>
        <w:commentReference w:id="1"/>
      </w:r>
      <w:commentRangeEnd w:id="2"/>
      <w:r w:rsidR="00FF280D">
        <w:rPr>
          <w:rStyle w:val="CommentReference"/>
        </w:rPr>
        <w:commentReference w:id="2"/>
      </w:r>
      <w:r w:rsidRPr="00A54D1E">
        <w:rPr>
          <w:b/>
          <w:sz w:val="19"/>
        </w:rPr>
        <w:t>&lt;</w:t>
      </w:r>
      <w:proofErr w:type="spellStart"/>
      <w:r w:rsidRPr="00A54D1E">
        <w:rPr>
          <w:b/>
          <w:sz w:val="19"/>
        </w:rPr>
        <w:t>Department_Name</w:t>
      </w:r>
      <w:proofErr w:type="spellEnd"/>
      <w:r w:rsidRPr="00A54D1E">
        <w:rPr>
          <w:b/>
          <w:sz w:val="19"/>
        </w:rPr>
        <w:t>&gt;</w:t>
      </w:r>
      <w:r w:rsidRPr="00A54D1E">
        <w:rPr>
          <w:sz w:val="19"/>
        </w:rPr>
        <w:t xml:space="preserve"> is the department that includes the Production Line </w:t>
      </w:r>
      <w:r w:rsidR="008A7CDE">
        <w:rPr>
          <w:sz w:val="19"/>
        </w:rPr>
        <w:t xml:space="preserve">on which </w:t>
      </w:r>
      <w:r w:rsidR="008417DC">
        <w:rPr>
          <w:sz w:val="19"/>
        </w:rPr>
        <w:t>you</w:t>
      </w:r>
      <w:r w:rsidRPr="00A54D1E">
        <w:rPr>
          <w:sz w:val="19"/>
        </w:rPr>
        <w:t xml:space="preserve"> want to </w:t>
      </w:r>
      <w:r w:rsidR="008A7CDE">
        <w:rPr>
          <w:sz w:val="19"/>
        </w:rPr>
        <w:t xml:space="preserve">enable the </w:t>
      </w:r>
      <w:r w:rsidR="008417DC">
        <w:rPr>
          <w:sz w:val="19"/>
        </w:rPr>
        <w:t>route</w:t>
      </w:r>
      <w:r w:rsidRPr="00A54D1E">
        <w:rPr>
          <w:sz w:val="19"/>
        </w:rPr>
        <w:t>.</w:t>
      </w:r>
    </w:p>
    <w:p w14:paraId="6FD7ED3A" w14:textId="5F92D742" w:rsidR="009F5D21" w:rsidRDefault="009F5D21" w:rsidP="009F5D21">
      <w:pPr>
        <w:pStyle w:val="ListParagraph"/>
        <w:tabs>
          <w:tab w:val="left" w:pos="445"/>
        </w:tabs>
        <w:spacing w:before="125"/>
        <w:ind w:firstLine="0"/>
        <w:rPr>
          <w:sz w:val="19"/>
        </w:rPr>
      </w:pPr>
      <w:r w:rsidRPr="00A54D1E">
        <w:rPr>
          <w:sz w:val="19"/>
        </w:rPr>
        <w:t xml:space="preserve">All the </w:t>
      </w:r>
      <w:r>
        <w:rPr>
          <w:sz w:val="19"/>
        </w:rPr>
        <w:t>lines</w:t>
      </w:r>
      <w:r w:rsidRPr="00A54D1E">
        <w:rPr>
          <w:sz w:val="19"/>
        </w:rPr>
        <w:t xml:space="preserve"> </w:t>
      </w:r>
      <w:r w:rsidR="00927312">
        <w:rPr>
          <w:sz w:val="19"/>
        </w:rPr>
        <w:t>for</w:t>
      </w:r>
      <w:r w:rsidRPr="00A54D1E">
        <w:rPr>
          <w:sz w:val="19"/>
        </w:rPr>
        <w:t xml:space="preserve"> </w:t>
      </w:r>
      <w:r>
        <w:rPr>
          <w:sz w:val="19"/>
        </w:rPr>
        <w:t>the selected Department appear.</w:t>
      </w:r>
    </w:p>
    <w:p w14:paraId="49B4BCA3" w14:textId="77777777" w:rsidR="009F5D21" w:rsidRPr="00A54D1E" w:rsidRDefault="009F5D21" w:rsidP="009F5D21">
      <w:pPr>
        <w:pStyle w:val="ListParagraph"/>
        <w:tabs>
          <w:tab w:val="left" w:pos="445"/>
        </w:tabs>
        <w:spacing w:before="125"/>
        <w:ind w:firstLine="0"/>
        <w:jc w:val="center"/>
        <w:rPr>
          <w:sz w:val="19"/>
        </w:rPr>
      </w:pPr>
      <w:r>
        <w:rPr>
          <w:noProof/>
        </w:rPr>
        <w:drawing>
          <wp:inline distT="0" distB="0" distL="0" distR="0" wp14:anchorId="191A3022" wp14:editId="1CB538E8">
            <wp:extent cx="2724290" cy="19368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24290" cy="1936850"/>
                    </a:xfrm>
                    <a:prstGeom prst="rect">
                      <a:avLst/>
                    </a:prstGeom>
                  </pic:spPr>
                </pic:pic>
              </a:graphicData>
            </a:graphic>
          </wp:inline>
        </w:drawing>
      </w:r>
    </w:p>
    <w:p w14:paraId="35B588B7" w14:textId="22B83C2F" w:rsidR="009F5D21" w:rsidRPr="007B7EF9" w:rsidRDefault="009F5D21" w:rsidP="009F5D21">
      <w:pPr>
        <w:pStyle w:val="ListParagraph"/>
        <w:numPr>
          <w:ilvl w:val="0"/>
          <w:numId w:val="6"/>
        </w:numPr>
        <w:tabs>
          <w:tab w:val="left" w:pos="445"/>
        </w:tabs>
        <w:spacing w:before="125"/>
        <w:rPr>
          <w:sz w:val="19"/>
        </w:rPr>
      </w:pPr>
      <w:r w:rsidRPr="00EC3D59">
        <w:rPr>
          <w:sz w:val="19"/>
        </w:rPr>
        <w:t xml:space="preserve">Right-click the </w:t>
      </w:r>
      <w:r>
        <w:rPr>
          <w:sz w:val="19"/>
        </w:rPr>
        <w:t xml:space="preserve">required </w:t>
      </w:r>
      <w:r w:rsidRPr="00EC3D59">
        <w:rPr>
          <w:sz w:val="19"/>
        </w:rPr>
        <w:t xml:space="preserve">Production Line, and then </w:t>
      </w:r>
      <w:r w:rsidR="001777B5">
        <w:rPr>
          <w:sz w:val="19"/>
        </w:rPr>
        <w:t>select</w:t>
      </w:r>
      <w:r w:rsidR="009F7670">
        <w:rPr>
          <w:sz w:val="19"/>
        </w:rPr>
        <w:t xml:space="preserve"> </w:t>
      </w:r>
      <w:r w:rsidR="009F7670" w:rsidRPr="00AA59E3">
        <w:rPr>
          <w:b/>
          <w:sz w:val="19"/>
        </w:rPr>
        <w:t>Route Enable &lt;</w:t>
      </w:r>
      <w:proofErr w:type="spellStart"/>
      <w:r w:rsidR="009F7670" w:rsidRPr="00AA59E3">
        <w:rPr>
          <w:b/>
          <w:sz w:val="19"/>
        </w:rPr>
        <w:t>Production_Line</w:t>
      </w:r>
      <w:proofErr w:type="spellEnd"/>
      <w:r w:rsidR="009F7670" w:rsidRPr="00AA59E3">
        <w:rPr>
          <w:b/>
          <w:sz w:val="19"/>
        </w:rPr>
        <w:t>&gt;</w:t>
      </w:r>
      <w:r w:rsidR="009F7670">
        <w:rPr>
          <w:b/>
          <w:sz w:val="19"/>
        </w:rPr>
        <w:t xml:space="preserve">. </w:t>
      </w:r>
    </w:p>
    <w:p w14:paraId="0344675B" w14:textId="7A45340B" w:rsidR="007B7EF9" w:rsidRPr="007B7EF9" w:rsidRDefault="007B7EF9" w:rsidP="007B7EF9">
      <w:pPr>
        <w:tabs>
          <w:tab w:val="left" w:pos="445"/>
        </w:tabs>
        <w:spacing w:before="125"/>
        <w:ind w:left="103"/>
        <w:rPr>
          <w:sz w:val="19"/>
        </w:rPr>
      </w:pPr>
      <w:r>
        <w:rPr>
          <w:sz w:val="19"/>
        </w:rPr>
        <w:tab/>
      </w:r>
      <w:r w:rsidRPr="007B7EF9">
        <w:rPr>
          <w:b/>
          <w:sz w:val="19"/>
        </w:rPr>
        <w:t>Note:</w:t>
      </w:r>
      <w:r>
        <w:rPr>
          <w:sz w:val="19"/>
        </w:rPr>
        <w:t xml:space="preserve"> </w:t>
      </w:r>
      <w:r w:rsidRPr="007B7EF9">
        <w:rPr>
          <w:sz w:val="19"/>
        </w:rPr>
        <w:t xml:space="preserve">To </w:t>
      </w:r>
      <w:r w:rsidR="008A7CDE">
        <w:rPr>
          <w:sz w:val="19"/>
        </w:rPr>
        <w:t>manufacture</w:t>
      </w:r>
      <w:r w:rsidRPr="007B7EF9">
        <w:rPr>
          <w:sz w:val="19"/>
        </w:rPr>
        <w:t xml:space="preserve"> a product on a route-enabled line, you must map the product</w:t>
      </w:r>
      <w:r w:rsidR="006B0503">
        <w:rPr>
          <w:sz w:val="19"/>
        </w:rPr>
        <w:t xml:space="preserve"> to all the units along with the virtual unit in the Production Line</w:t>
      </w:r>
      <w:r w:rsidR="008A7CDE">
        <w:rPr>
          <w:sz w:val="19"/>
        </w:rPr>
        <w:t>. For more information, you can refer to the</w:t>
      </w:r>
      <w:r w:rsidRPr="007B7EF9">
        <w:rPr>
          <w:sz w:val="19"/>
        </w:rPr>
        <w:t xml:space="preserve"> </w:t>
      </w:r>
      <w:r w:rsidR="00DD0F03" w:rsidRPr="00240CE3">
        <w:rPr>
          <w:color w:val="0070C0"/>
          <w:sz w:val="19"/>
          <w:highlight w:val="yellow"/>
        </w:rPr>
        <w:t>M</w:t>
      </w:r>
      <w:r w:rsidRPr="00240CE3">
        <w:rPr>
          <w:color w:val="0070C0"/>
          <w:sz w:val="19"/>
          <w:highlight w:val="yellow"/>
        </w:rPr>
        <w:t xml:space="preserve">apping </w:t>
      </w:r>
      <w:r w:rsidR="00DD0F03" w:rsidRPr="00240CE3">
        <w:rPr>
          <w:color w:val="0070C0"/>
          <w:sz w:val="19"/>
          <w:highlight w:val="yellow"/>
        </w:rPr>
        <w:t>the P</w:t>
      </w:r>
      <w:r w:rsidR="006B0503" w:rsidRPr="00240CE3">
        <w:rPr>
          <w:color w:val="0070C0"/>
          <w:sz w:val="19"/>
          <w:highlight w:val="yellow"/>
        </w:rPr>
        <w:t xml:space="preserve">roducts to </w:t>
      </w:r>
      <w:r w:rsidR="00240CE3" w:rsidRPr="00240CE3">
        <w:rPr>
          <w:color w:val="0070C0"/>
          <w:sz w:val="19"/>
          <w:highlight w:val="yellow"/>
        </w:rPr>
        <w:t>Units</w:t>
      </w:r>
      <w:r w:rsidR="008A7CDE" w:rsidRPr="00240CE3">
        <w:rPr>
          <w:color w:val="0070C0"/>
          <w:sz w:val="19"/>
        </w:rPr>
        <w:t xml:space="preserve"> </w:t>
      </w:r>
      <w:r w:rsidR="008A7CDE">
        <w:rPr>
          <w:sz w:val="19"/>
        </w:rPr>
        <w:t>topic</w:t>
      </w:r>
      <w:r w:rsidRPr="007B7EF9">
        <w:rPr>
          <w:sz w:val="19"/>
        </w:rPr>
        <w:t>.</w:t>
      </w:r>
    </w:p>
    <w:p w14:paraId="10E98E13" w14:textId="77777777" w:rsidR="007B7EF9" w:rsidRPr="007B7EF9" w:rsidRDefault="007B7EF9" w:rsidP="007B7EF9">
      <w:pPr>
        <w:tabs>
          <w:tab w:val="left" w:pos="445"/>
        </w:tabs>
        <w:spacing w:before="125"/>
        <w:ind w:left="103"/>
        <w:rPr>
          <w:sz w:val="19"/>
        </w:rPr>
      </w:pPr>
    </w:p>
    <w:p w14:paraId="104AA39C" w14:textId="75DB46DF" w:rsidR="009F5D21" w:rsidRDefault="00D900A3" w:rsidP="006704AC">
      <w:pPr>
        <w:pStyle w:val="ListParagraph"/>
        <w:tabs>
          <w:tab w:val="left" w:pos="445"/>
        </w:tabs>
        <w:spacing w:before="125"/>
        <w:rPr>
          <w:sz w:val="19"/>
          <w:szCs w:val="19"/>
        </w:rPr>
      </w:pPr>
      <w:r>
        <w:rPr>
          <w:sz w:val="19"/>
          <w:szCs w:val="19"/>
        </w:rPr>
        <w:tab/>
      </w:r>
      <w:r w:rsidR="008A7CDE" w:rsidRPr="035FC21B">
        <w:rPr>
          <w:sz w:val="19"/>
          <w:szCs w:val="19"/>
        </w:rPr>
        <w:t xml:space="preserve">The selected Production Line is enabled </w:t>
      </w:r>
      <w:r w:rsidR="008A7CDE">
        <w:rPr>
          <w:sz w:val="19"/>
          <w:szCs w:val="19"/>
        </w:rPr>
        <w:t xml:space="preserve">to execute work orders from the </w:t>
      </w:r>
      <w:r w:rsidR="008A7CDE" w:rsidRPr="00EE4166">
        <w:rPr>
          <w:sz w:val="19"/>
          <w:szCs w:val="19"/>
        </w:rPr>
        <w:t>Plant</w:t>
      </w:r>
      <w:r w:rsidR="008A7CDE">
        <w:rPr>
          <w:sz w:val="19"/>
          <w:szCs w:val="19"/>
        </w:rPr>
        <w:t xml:space="preserve"> Applications Universal Client</w:t>
      </w:r>
      <w:r w:rsidR="008A7CDE" w:rsidRPr="00EE4166">
        <w:rPr>
          <w:sz w:val="19"/>
          <w:szCs w:val="19"/>
        </w:rPr>
        <w:t xml:space="preserve">. </w:t>
      </w:r>
      <w:r w:rsidR="008A7CDE">
        <w:rPr>
          <w:sz w:val="19"/>
          <w:szCs w:val="19"/>
        </w:rPr>
        <w:t>By enabling a route on a</w:t>
      </w:r>
      <w:r w:rsidR="008A7CDE" w:rsidRPr="00D900A3">
        <w:rPr>
          <w:sz w:val="19"/>
          <w:szCs w:val="19"/>
        </w:rPr>
        <w:t xml:space="preserve"> </w:t>
      </w:r>
      <w:r w:rsidR="008A7CDE">
        <w:rPr>
          <w:sz w:val="19"/>
          <w:szCs w:val="19"/>
        </w:rPr>
        <w:t>P</w:t>
      </w:r>
      <w:r w:rsidR="008A7CDE" w:rsidRPr="00D900A3">
        <w:rPr>
          <w:sz w:val="19"/>
          <w:szCs w:val="19"/>
        </w:rPr>
        <w:t xml:space="preserve">roduction </w:t>
      </w:r>
      <w:r w:rsidR="008A7CDE">
        <w:rPr>
          <w:sz w:val="19"/>
          <w:szCs w:val="19"/>
        </w:rPr>
        <w:t>L</w:t>
      </w:r>
      <w:r w:rsidR="008A7CDE" w:rsidRPr="00D900A3">
        <w:rPr>
          <w:sz w:val="19"/>
          <w:szCs w:val="19"/>
        </w:rPr>
        <w:t>ine</w:t>
      </w:r>
      <w:r w:rsidR="008A7CDE">
        <w:rPr>
          <w:sz w:val="19"/>
          <w:szCs w:val="19"/>
        </w:rPr>
        <w:t xml:space="preserve">, you can configure the required models for each </w:t>
      </w:r>
      <w:r w:rsidR="008A7CDE" w:rsidRPr="00D900A3">
        <w:rPr>
          <w:sz w:val="19"/>
          <w:szCs w:val="19"/>
        </w:rPr>
        <w:t>unit, create</w:t>
      </w:r>
      <w:r w:rsidR="008A1DC0">
        <w:rPr>
          <w:sz w:val="19"/>
          <w:szCs w:val="19"/>
        </w:rPr>
        <w:t xml:space="preserve"> a Display V</w:t>
      </w:r>
      <w:r w:rsidR="008A7CDE">
        <w:rPr>
          <w:sz w:val="19"/>
          <w:szCs w:val="19"/>
        </w:rPr>
        <w:t>iew,</w:t>
      </w:r>
      <w:r w:rsidR="008A7CDE" w:rsidRPr="00D900A3">
        <w:rPr>
          <w:sz w:val="19"/>
          <w:szCs w:val="19"/>
        </w:rPr>
        <w:t xml:space="preserve"> and </w:t>
      </w:r>
      <w:r w:rsidR="008A7CDE">
        <w:rPr>
          <w:sz w:val="19"/>
          <w:szCs w:val="19"/>
        </w:rPr>
        <w:t xml:space="preserve">make the line available </w:t>
      </w:r>
      <w:r w:rsidR="008A7CDE" w:rsidRPr="00D900A3">
        <w:rPr>
          <w:sz w:val="19"/>
          <w:szCs w:val="19"/>
        </w:rPr>
        <w:t xml:space="preserve">for </w:t>
      </w:r>
      <w:r w:rsidR="008A7CDE">
        <w:rPr>
          <w:sz w:val="19"/>
          <w:szCs w:val="19"/>
        </w:rPr>
        <w:t xml:space="preserve">the </w:t>
      </w:r>
      <w:r w:rsidR="008A7CDE" w:rsidRPr="00D900A3">
        <w:rPr>
          <w:sz w:val="19"/>
          <w:szCs w:val="19"/>
        </w:rPr>
        <w:t>work order execution</w:t>
      </w:r>
      <w:r w:rsidR="008A7CDE">
        <w:rPr>
          <w:sz w:val="19"/>
          <w:szCs w:val="19"/>
        </w:rPr>
        <w:t>. For example, you can create</w:t>
      </w:r>
      <w:r w:rsidR="008A7CDE" w:rsidRPr="00D900A3">
        <w:rPr>
          <w:sz w:val="19"/>
          <w:szCs w:val="19"/>
        </w:rPr>
        <w:t xml:space="preserve"> a virtual unit and path </w:t>
      </w:r>
      <w:r w:rsidR="008A7CDE">
        <w:rPr>
          <w:sz w:val="19"/>
          <w:szCs w:val="19"/>
        </w:rPr>
        <w:t>for a</w:t>
      </w:r>
      <w:r w:rsidR="008A7CDE" w:rsidRPr="00D900A3">
        <w:rPr>
          <w:sz w:val="19"/>
          <w:szCs w:val="19"/>
        </w:rPr>
        <w:t xml:space="preserve"> line.</w:t>
      </w:r>
    </w:p>
    <w:p w14:paraId="7A7FC131" w14:textId="011C7613" w:rsidR="000E2C74" w:rsidRDefault="00DE74AE" w:rsidP="000E2C74">
      <w:pPr>
        <w:pStyle w:val="ListParagraph"/>
        <w:tabs>
          <w:tab w:val="left" w:pos="445"/>
        </w:tabs>
        <w:spacing w:before="125"/>
        <w:ind w:firstLine="0"/>
        <w:rPr>
          <w:sz w:val="19"/>
          <w:szCs w:val="19"/>
        </w:rPr>
      </w:pPr>
      <w:r>
        <w:rPr>
          <w:sz w:val="19"/>
          <w:szCs w:val="19"/>
        </w:rPr>
        <w:t>I</w:t>
      </w:r>
      <w:r w:rsidRPr="00DE74AE">
        <w:rPr>
          <w:sz w:val="19"/>
          <w:szCs w:val="19"/>
        </w:rPr>
        <w:t xml:space="preserve">f </w:t>
      </w:r>
      <w:r>
        <w:rPr>
          <w:sz w:val="19"/>
          <w:szCs w:val="19"/>
        </w:rPr>
        <w:t xml:space="preserve">there </w:t>
      </w:r>
      <w:r w:rsidR="00B47E42">
        <w:rPr>
          <w:sz w:val="19"/>
          <w:szCs w:val="19"/>
        </w:rPr>
        <w:t>are multiple</w:t>
      </w:r>
      <w:r>
        <w:rPr>
          <w:sz w:val="19"/>
          <w:szCs w:val="19"/>
        </w:rPr>
        <w:t xml:space="preserve"> virtual unit</w:t>
      </w:r>
      <w:r w:rsidR="00B47E42">
        <w:rPr>
          <w:sz w:val="19"/>
          <w:szCs w:val="19"/>
        </w:rPr>
        <w:t>s</w:t>
      </w:r>
      <w:r w:rsidRPr="00DE74AE">
        <w:rPr>
          <w:sz w:val="19"/>
          <w:szCs w:val="19"/>
        </w:rPr>
        <w:t xml:space="preserve"> </w:t>
      </w:r>
      <w:r>
        <w:rPr>
          <w:sz w:val="19"/>
          <w:szCs w:val="19"/>
        </w:rPr>
        <w:t>or path</w:t>
      </w:r>
      <w:r w:rsidR="00B47E42">
        <w:rPr>
          <w:sz w:val="19"/>
          <w:szCs w:val="19"/>
        </w:rPr>
        <w:t>s</w:t>
      </w:r>
      <w:r>
        <w:rPr>
          <w:sz w:val="19"/>
          <w:szCs w:val="19"/>
        </w:rPr>
        <w:t xml:space="preserve"> configured in a Production Line, </w:t>
      </w:r>
      <w:r w:rsidRPr="00DE74AE">
        <w:rPr>
          <w:sz w:val="19"/>
          <w:szCs w:val="19"/>
        </w:rPr>
        <w:t xml:space="preserve">an </w:t>
      </w:r>
      <w:r>
        <w:rPr>
          <w:sz w:val="19"/>
          <w:szCs w:val="19"/>
        </w:rPr>
        <w:t>error</w:t>
      </w:r>
      <w:r w:rsidRPr="00DE74AE">
        <w:rPr>
          <w:sz w:val="19"/>
          <w:szCs w:val="19"/>
        </w:rPr>
        <w:t xml:space="preserve"> message appears as described in the following table.</w:t>
      </w:r>
      <w:r>
        <w:rPr>
          <w:sz w:val="19"/>
          <w:szCs w:val="19"/>
        </w:rPr>
        <w:t xml:space="preserve"> </w:t>
      </w:r>
    </w:p>
    <w:tbl>
      <w:tblPr>
        <w:tblStyle w:val="TableGrid"/>
        <w:tblW w:w="0" w:type="auto"/>
        <w:tblInd w:w="444" w:type="dxa"/>
        <w:tblLook w:val="04A0" w:firstRow="1" w:lastRow="0" w:firstColumn="1" w:lastColumn="0" w:noHBand="0" w:noVBand="1"/>
      </w:tblPr>
      <w:tblGrid>
        <w:gridCol w:w="3404"/>
        <w:gridCol w:w="3404"/>
        <w:gridCol w:w="2780"/>
      </w:tblGrid>
      <w:tr w:rsidR="000E2C74" w:rsidRPr="004702F3" w14:paraId="47F7B9A3" w14:textId="77777777" w:rsidTr="004702F3">
        <w:trPr>
          <w:trHeight w:val="498"/>
        </w:trPr>
        <w:tc>
          <w:tcPr>
            <w:tcW w:w="3404" w:type="dxa"/>
            <w:tcBorders>
              <w:top w:val="single" w:sz="4" w:space="0" w:color="auto"/>
              <w:left w:val="single" w:sz="4" w:space="0" w:color="auto"/>
              <w:bottom w:val="single" w:sz="4" w:space="0" w:color="auto"/>
              <w:right w:val="single" w:sz="4" w:space="0" w:color="auto"/>
            </w:tcBorders>
            <w:hideMark/>
          </w:tcPr>
          <w:p w14:paraId="12236C8A" w14:textId="344082A3" w:rsidR="000E2C74" w:rsidRPr="004702F3" w:rsidRDefault="000E2C74">
            <w:pPr>
              <w:tabs>
                <w:tab w:val="left" w:pos="445"/>
              </w:tabs>
              <w:spacing w:before="125"/>
              <w:ind w:left="360"/>
              <w:rPr>
                <w:b/>
                <w:sz w:val="19"/>
                <w:szCs w:val="19"/>
              </w:rPr>
            </w:pPr>
            <w:r w:rsidRPr="004702F3">
              <w:rPr>
                <w:b/>
                <w:sz w:val="19"/>
                <w:szCs w:val="19"/>
              </w:rPr>
              <w:t>Error Message</w:t>
            </w:r>
            <w:r w:rsidR="00D23FB5" w:rsidRPr="004702F3">
              <w:rPr>
                <w:b/>
                <w:sz w:val="19"/>
                <w:szCs w:val="19"/>
              </w:rPr>
              <w:t xml:space="preserve"> Name</w:t>
            </w:r>
          </w:p>
        </w:tc>
        <w:tc>
          <w:tcPr>
            <w:tcW w:w="3404" w:type="dxa"/>
            <w:tcBorders>
              <w:top w:val="single" w:sz="4" w:space="0" w:color="auto"/>
              <w:left w:val="single" w:sz="4" w:space="0" w:color="auto"/>
              <w:bottom w:val="single" w:sz="4" w:space="0" w:color="auto"/>
              <w:right w:val="single" w:sz="4" w:space="0" w:color="auto"/>
            </w:tcBorders>
            <w:hideMark/>
          </w:tcPr>
          <w:p w14:paraId="7407A7CC" w14:textId="33E8569F" w:rsidR="000E2C74" w:rsidRPr="004702F3" w:rsidRDefault="00D23FB5">
            <w:pPr>
              <w:tabs>
                <w:tab w:val="left" w:pos="445"/>
              </w:tabs>
              <w:spacing w:before="125"/>
              <w:ind w:left="360"/>
              <w:rPr>
                <w:b/>
                <w:sz w:val="19"/>
                <w:szCs w:val="19"/>
              </w:rPr>
            </w:pPr>
            <w:r w:rsidRPr="004702F3">
              <w:rPr>
                <w:b/>
                <w:sz w:val="19"/>
                <w:szCs w:val="19"/>
              </w:rPr>
              <w:t>Error Condition</w:t>
            </w:r>
          </w:p>
        </w:tc>
        <w:tc>
          <w:tcPr>
            <w:tcW w:w="2780" w:type="dxa"/>
            <w:tcBorders>
              <w:top w:val="single" w:sz="4" w:space="0" w:color="auto"/>
              <w:left w:val="single" w:sz="4" w:space="0" w:color="auto"/>
              <w:bottom w:val="single" w:sz="4" w:space="0" w:color="auto"/>
              <w:right w:val="single" w:sz="4" w:space="0" w:color="auto"/>
            </w:tcBorders>
            <w:hideMark/>
          </w:tcPr>
          <w:p w14:paraId="64BD29C1" w14:textId="10460186" w:rsidR="000E2C74" w:rsidRPr="004702F3" w:rsidRDefault="00DE74AE">
            <w:pPr>
              <w:tabs>
                <w:tab w:val="left" w:pos="445"/>
              </w:tabs>
              <w:spacing w:before="125"/>
              <w:ind w:left="360"/>
              <w:rPr>
                <w:b/>
                <w:sz w:val="19"/>
                <w:szCs w:val="19"/>
              </w:rPr>
            </w:pPr>
            <w:r w:rsidRPr="004702F3">
              <w:rPr>
                <w:b/>
                <w:sz w:val="19"/>
                <w:szCs w:val="19"/>
              </w:rPr>
              <w:t>Corrective Actions</w:t>
            </w:r>
          </w:p>
        </w:tc>
      </w:tr>
      <w:tr w:rsidR="000E2C74" w14:paraId="52F3F039" w14:textId="77777777" w:rsidTr="000E2C74">
        <w:tc>
          <w:tcPr>
            <w:tcW w:w="3404" w:type="dxa"/>
            <w:tcBorders>
              <w:top w:val="single" w:sz="4" w:space="0" w:color="auto"/>
              <w:left w:val="single" w:sz="4" w:space="0" w:color="auto"/>
              <w:bottom w:val="single" w:sz="4" w:space="0" w:color="auto"/>
              <w:right w:val="single" w:sz="4" w:space="0" w:color="auto"/>
            </w:tcBorders>
            <w:hideMark/>
          </w:tcPr>
          <w:p w14:paraId="05998AF8" w14:textId="362450EE" w:rsidR="000E2C74" w:rsidRDefault="000E2C74" w:rsidP="000E2C74">
            <w:pPr>
              <w:pStyle w:val="ListParagraph"/>
              <w:tabs>
                <w:tab w:val="left" w:pos="445"/>
              </w:tabs>
              <w:spacing w:before="125"/>
              <w:ind w:firstLine="0"/>
              <w:rPr>
                <w:sz w:val="19"/>
                <w:szCs w:val="19"/>
                <w:highlight w:val="yellow"/>
              </w:rPr>
            </w:pPr>
            <w:r w:rsidRPr="000E2C74">
              <w:rPr>
                <w:sz w:val="19"/>
                <w:szCs w:val="19"/>
              </w:rPr>
              <w:lastRenderedPageBreak/>
              <w:t xml:space="preserve">There is more than </w:t>
            </w:r>
            <w:commentRangeStart w:id="3"/>
            <w:commentRangeStart w:id="4"/>
            <w:r w:rsidRPr="000E2C74">
              <w:rPr>
                <w:sz w:val="19"/>
                <w:szCs w:val="19"/>
              </w:rPr>
              <w:t>1</w:t>
            </w:r>
            <w:commentRangeEnd w:id="3"/>
            <w:r w:rsidR="008D0FE4">
              <w:rPr>
                <w:rStyle w:val="CommentReference"/>
              </w:rPr>
              <w:commentReference w:id="3"/>
            </w:r>
            <w:commentRangeEnd w:id="4"/>
            <w:r w:rsidR="00B10ED0">
              <w:rPr>
                <w:rStyle w:val="CommentReference"/>
              </w:rPr>
              <w:commentReference w:id="4"/>
            </w:r>
            <w:r w:rsidRPr="000E2C74">
              <w:rPr>
                <w:sz w:val="19"/>
                <w:szCs w:val="19"/>
              </w:rPr>
              <w:t xml:space="preserve"> virtual unit on the line. Please check the configuration and retry</w:t>
            </w:r>
          </w:p>
        </w:tc>
        <w:tc>
          <w:tcPr>
            <w:tcW w:w="3404" w:type="dxa"/>
            <w:tcBorders>
              <w:top w:val="single" w:sz="4" w:space="0" w:color="auto"/>
              <w:left w:val="single" w:sz="4" w:space="0" w:color="auto"/>
              <w:bottom w:val="single" w:sz="4" w:space="0" w:color="auto"/>
              <w:right w:val="single" w:sz="4" w:space="0" w:color="auto"/>
            </w:tcBorders>
            <w:hideMark/>
          </w:tcPr>
          <w:p w14:paraId="6E74FD05" w14:textId="6FBA1FD8" w:rsidR="000E2C74" w:rsidRDefault="000E2C74">
            <w:pPr>
              <w:tabs>
                <w:tab w:val="left" w:pos="445"/>
              </w:tabs>
              <w:spacing w:before="125"/>
              <w:ind w:left="360"/>
              <w:rPr>
                <w:sz w:val="19"/>
                <w:szCs w:val="19"/>
              </w:rPr>
            </w:pPr>
            <w:r>
              <w:rPr>
                <w:sz w:val="19"/>
                <w:szCs w:val="19"/>
              </w:rPr>
              <w:t xml:space="preserve">There </w:t>
            </w:r>
            <w:r w:rsidR="00B301C0">
              <w:rPr>
                <w:sz w:val="19"/>
                <w:szCs w:val="19"/>
              </w:rPr>
              <w:t>are</w:t>
            </w:r>
            <w:r>
              <w:rPr>
                <w:sz w:val="19"/>
                <w:szCs w:val="19"/>
              </w:rPr>
              <w:t xml:space="preserve"> more than one virtual unit on </w:t>
            </w:r>
            <w:r w:rsidR="00B301C0">
              <w:rPr>
                <w:sz w:val="19"/>
                <w:szCs w:val="19"/>
              </w:rPr>
              <w:t>the Production Line</w:t>
            </w:r>
            <w:r>
              <w:rPr>
                <w:sz w:val="19"/>
                <w:szCs w:val="19"/>
              </w:rPr>
              <w:t xml:space="preserve">. </w:t>
            </w:r>
          </w:p>
        </w:tc>
        <w:tc>
          <w:tcPr>
            <w:tcW w:w="2780" w:type="dxa"/>
            <w:tcBorders>
              <w:top w:val="single" w:sz="4" w:space="0" w:color="auto"/>
              <w:left w:val="single" w:sz="4" w:space="0" w:color="auto"/>
              <w:bottom w:val="single" w:sz="4" w:space="0" w:color="auto"/>
              <w:right w:val="single" w:sz="4" w:space="0" w:color="auto"/>
            </w:tcBorders>
            <w:hideMark/>
          </w:tcPr>
          <w:p w14:paraId="191B9A1C" w14:textId="6BF26A59" w:rsidR="000E2C74" w:rsidRDefault="00230B60">
            <w:pPr>
              <w:tabs>
                <w:tab w:val="left" w:pos="445"/>
              </w:tabs>
              <w:spacing w:before="125"/>
              <w:ind w:left="360"/>
              <w:rPr>
                <w:sz w:val="19"/>
                <w:szCs w:val="19"/>
              </w:rPr>
            </w:pPr>
            <w:r>
              <w:rPr>
                <w:sz w:val="19"/>
                <w:szCs w:val="19"/>
              </w:rPr>
              <w:t xml:space="preserve">Ensure that </w:t>
            </w:r>
            <w:r w:rsidR="004C3DD3">
              <w:rPr>
                <w:sz w:val="19"/>
                <w:szCs w:val="19"/>
              </w:rPr>
              <w:t xml:space="preserve">you have configured </w:t>
            </w:r>
            <w:r>
              <w:rPr>
                <w:sz w:val="19"/>
                <w:szCs w:val="19"/>
              </w:rPr>
              <w:t>only one</w:t>
            </w:r>
            <w:r w:rsidR="000E2C74">
              <w:rPr>
                <w:sz w:val="19"/>
                <w:szCs w:val="19"/>
              </w:rPr>
              <w:t xml:space="preserve"> virtual unit</w:t>
            </w:r>
            <w:r>
              <w:rPr>
                <w:sz w:val="19"/>
                <w:szCs w:val="19"/>
              </w:rPr>
              <w:t xml:space="preserve"> in</w:t>
            </w:r>
            <w:r w:rsidR="000E2C74">
              <w:rPr>
                <w:sz w:val="19"/>
                <w:szCs w:val="19"/>
              </w:rPr>
              <w:t xml:space="preserve"> the </w:t>
            </w:r>
            <w:r>
              <w:rPr>
                <w:sz w:val="19"/>
                <w:szCs w:val="19"/>
              </w:rPr>
              <w:t>Production L</w:t>
            </w:r>
            <w:r w:rsidR="000E2C74">
              <w:rPr>
                <w:sz w:val="19"/>
                <w:szCs w:val="19"/>
              </w:rPr>
              <w:t xml:space="preserve">ine. </w:t>
            </w:r>
          </w:p>
        </w:tc>
      </w:tr>
      <w:tr w:rsidR="000E2C74" w14:paraId="4B01F81F" w14:textId="77777777" w:rsidTr="000E2C74">
        <w:tc>
          <w:tcPr>
            <w:tcW w:w="3404" w:type="dxa"/>
            <w:tcBorders>
              <w:top w:val="single" w:sz="4" w:space="0" w:color="auto"/>
              <w:left w:val="single" w:sz="4" w:space="0" w:color="auto"/>
              <w:bottom w:val="single" w:sz="4" w:space="0" w:color="auto"/>
              <w:right w:val="single" w:sz="4" w:space="0" w:color="auto"/>
            </w:tcBorders>
            <w:hideMark/>
          </w:tcPr>
          <w:p w14:paraId="7353A28E" w14:textId="37AF7FC1" w:rsidR="000E2C74" w:rsidRPr="00F70B53" w:rsidRDefault="000E2C74" w:rsidP="00F70B53">
            <w:pPr>
              <w:pStyle w:val="ListParagraph"/>
              <w:tabs>
                <w:tab w:val="left" w:pos="445"/>
              </w:tabs>
              <w:spacing w:before="125"/>
              <w:ind w:firstLine="0"/>
              <w:rPr>
                <w:rFonts w:ascii="Consolas" w:hAnsi="Consolas" w:cs="Consolas"/>
                <w:sz w:val="19"/>
                <w:szCs w:val="19"/>
                <w:highlight w:val="yellow"/>
              </w:rPr>
            </w:pPr>
            <w:r w:rsidRPr="00F70B53">
              <w:rPr>
                <w:sz w:val="19"/>
                <w:szCs w:val="19"/>
              </w:rPr>
              <w:t xml:space="preserve">Production event model on virtual unit is other than 118 </w:t>
            </w:r>
            <w:proofErr w:type="gramStart"/>
            <w:r w:rsidRPr="00F70B53">
              <w:rPr>
                <w:sz w:val="19"/>
                <w:szCs w:val="19"/>
              </w:rPr>
              <w:t>model</w:t>
            </w:r>
            <w:proofErr w:type="gramEnd"/>
            <w:r w:rsidRPr="00F70B53">
              <w:rPr>
                <w:sz w:val="19"/>
                <w:szCs w:val="19"/>
              </w:rPr>
              <w:t>.</w:t>
            </w:r>
            <w:r w:rsidR="00F70B53" w:rsidRPr="00F70B53">
              <w:rPr>
                <w:sz w:val="19"/>
                <w:szCs w:val="19"/>
              </w:rPr>
              <w:t xml:space="preserve"> </w:t>
            </w:r>
            <w:r w:rsidRPr="00F70B53">
              <w:rPr>
                <w:sz w:val="19"/>
                <w:szCs w:val="19"/>
              </w:rPr>
              <w:t>Please check the configuration and retry</w:t>
            </w:r>
            <w:r w:rsidR="00F70B53">
              <w:rPr>
                <w:sz w:val="19"/>
                <w:szCs w:val="19"/>
              </w:rPr>
              <w:t>.</w:t>
            </w:r>
          </w:p>
        </w:tc>
        <w:tc>
          <w:tcPr>
            <w:tcW w:w="3404" w:type="dxa"/>
            <w:tcBorders>
              <w:top w:val="single" w:sz="4" w:space="0" w:color="auto"/>
              <w:left w:val="single" w:sz="4" w:space="0" w:color="auto"/>
              <w:bottom w:val="single" w:sz="4" w:space="0" w:color="auto"/>
              <w:right w:val="single" w:sz="4" w:space="0" w:color="auto"/>
            </w:tcBorders>
            <w:hideMark/>
          </w:tcPr>
          <w:p w14:paraId="6A901858" w14:textId="5EA4D8AB" w:rsidR="000E2C74" w:rsidRPr="00F70B53" w:rsidRDefault="000E2C74">
            <w:pPr>
              <w:tabs>
                <w:tab w:val="left" w:pos="445"/>
              </w:tabs>
              <w:spacing w:before="125"/>
              <w:ind w:left="360"/>
              <w:rPr>
                <w:sz w:val="19"/>
                <w:szCs w:val="19"/>
              </w:rPr>
            </w:pPr>
            <w:r w:rsidRPr="00F70B53">
              <w:rPr>
                <w:sz w:val="19"/>
                <w:szCs w:val="19"/>
              </w:rPr>
              <w:t xml:space="preserve">The </w:t>
            </w:r>
            <w:r w:rsidR="00023A1A">
              <w:rPr>
                <w:sz w:val="19"/>
                <w:szCs w:val="19"/>
              </w:rPr>
              <w:t xml:space="preserve">event </w:t>
            </w:r>
            <w:r w:rsidR="00705DC0">
              <w:rPr>
                <w:sz w:val="19"/>
                <w:szCs w:val="19"/>
              </w:rPr>
              <w:t xml:space="preserve">model associated with the production event for that Production Line on the virtual unit is not a </w:t>
            </w:r>
            <w:r w:rsidR="00076D32">
              <w:rPr>
                <w:sz w:val="19"/>
                <w:szCs w:val="19"/>
              </w:rPr>
              <w:t>model</w:t>
            </w:r>
            <w:r w:rsidRPr="00F70B53">
              <w:rPr>
                <w:sz w:val="19"/>
                <w:szCs w:val="19"/>
              </w:rPr>
              <w:t>118</w:t>
            </w:r>
            <w:r w:rsidR="00705DC0">
              <w:rPr>
                <w:sz w:val="19"/>
                <w:szCs w:val="19"/>
              </w:rPr>
              <w:t xml:space="preserve">. </w:t>
            </w:r>
          </w:p>
        </w:tc>
        <w:tc>
          <w:tcPr>
            <w:tcW w:w="2780" w:type="dxa"/>
            <w:tcBorders>
              <w:top w:val="single" w:sz="4" w:space="0" w:color="auto"/>
              <w:left w:val="single" w:sz="4" w:space="0" w:color="auto"/>
              <w:bottom w:val="single" w:sz="4" w:space="0" w:color="auto"/>
              <w:right w:val="single" w:sz="4" w:space="0" w:color="auto"/>
            </w:tcBorders>
            <w:hideMark/>
          </w:tcPr>
          <w:p w14:paraId="775210FB" w14:textId="7F45A84E" w:rsidR="00370278" w:rsidRDefault="00DD07BA">
            <w:pPr>
              <w:tabs>
                <w:tab w:val="left" w:pos="445"/>
              </w:tabs>
              <w:spacing w:before="125"/>
              <w:ind w:left="360"/>
              <w:rPr>
                <w:sz w:val="19"/>
                <w:szCs w:val="19"/>
              </w:rPr>
            </w:pPr>
            <w:r w:rsidRPr="00DD07BA">
              <w:rPr>
                <w:sz w:val="19"/>
                <w:szCs w:val="19"/>
              </w:rPr>
              <w:t>Ensure that the virtual unit on the Production Line contains the production event for the Model 118.</w:t>
            </w:r>
            <w:r>
              <w:rPr>
                <w:sz w:val="19"/>
                <w:szCs w:val="19"/>
              </w:rPr>
              <w:t xml:space="preserve"> </w:t>
            </w:r>
            <w:r w:rsidR="00370278">
              <w:rPr>
                <w:sz w:val="19"/>
                <w:szCs w:val="19"/>
              </w:rPr>
              <w:t xml:space="preserve">You can do one of the following tasks before </w:t>
            </w:r>
            <w:r w:rsidR="00076D32">
              <w:rPr>
                <w:sz w:val="19"/>
                <w:szCs w:val="19"/>
              </w:rPr>
              <w:t xml:space="preserve">you </w:t>
            </w:r>
            <w:r w:rsidR="00370278">
              <w:rPr>
                <w:sz w:val="19"/>
                <w:szCs w:val="19"/>
              </w:rPr>
              <w:t>run the route-enabled Production Line:</w:t>
            </w:r>
          </w:p>
          <w:p w14:paraId="0418303D" w14:textId="456DE984" w:rsidR="00AB7CA6" w:rsidRDefault="00AB7CA6" w:rsidP="00370278">
            <w:pPr>
              <w:pStyle w:val="ListParagraph"/>
              <w:numPr>
                <w:ilvl w:val="0"/>
                <w:numId w:val="44"/>
              </w:numPr>
              <w:tabs>
                <w:tab w:val="left" w:pos="445"/>
              </w:tabs>
              <w:spacing w:before="125"/>
              <w:rPr>
                <w:sz w:val="19"/>
                <w:szCs w:val="19"/>
              </w:rPr>
            </w:pPr>
            <w:r w:rsidRPr="00AB7CA6">
              <w:rPr>
                <w:sz w:val="19"/>
                <w:szCs w:val="19"/>
              </w:rPr>
              <w:t>Add a production event for the Model 118 to the virtual unit</w:t>
            </w:r>
            <w:r w:rsidR="00AB2DC8">
              <w:rPr>
                <w:sz w:val="19"/>
                <w:szCs w:val="19"/>
              </w:rPr>
              <w:t>.</w:t>
            </w:r>
            <w:r w:rsidRPr="00AB7CA6">
              <w:rPr>
                <w:sz w:val="19"/>
                <w:szCs w:val="19"/>
              </w:rPr>
              <w:t xml:space="preserve"> </w:t>
            </w:r>
          </w:p>
          <w:p w14:paraId="3502E46D" w14:textId="0ECC0F26" w:rsidR="000E2C74" w:rsidRPr="00370278" w:rsidRDefault="00076D32" w:rsidP="00370278">
            <w:pPr>
              <w:pStyle w:val="ListParagraph"/>
              <w:numPr>
                <w:ilvl w:val="0"/>
                <w:numId w:val="44"/>
              </w:numPr>
              <w:tabs>
                <w:tab w:val="left" w:pos="445"/>
              </w:tabs>
              <w:spacing w:before="125"/>
              <w:rPr>
                <w:sz w:val="19"/>
                <w:szCs w:val="19"/>
              </w:rPr>
            </w:pPr>
            <w:r w:rsidRPr="00076D32">
              <w:rPr>
                <w:sz w:val="19"/>
                <w:szCs w:val="19"/>
              </w:rPr>
              <w:t>Delete production events for plant models other than Model 118 if added to the virtual unit</w:t>
            </w:r>
            <w:r w:rsidR="00AB2DC8">
              <w:rPr>
                <w:sz w:val="19"/>
                <w:szCs w:val="19"/>
              </w:rPr>
              <w:t>.</w:t>
            </w:r>
          </w:p>
        </w:tc>
      </w:tr>
      <w:tr w:rsidR="000E2C74" w14:paraId="5A90CCB1" w14:textId="77777777" w:rsidTr="000E2C74">
        <w:tc>
          <w:tcPr>
            <w:tcW w:w="3404" w:type="dxa"/>
            <w:tcBorders>
              <w:top w:val="single" w:sz="4" w:space="0" w:color="auto"/>
              <w:left w:val="single" w:sz="4" w:space="0" w:color="auto"/>
              <w:bottom w:val="single" w:sz="4" w:space="0" w:color="auto"/>
              <w:right w:val="single" w:sz="4" w:space="0" w:color="auto"/>
            </w:tcBorders>
            <w:hideMark/>
          </w:tcPr>
          <w:p w14:paraId="2598A4E4" w14:textId="494E1FB1" w:rsidR="000E2C74" w:rsidRPr="00D23FB5" w:rsidRDefault="000E2C74" w:rsidP="00D23FB5">
            <w:pPr>
              <w:pStyle w:val="ListParagraph"/>
              <w:tabs>
                <w:tab w:val="left" w:pos="445"/>
              </w:tabs>
              <w:spacing w:before="125"/>
              <w:ind w:firstLine="0"/>
              <w:rPr>
                <w:sz w:val="19"/>
                <w:szCs w:val="19"/>
              </w:rPr>
            </w:pPr>
            <w:r w:rsidRPr="00D23FB5">
              <w:rPr>
                <w:sz w:val="19"/>
                <w:szCs w:val="19"/>
              </w:rPr>
              <w:t>There is more than 1 path configured on the line that contains the virtual unit.</w:t>
            </w:r>
            <w:r w:rsidR="00D23FB5" w:rsidRPr="00D23FB5">
              <w:rPr>
                <w:sz w:val="19"/>
                <w:szCs w:val="19"/>
              </w:rPr>
              <w:t xml:space="preserve"> </w:t>
            </w:r>
            <w:r w:rsidRPr="00D23FB5">
              <w:rPr>
                <w:sz w:val="19"/>
                <w:szCs w:val="19"/>
              </w:rPr>
              <w:t>Please check the configuration and retry</w:t>
            </w:r>
            <w:r w:rsidR="00D23FB5">
              <w:rPr>
                <w:sz w:val="19"/>
                <w:szCs w:val="19"/>
              </w:rPr>
              <w:t>.</w:t>
            </w:r>
          </w:p>
        </w:tc>
        <w:tc>
          <w:tcPr>
            <w:tcW w:w="3404" w:type="dxa"/>
            <w:tcBorders>
              <w:top w:val="single" w:sz="4" w:space="0" w:color="auto"/>
              <w:left w:val="single" w:sz="4" w:space="0" w:color="auto"/>
              <w:bottom w:val="single" w:sz="4" w:space="0" w:color="auto"/>
              <w:right w:val="single" w:sz="4" w:space="0" w:color="auto"/>
            </w:tcBorders>
          </w:tcPr>
          <w:p w14:paraId="03337E2D" w14:textId="22E46DF6" w:rsidR="000E2C74" w:rsidRDefault="005C348E" w:rsidP="005C348E">
            <w:pPr>
              <w:tabs>
                <w:tab w:val="left" w:pos="445"/>
              </w:tabs>
              <w:spacing w:before="125"/>
              <w:ind w:left="360"/>
              <w:rPr>
                <w:sz w:val="19"/>
                <w:szCs w:val="19"/>
              </w:rPr>
            </w:pPr>
            <w:r w:rsidRPr="005C348E">
              <w:rPr>
                <w:sz w:val="19"/>
                <w:szCs w:val="19"/>
              </w:rPr>
              <w:t>Multiple</w:t>
            </w:r>
            <w:r w:rsidR="00561E2B">
              <w:rPr>
                <w:rFonts w:eastAsia="Times New Roman"/>
                <w:sz w:val="18"/>
                <w:szCs w:val="18"/>
              </w:rPr>
              <w:t xml:space="preserve"> paths are configured on the Production L</w:t>
            </w:r>
            <w:r w:rsidRPr="005C348E">
              <w:rPr>
                <w:rFonts w:eastAsia="Times New Roman"/>
                <w:sz w:val="18"/>
                <w:szCs w:val="18"/>
              </w:rPr>
              <w:t>ine that contains the virtual unit.</w:t>
            </w:r>
          </w:p>
        </w:tc>
        <w:tc>
          <w:tcPr>
            <w:tcW w:w="2780" w:type="dxa"/>
            <w:tcBorders>
              <w:top w:val="single" w:sz="4" w:space="0" w:color="auto"/>
              <w:left w:val="single" w:sz="4" w:space="0" w:color="auto"/>
              <w:bottom w:val="single" w:sz="4" w:space="0" w:color="auto"/>
              <w:right w:val="single" w:sz="4" w:space="0" w:color="auto"/>
            </w:tcBorders>
            <w:hideMark/>
          </w:tcPr>
          <w:p w14:paraId="697C247D" w14:textId="2B3CB6E9" w:rsidR="000E2C74" w:rsidRDefault="005C348E">
            <w:pPr>
              <w:tabs>
                <w:tab w:val="left" w:pos="445"/>
              </w:tabs>
              <w:spacing w:before="125"/>
              <w:ind w:left="360"/>
              <w:rPr>
                <w:sz w:val="19"/>
                <w:szCs w:val="19"/>
              </w:rPr>
            </w:pPr>
            <w:r>
              <w:rPr>
                <w:sz w:val="19"/>
                <w:szCs w:val="19"/>
              </w:rPr>
              <w:t>Ensure that only one path is configured for the Production Line that contains the virtual unit.</w:t>
            </w:r>
          </w:p>
        </w:tc>
      </w:tr>
      <w:tr w:rsidR="000E2C74" w14:paraId="74F36AD7" w14:textId="77777777" w:rsidTr="000E2C74">
        <w:tc>
          <w:tcPr>
            <w:tcW w:w="3404" w:type="dxa"/>
            <w:tcBorders>
              <w:top w:val="single" w:sz="4" w:space="0" w:color="auto"/>
              <w:left w:val="single" w:sz="4" w:space="0" w:color="auto"/>
              <w:bottom w:val="single" w:sz="4" w:space="0" w:color="auto"/>
              <w:right w:val="single" w:sz="4" w:space="0" w:color="auto"/>
            </w:tcBorders>
            <w:hideMark/>
          </w:tcPr>
          <w:p w14:paraId="000987C2" w14:textId="373F3CFD" w:rsidR="000E2C74" w:rsidRPr="00D23FB5" w:rsidRDefault="000E2C74" w:rsidP="00D23FB5">
            <w:pPr>
              <w:pStyle w:val="ListParagraph"/>
              <w:tabs>
                <w:tab w:val="left" w:pos="445"/>
              </w:tabs>
              <w:spacing w:before="125"/>
              <w:ind w:firstLine="0"/>
              <w:rPr>
                <w:sz w:val="19"/>
                <w:szCs w:val="19"/>
              </w:rPr>
            </w:pPr>
            <w:r w:rsidRPr="00D23FB5">
              <w:rPr>
                <w:sz w:val="19"/>
                <w:szCs w:val="19"/>
              </w:rPr>
              <w:t xml:space="preserve">There is </w:t>
            </w:r>
            <w:r w:rsidR="00D23FB5">
              <w:rPr>
                <w:sz w:val="19"/>
                <w:szCs w:val="19"/>
              </w:rPr>
              <w:t xml:space="preserve">a </w:t>
            </w:r>
            <w:r w:rsidRPr="00D23FB5">
              <w:rPr>
                <w:sz w:val="19"/>
                <w:szCs w:val="19"/>
              </w:rPr>
              <w:t xml:space="preserve">path that contains </w:t>
            </w:r>
            <w:r w:rsidR="00DE74AE" w:rsidRPr="00D23FB5">
              <w:rPr>
                <w:sz w:val="19"/>
                <w:szCs w:val="19"/>
              </w:rPr>
              <w:t>more than 1 virtual units</w:t>
            </w:r>
            <w:r w:rsidRPr="00D23FB5">
              <w:rPr>
                <w:sz w:val="19"/>
                <w:szCs w:val="19"/>
              </w:rPr>
              <w:t xml:space="preserve"> on the path.</w:t>
            </w:r>
            <w:r w:rsidR="00D23FB5" w:rsidRPr="00D23FB5">
              <w:rPr>
                <w:sz w:val="19"/>
                <w:szCs w:val="19"/>
              </w:rPr>
              <w:t xml:space="preserve"> </w:t>
            </w:r>
            <w:r w:rsidRPr="00D23FB5">
              <w:rPr>
                <w:sz w:val="19"/>
                <w:szCs w:val="19"/>
              </w:rPr>
              <w:t>Please check the configuration and retry</w:t>
            </w:r>
            <w:r w:rsidR="00D23FB5">
              <w:rPr>
                <w:sz w:val="19"/>
                <w:szCs w:val="19"/>
              </w:rPr>
              <w:t>.</w:t>
            </w:r>
          </w:p>
        </w:tc>
        <w:tc>
          <w:tcPr>
            <w:tcW w:w="3404" w:type="dxa"/>
            <w:tcBorders>
              <w:top w:val="single" w:sz="4" w:space="0" w:color="auto"/>
              <w:left w:val="single" w:sz="4" w:space="0" w:color="auto"/>
              <w:bottom w:val="single" w:sz="4" w:space="0" w:color="auto"/>
              <w:right w:val="single" w:sz="4" w:space="0" w:color="auto"/>
            </w:tcBorders>
          </w:tcPr>
          <w:p w14:paraId="08A9CEB5" w14:textId="094E1FBA" w:rsidR="000E2C74" w:rsidRDefault="000E2C74">
            <w:pPr>
              <w:tabs>
                <w:tab w:val="left" w:pos="445"/>
              </w:tabs>
              <w:spacing w:before="125"/>
              <w:ind w:left="360"/>
              <w:rPr>
                <w:rFonts w:eastAsia="Times New Roman"/>
                <w:sz w:val="18"/>
                <w:szCs w:val="18"/>
              </w:rPr>
            </w:pPr>
            <w:r>
              <w:rPr>
                <w:sz w:val="19"/>
                <w:szCs w:val="19"/>
              </w:rPr>
              <w:t>The</w:t>
            </w:r>
            <w:r>
              <w:rPr>
                <w:rFonts w:eastAsia="Times New Roman"/>
                <w:sz w:val="18"/>
                <w:szCs w:val="18"/>
              </w:rPr>
              <w:t xml:space="preserve"> path </w:t>
            </w:r>
            <w:r w:rsidR="00DE74AE">
              <w:rPr>
                <w:rFonts w:eastAsia="Times New Roman"/>
                <w:sz w:val="18"/>
                <w:szCs w:val="18"/>
              </w:rPr>
              <w:t xml:space="preserve">associated with the Production Line contains multiple </w:t>
            </w:r>
            <w:r>
              <w:rPr>
                <w:rFonts w:eastAsia="Times New Roman"/>
                <w:sz w:val="18"/>
                <w:szCs w:val="18"/>
              </w:rPr>
              <w:t>virtual unit</w:t>
            </w:r>
            <w:r w:rsidR="00DE74AE">
              <w:rPr>
                <w:rFonts w:eastAsia="Times New Roman"/>
                <w:sz w:val="18"/>
                <w:szCs w:val="18"/>
              </w:rPr>
              <w:t>s</w:t>
            </w:r>
            <w:r>
              <w:rPr>
                <w:rFonts w:eastAsia="Times New Roman"/>
                <w:sz w:val="18"/>
                <w:szCs w:val="18"/>
              </w:rPr>
              <w:t>.</w:t>
            </w:r>
          </w:p>
          <w:p w14:paraId="756BB631" w14:textId="77777777" w:rsidR="000E2C74" w:rsidRDefault="000E2C74">
            <w:pPr>
              <w:widowControl/>
              <w:autoSpaceDE/>
              <w:rPr>
                <w:rFonts w:eastAsia="Times New Roman"/>
                <w:sz w:val="18"/>
                <w:szCs w:val="18"/>
              </w:rPr>
            </w:pPr>
          </w:p>
        </w:tc>
        <w:tc>
          <w:tcPr>
            <w:tcW w:w="2780" w:type="dxa"/>
            <w:tcBorders>
              <w:top w:val="single" w:sz="4" w:space="0" w:color="auto"/>
              <w:left w:val="single" w:sz="4" w:space="0" w:color="auto"/>
              <w:bottom w:val="single" w:sz="4" w:space="0" w:color="auto"/>
              <w:right w:val="single" w:sz="4" w:space="0" w:color="auto"/>
            </w:tcBorders>
            <w:hideMark/>
          </w:tcPr>
          <w:p w14:paraId="40396563" w14:textId="4BE16612" w:rsidR="000E2C74" w:rsidRDefault="00230B60">
            <w:pPr>
              <w:tabs>
                <w:tab w:val="left" w:pos="445"/>
              </w:tabs>
              <w:spacing w:before="125"/>
              <w:ind w:left="360"/>
              <w:rPr>
                <w:sz w:val="19"/>
                <w:szCs w:val="19"/>
              </w:rPr>
            </w:pPr>
            <w:r>
              <w:rPr>
                <w:sz w:val="19"/>
                <w:szCs w:val="19"/>
              </w:rPr>
              <w:t>Ensure that only one</w:t>
            </w:r>
            <w:r w:rsidR="000E2C74">
              <w:rPr>
                <w:sz w:val="19"/>
                <w:szCs w:val="19"/>
              </w:rPr>
              <w:t xml:space="preserve"> </w:t>
            </w:r>
            <w:r>
              <w:rPr>
                <w:sz w:val="19"/>
                <w:szCs w:val="19"/>
              </w:rPr>
              <w:t>virtual unit</w:t>
            </w:r>
            <w:r w:rsidR="000E2C74">
              <w:rPr>
                <w:sz w:val="19"/>
                <w:szCs w:val="19"/>
              </w:rPr>
              <w:t xml:space="preserve"> </w:t>
            </w:r>
            <w:r>
              <w:rPr>
                <w:sz w:val="19"/>
                <w:szCs w:val="19"/>
              </w:rPr>
              <w:t xml:space="preserve">is </w:t>
            </w:r>
            <w:r w:rsidR="00C341DB">
              <w:rPr>
                <w:sz w:val="19"/>
                <w:szCs w:val="19"/>
              </w:rPr>
              <w:t>configured</w:t>
            </w:r>
            <w:r>
              <w:rPr>
                <w:sz w:val="19"/>
                <w:szCs w:val="19"/>
              </w:rPr>
              <w:t xml:space="preserve"> on the path in the Production Line</w:t>
            </w:r>
            <w:r w:rsidR="000E2C74">
              <w:rPr>
                <w:sz w:val="19"/>
                <w:szCs w:val="19"/>
              </w:rPr>
              <w:t xml:space="preserve">. </w:t>
            </w:r>
          </w:p>
        </w:tc>
      </w:tr>
      <w:tr w:rsidR="000E2C74" w14:paraId="5D4EE141" w14:textId="77777777" w:rsidTr="000E2C74">
        <w:tc>
          <w:tcPr>
            <w:tcW w:w="3404" w:type="dxa"/>
            <w:tcBorders>
              <w:top w:val="single" w:sz="4" w:space="0" w:color="auto"/>
              <w:left w:val="single" w:sz="4" w:space="0" w:color="auto"/>
              <w:bottom w:val="single" w:sz="4" w:space="0" w:color="auto"/>
              <w:right w:val="single" w:sz="4" w:space="0" w:color="auto"/>
            </w:tcBorders>
            <w:hideMark/>
          </w:tcPr>
          <w:p w14:paraId="3956BF2E" w14:textId="32A475DE" w:rsidR="000E2C74" w:rsidRPr="00D23FB5" w:rsidRDefault="000E2C74" w:rsidP="00D23FB5">
            <w:pPr>
              <w:pStyle w:val="ListParagraph"/>
              <w:tabs>
                <w:tab w:val="left" w:pos="445"/>
              </w:tabs>
              <w:spacing w:before="125"/>
              <w:ind w:firstLine="0"/>
              <w:rPr>
                <w:sz w:val="19"/>
                <w:szCs w:val="19"/>
              </w:rPr>
            </w:pPr>
            <w:r w:rsidRPr="00D23FB5">
              <w:rPr>
                <w:sz w:val="19"/>
                <w:szCs w:val="19"/>
              </w:rPr>
              <w:t>Unit(s) ['+@</w:t>
            </w:r>
            <w:proofErr w:type="spellStart"/>
            <w:r w:rsidRPr="00D23FB5">
              <w:rPr>
                <w:sz w:val="19"/>
                <w:szCs w:val="19"/>
              </w:rPr>
              <w:t>FailedUnits</w:t>
            </w:r>
            <w:proofErr w:type="spellEnd"/>
            <w:r w:rsidRPr="00D23FB5">
              <w:rPr>
                <w:sz w:val="19"/>
                <w:szCs w:val="19"/>
              </w:rPr>
              <w:t xml:space="preserve">+' has/have a production(event) model &lt;&gt; 118. It </w:t>
            </w:r>
            <w:r w:rsidR="00D23FB5" w:rsidRPr="00D23FB5">
              <w:rPr>
                <w:sz w:val="19"/>
                <w:szCs w:val="19"/>
              </w:rPr>
              <w:t>cannot</w:t>
            </w:r>
            <w:r w:rsidRPr="00D23FB5">
              <w:rPr>
                <w:sz w:val="19"/>
                <w:szCs w:val="19"/>
              </w:rPr>
              <w:t xml:space="preserve"> be used for Route configuration.</w:t>
            </w:r>
          </w:p>
        </w:tc>
        <w:tc>
          <w:tcPr>
            <w:tcW w:w="3404" w:type="dxa"/>
            <w:tcBorders>
              <w:top w:val="single" w:sz="4" w:space="0" w:color="auto"/>
              <w:left w:val="single" w:sz="4" w:space="0" w:color="auto"/>
              <w:bottom w:val="single" w:sz="4" w:space="0" w:color="auto"/>
              <w:right w:val="single" w:sz="4" w:space="0" w:color="auto"/>
            </w:tcBorders>
          </w:tcPr>
          <w:p w14:paraId="6E4B0ACB" w14:textId="04198942" w:rsidR="000E2C74" w:rsidRDefault="00561E2B" w:rsidP="00AB2DC8">
            <w:pPr>
              <w:tabs>
                <w:tab w:val="left" w:pos="445"/>
              </w:tabs>
              <w:spacing w:before="125"/>
              <w:ind w:left="360"/>
              <w:rPr>
                <w:rFonts w:eastAsia="Times New Roman"/>
                <w:sz w:val="18"/>
                <w:szCs w:val="18"/>
              </w:rPr>
            </w:pPr>
            <w:r>
              <w:rPr>
                <w:rFonts w:eastAsia="Times New Roman"/>
                <w:sz w:val="18"/>
                <w:szCs w:val="18"/>
              </w:rPr>
              <w:t>The units associated with a Production L</w:t>
            </w:r>
            <w:r w:rsidR="00AB2DC8" w:rsidRPr="00AB2DC8">
              <w:rPr>
                <w:rFonts w:eastAsia="Times New Roman"/>
                <w:sz w:val="18"/>
                <w:szCs w:val="18"/>
              </w:rPr>
              <w:t>ine does not contain the production event for the Model 118</w:t>
            </w:r>
            <w:r w:rsidR="00AB2DC8">
              <w:rPr>
                <w:rFonts w:eastAsia="Times New Roman"/>
                <w:sz w:val="18"/>
                <w:szCs w:val="18"/>
              </w:rPr>
              <w:t>.</w:t>
            </w:r>
          </w:p>
        </w:tc>
        <w:tc>
          <w:tcPr>
            <w:tcW w:w="2780" w:type="dxa"/>
            <w:tcBorders>
              <w:top w:val="single" w:sz="4" w:space="0" w:color="auto"/>
              <w:left w:val="single" w:sz="4" w:space="0" w:color="auto"/>
              <w:bottom w:val="single" w:sz="4" w:space="0" w:color="auto"/>
              <w:right w:val="single" w:sz="4" w:space="0" w:color="auto"/>
            </w:tcBorders>
            <w:hideMark/>
          </w:tcPr>
          <w:p w14:paraId="40A1F671" w14:textId="77777777" w:rsidR="00AB2DC8" w:rsidRDefault="00AB2DC8" w:rsidP="00AB2DC8">
            <w:pPr>
              <w:tabs>
                <w:tab w:val="left" w:pos="445"/>
              </w:tabs>
              <w:spacing w:before="125"/>
              <w:ind w:left="360"/>
              <w:rPr>
                <w:sz w:val="19"/>
                <w:szCs w:val="19"/>
              </w:rPr>
            </w:pPr>
            <w:r w:rsidRPr="00DD07BA">
              <w:rPr>
                <w:sz w:val="19"/>
                <w:szCs w:val="19"/>
              </w:rPr>
              <w:t>Ensure that the virtual unit on the Production Line contains the production event for the Model 118.</w:t>
            </w:r>
            <w:r>
              <w:rPr>
                <w:sz w:val="19"/>
                <w:szCs w:val="19"/>
              </w:rPr>
              <w:t xml:space="preserve"> You can do one of the following tasks before you run the route-enabled Production Line:</w:t>
            </w:r>
          </w:p>
          <w:p w14:paraId="20781822" w14:textId="0B1A661D" w:rsidR="00AB2DC8" w:rsidRDefault="00AB2DC8" w:rsidP="00AB2DC8">
            <w:pPr>
              <w:pStyle w:val="ListParagraph"/>
              <w:numPr>
                <w:ilvl w:val="0"/>
                <w:numId w:val="44"/>
              </w:numPr>
              <w:tabs>
                <w:tab w:val="left" w:pos="445"/>
              </w:tabs>
              <w:spacing w:before="125"/>
              <w:rPr>
                <w:sz w:val="19"/>
                <w:szCs w:val="19"/>
              </w:rPr>
            </w:pPr>
            <w:r w:rsidRPr="00AB7CA6">
              <w:rPr>
                <w:sz w:val="19"/>
                <w:szCs w:val="19"/>
              </w:rPr>
              <w:t>Add a production event for the Model 118 to the virtual unit</w:t>
            </w:r>
            <w:r>
              <w:rPr>
                <w:sz w:val="19"/>
                <w:szCs w:val="19"/>
              </w:rPr>
              <w:t>.</w:t>
            </w:r>
            <w:r w:rsidRPr="00AB7CA6">
              <w:rPr>
                <w:sz w:val="19"/>
                <w:szCs w:val="19"/>
              </w:rPr>
              <w:t xml:space="preserve"> </w:t>
            </w:r>
          </w:p>
          <w:p w14:paraId="4FE9F453" w14:textId="24CDED6E" w:rsidR="000E2C74" w:rsidRPr="00B661D8" w:rsidRDefault="00AB2DC8" w:rsidP="00AB2DC8">
            <w:pPr>
              <w:pStyle w:val="ListParagraph"/>
              <w:numPr>
                <w:ilvl w:val="0"/>
                <w:numId w:val="44"/>
              </w:numPr>
              <w:tabs>
                <w:tab w:val="left" w:pos="445"/>
              </w:tabs>
              <w:spacing w:before="125"/>
              <w:rPr>
                <w:color w:val="FF0000"/>
                <w:sz w:val="19"/>
                <w:szCs w:val="19"/>
              </w:rPr>
            </w:pPr>
            <w:r w:rsidRPr="00076D32">
              <w:rPr>
                <w:sz w:val="19"/>
                <w:szCs w:val="19"/>
              </w:rPr>
              <w:t>Delete production events for plant models other than Model 118 if added to the virtual unit</w:t>
            </w:r>
            <w:r>
              <w:rPr>
                <w:sz w:val="19"/>
                <w:szCs w:val="19"/>
              </w:rPr>
              <w:t>.</w:t>
            </w:r>
          </w:p>
        </w:tc>
      </w:tr>
    </w:tbl>
    <w:p w14:paraId="4789451B" w14:textId="782D03C2" w:rsidR="00A2254D" w:rsidRDefault="00A2254D" w:rsidP="009F5D21">
      <w:pPr>
        <w:pStyle w:val="ListParagraph"/>
        <w:tabs>
          <w:tab w:val="left" w:pos="445"/>
        </w:tabs>
        <w:spacing w:before="125"/>
        <w:ind w:firstLine="0"/>
        <w:rPr>
          <w:sz w:val="19"/>
          <w:szCs w:val="19"/>
        </w:rPr>
      </w:pPr>
    </w:p>
    <w:p w14:paraId="1D7C09D9" w14:textId="3A9284CD" w:rsidR="00A2254D" w:rsidRDefault="00A2254D" w:rsidP="009F5D21">
      <w:pPr>
        <w:pStyle w:val="ListParagraph"/>
        <w:tabs>
          <w:tab w:val="left" w:pos="445"/>
        </w:tabs>
        <w:spacing w:before="125"/>
        <w:ind w:firstLine="0"/>
        <w:rPr>
          <w:sz w:val="19"/>
          <w:szCs w:val="19"/>
        </w:rPr>
      </w:pPr>
    </w:p>
    <w:p w14:paraId="55FD1B87" w14:textId="69C7841C" w:rsidR="008A29E1" w:rsidRPr="008A29E1" w:rsidRDefault="008A29E1" w:rsidP="00836C1C">
      <w:pPr>
        <w:pStyle w:val="Heading2"/>
      </w:pPr>
      <w:bookmarkStart w:id="5" w:name="_Validate_a_Production"/>
      <w:bookmarkEnd w:id="5"/>
      <w:r w:rsidRPr="008A29E1">
        <w:lastRenderedPageBreak/>
        <w:t>Validate a</w:t>
      </w:r>
      <w:r w:rsidR="00A0474E">
        <w:t xml:space="preserve"> Route-Enabled</w:t>
      </w:r>
      <w:r w:rsidRPr="008A29E1">
        <w:t xml:space="preserve"> </w:t>
      </w:r>
      <w:r w:rsidR="001E703B">
        <w:t>Production L</w:t>
      </w:r>
      <w:r w:rsidRPr="008A29E1">
        <w:t>ine</w:t>
      </w:r>
    </w:p>
    <w:p w14:paraId="3E4175C2" w14:textId="5A491893" w:rsidR="00E77BB3" w:rsidRDefault="001777B5" w:rsidP="00EE265C">
      <w:pPr>
        <w:pStyle w:val="BodyText"/>
        <w:spacing w:before="271" w:line="360" w:lineRule="auto"/>
        <w:ind w:left="140" w:right="162"/>
        <w:rPr>
          <w:rFonts w:eastAsia="Times New Roman"/>
        </w:rPr>
      </w:pPr>
      <w:r>
        <w:rPr>
          <w:rFonts w:eastAsia="Times New Roman"/>
          <w:sz w:val="20"/>
          <w:szCs w:val="20"/>
        </w:rPr>
        <w:t>Y</w:t>
      </w:r>
      <w:r w:rsidR="00994C85">
        <w:rPr>
          <w:rFonts w:eastAsia="Times New Roman"/>
        </w:rPr>
        <w:t>ou</w:t>
      </w:r>
      <w:r w:rsidR="00792235">
        <w:rPr>
          <w:rFonts w:eastAsia="Times New Roman"/>
        </w:rPr>
        <w:t xml:space="preserve"> can </w:t>
      </w:r>
      <w:r w:rsidR="00792235" w:rsidRPr="00792235">
        <w:rPr>
          <w:rFonts w:eastAsia="Times New Roman"/>
        </w:rPr>
        <w:t xml:space="preserve">verify </w:t>
      </w:r>
      <w:r>
        <w:rPr>
          <w:rFonts w:eastAsia="Times New Roman"/>
        </w:rPr>
        <w:t>whether the</w:t>
      </w:r>
      <w:r w:rsidRPr="00792235">
        <w:rPr>
          <w:rFonts w:eastAsia="Times New Roman"/>
        </w:rPr>
        <w:t xml:space="preserve"> </w:t>
      </w:r>
      <w:r w:rsidR="00EE265C">
        <w:rPr>
          <w:rFonts w:eastAsia="Times New Roman"/>
        </w:rPr>
        <w:t>correct</w:t>
      </w:r>
      <w:r w:rsidR="00792235" w:rsidRPr="00792235">
        <w:rPr>
          <w:rFonts w:eastAsia="Times New Roman"/>
        </w:rPr>
        <w:t xml:space="preserve"> </w:t>
      </w:r>
      <w:r w:rsidR="00994C85">
        <w:rPr>
          <w:rFonts w:eastAsia="Times New Roman"/>
        </w:rPr>
        <w:t>values</w:t>
      </w:r>
      <w:r w:rsidR="00792235" w:rsidRPr="00792235">
        <w:rPr>
          <w:rFonts w:eastAsia="Times New Roman"/>
        </w:rPr>
        <w:t xml:space="preserve"> </w:t>
      </w:r>
      <w:r w:rsidR="00EE265C">
        <w:rPr>
          <w:rFonts w:eastAsia="Times New Roman"/>
        </w:rPr>
        <w:t>are specified for</w:t>
      </w:r>
      <w:r w:rsidR="00792235" w:rsidRPr="00792235">
        <w:rPr>
          <w:rFonts w:eastAsia="Times New Roman"/>
        </w:rPr>
        <w:t xml:space="preserve"> each </w:t>
      </w:r>
      <w:r w:rsidR="00EE265C">
        <w:rPr>
          <w:rFonts w:eastAsia="Times New Roman"/>
        </w:rPr>
        <w:t xml:space="preserve">Production Unit and </w:t>
      </w:r>
      <w:r w:rsidR="0029423F">
        <w:rPr>
          <w:rFonts w:eastAsia="Times New Roman"/>
        </w:rPr>
        <w:t xml:space="preserve">Production </w:t>
      </w:r>
      <w:r w:rsidR="00EE265C">
        <w:rPr>
          <w:rFonts w:eastAsia="Times New Roman"/>
        </w:rPr>
        <w:t xml:space="preserve">Line. </w:t>
      </w:r>
      <w:r w:rsidR="008A29E1">
        <w:rPr>
          <w:rFonts w:eastAsia="Times New Roman"/>
        </w:rPr>
        <w:t>You can</w:t>
      </w:r>
      <w:r>
        <w:rPr>
          <w:rFonts w:eastAsia="Times New Roman"/>
        </w:rPr>
        <w:t xml:space="preserve"> further</w:t>
      </w:r>
      <w:r w:rsidR="008A29E1">
        <w:rPr>
          <w:rFonts w:eastAsia="Times New Roman"/>
        </w:rPr>
        <w:t xml:space="preserve"> validate </w:t>
      </w:r>
      <w:r>
        <w:rPr>
          <w:rFonts w:eastAsia="Times New Roman"/>
        </w:rPr>
        <w:t xml:space="preserve">whether </w:t>
      </w:r>
      <w:r w:rsidR="009012BE">
        <w:rPr>
          <w:rFonts w:eastAsia="Times New Roman"/>
        </w:rPr>
        <w:t>a P</w:t>
      </w:r>
      <w:r w:rsidR="00836C1C">
        <w:rPr>
          <w:rFonts w:eastAsia="Times New Roman"/>
        </w:rPr>
        <w:t>roduction</w:t>
      </w:r>
      <w:r w:rsidR="00E253B0">
        <w:rPr>
          <w:rFonts w:eastAsia="Times New Roman"/>
        </w:rPr>
        <w:t xml:space="preserve"> </w:t>
      </w:r>
      <w:r w:rsidR="009012BE">
        <w:rPr>
          <w:rFonts w:eastAsia="Times New Roman"/>
        </w:rPr>
        <w:t>L</w:t>
      </w:r>
      <w:r w:rsidR="00E253B0">
        <w:rPr>
          <w:rFonts w:eastAsia="Times New Roman"/>
        </w:rPr>
        <w:t xml:space="preserve">ine </w:t>
      </w:r>
      <w:r>
        <w:rPr>
          <w:rFonts w:eastAsia="Times New Roman"/>
        </w:rPr>
        <w:t xml:space="preserve">is route-enabled by </w:t>
      </w:r>
      <w:r w:rsidR="00E253B0">
        <w:rPr>
          <w:rFonts w:eastAsia="Times New Roman"/>
        </w:rPr>
        <w:t>using</w:t>
      </w:r>
      <w:r>
        <w:rPr>
          <w:rFonts w:eastAsia="Times New Roman"/>
        </w:rPr>
        <w:t xml:space="preserve"> the</w:t>
      </w:r>
      <w:r w:rsidR="00E253B0">
        <w:rPr>
          <w:rFonts w:eastAsia="Times New Roman"/>
        </w:rPr>
        <w:t xml:space="preserve"> Un</w:t>
      </w:r>
      <w:r w:rsidR="00EE265C">
        <w:rPr>
          <w:rFonts w:eastAsia="Times New Roman"/>
        </w:rPr>
        <w:t>it P</w:t>
      </w:r>
      <w:r w:rsidR="00E253B0">
        <w:rPr>
          <w:rFonts w:eastAsia="Times New Roman"/>
        </w:rPr>
        <w:t xml:space="preserve">roperties </w:t>
      </w:r>
      <w:r w:rsidR="00EE265C">
        <w:rPr>
          <w:rFonts w:eastAsia="Times New Roman"/>
        </w:rPr>
        <w:t>and Execution P</w:t>
      </w:r>
      <w:r w:rsidR="00E253B0">
        <w:rPr>
          <w:rFonts w:eastAsia="Times New Roman"/>
        </w:rPr>
        <w:t>ath</w:t>
      </w:r>
      <w:r w:rsidR="00EE265C">
        <w:rPr>
          <w:rFonts w:eastAsia="Times New Roman"/>
        </w:rPr>
        <w:t>s</w:t>
      </w:r>
      <w:r w:rsidR="00E253B0">
        <w:rPr>
          <w:rFonts w:eastAsia="Times New Roman"/>
        </w:rPr>
        <w:t xml:space="preserve"> values </w:t>
      </w:r>
      <w:r>
        <w:rPr>
          <w:rFonts w:eastAsia="Times New Roman"/>
        </w:rPr>
        <w:t>associated with</w:t>
      </w:r>
      <w:r w:rsidR="00E253B0">
        <w:rPr>
          <w:rFonts w:eastAsia="Times New Roman"/>
        </w:rPr>
        <w:t xml:space="preserve"> the </w:t>
      </w:r>
      <w:r w:rsidR="00EB39CB">
        <w:rPr>
          <w:rFonts w:eastAsia="Times New Roman"/>
        </w:rPr>
        <w:t>P</w:t>
      </w:r>
      <w:r w:rsidR="00E253B0">
        <w:rPr>
          <w:rFonts w:eastAsia="Times New Roman"/>
        </w:rPr>
        <w:t xml:space="preserve">roduction </w:t>
      </w:r>
      <w:r w:rsidR="00EB39CB">
        <w:rPr>
          <w:rFonts w:eastAsia="Times New Roman"/>
        </w:rPr>
        <w:t>L</w:t>
      </w:r>
      <w:r w:rsidR="00E253B0">
        <w:rPr>
          <w:rFonts w:eastAsia="Times New Roman"/>
        </w:rPr>
        <w:t xml:space="preserve">ine. </w:t>
      </w:r>
    </w:p>
    <w:p w14:paraId="5F9AB7C4" w14:textId="6CD1CFA9" w:rsidR="00EE265C" w:rsidRDefault="00EE265C" w:rsidP="00EE265C">
      <w:pPr>
        <w:pStyle w:val="BodyText"/>
        <w:spacing w:before="271" w:line="360" w:lineRule="auto"/>
        <w:ind w:left="140" w:right="162"/>
        <w:rPr>
          <w:rFonts w:eastAsia="Times New Roman"/>
        </w:rPr>
      </w:pPr>
      <w:r w:rsidRPr="00BB5F8F">
        <w:rPr>
          <w:rFonts w:eastAsia="Times New Roman"/>
          <w:b/>
        </w:rPr>
        <w:t>Note</w:t>
      </w:r>
      <w:r>
        <w:rPr>
          <w:rFonts w:eastAsia="Times New Roman"/>
        </w:rPr>
        <w:t xml:space="preserve">: </w:t>
      </w:r>
      <w:r w:rsidRPr="001262C9">
        <w:rPr>
          <w:rFonts w:eastAsia="Times New Roman"/>
        </w:rPr>
        <w:t xml:space="preserve">To </w:t>
      </w:r>
      <w:r w:rsidR="00EB39CB">
        <w:rPr>
          <w:rFonts w:eastAsia="Times New Roman"/>
        </w:rPr>
        <w:t>validate the Production L</w:t>
      </w:r>
      <w:r>
        <w:rPr>
          <w:rFonts w:eastAsia="Times New Roman"/>
        </w:rPr>
        <w:t>ine</w:t>
      </w:r>
      <w:r w:rsidR="00D93774">
        <w:rPr>
          <w:rFonts w:eastAsia="Times New Roman"/>
        </w:rPr>
        <w:t>s</w:t>
      </w:r>
      <w:r w:rsidRPr="001262C9">
        <w:rPr>
          <w:rFonts w:eastAsia="Times New Roman"/>
        </w:rPr>
        <w:t xml:space="preserve">, you must have the </w:t>
      </w:r>
      <w:r w:rsidRPr="00067026">
        <w:t>Plant Applications Administrator</w:t>
      </w:r>
      <w:r w:rsidRPr="001262C9">
        <w:rPr>
          <w:rFonts w:eastAsia="Times New Roman"/>
        </w:rPr>
        <w:t xml:space="preserve"> role assigned to your user ID.</w:t>
      </w:r>
    </w:p>
    <w:p w14:paraId="08E5053A" w14:textId="77777777" w:rsidR="008A29E1" w:rsidRPr="008A29E1" w:rsidRDefault="008A29E1" w:rsidP="008A29E1">
      <w:pPr>
        <w:tabs>
          <w:tab w:val="left" w:pos="445"/>
        </w:tabs>
        <w:spacing w:before="125"/>
        <w:ind w:left="103"/>
        <w:rPr>
          <w:sz w:val="19"/>
          <w:szCs w:val="19"/>
        </w:rPr>
      </w:pPr>
    </w:p>
    <w:p w14:paraId="3D99B117" w14:textId="77777777" w:rsidR="00C32DD4" w:rsidRPr="00012B65" w:rsidRDefault="0034303D" w:rsidP="00C32DD4">
      <w:pPr>
        <w:pStyle w:val="ListParagraph"/>
        <w:numPr>
          <w:ilvl w:val="0"/>
          <w:numId w:val="37"/>
        </w:numPr>
        <w:tabs>
          <w:tab w:val="left" w:pos="445"/>
        </w:tabs>
        <w:spacing w:before="125"/>
        <w:rPr>
          <w:sz w:val="19"/>
        </w:rPr>
      </w:pPr>
      <w:r w:rsidRPr="00AE449D">
        <w:rPr>
          <w:sz w:val="19"/>
        </w:rPr>
        <w:tab/>
      </w:r>
      <w:r w:rsidR="00C32DD4" w:rsidRPr="00012B65">
        <w:rPr>
          <w:sz w:val="19"/>
        </w:rPr>
        <w:t>Log in to the Plant Applications Administrator - [Server</w:t>
      </w:r>
      <w:r w:rsidR="00C32DD4" w:rsidRPr="00012B65">
        <w:rPr>
          <w:spacing w:val="2"/>
          <w:sz w:val="19"/>
        </w:rPr>
        <w:t xml:space="preserve"> </w:t>
      </w:r>
      <w:r w:rsidR="00C32DD4" w:rsidRPr="00012B65">
        <w:rPr>
          <w:sz w:val="19"/>
        </w:rPr>
        <w:t>Manager].</w:t>
      </w:r>
    </w:p>
    <w:p w14:paraId="4C2B948C" w14:textId="63BA37B6" w:rsidR="00C32DD4" w:rsidRDefault="00C32DD4" w:rsidP="00C32DD4">
      <w:pPr>
        <w:pStyle w:val="ListParagraph"/>
        <w:numPr>
          <w:ilvl w:val="0"/>
          <w:numId w:val="37"/>
        </w:numPr>
        <w:tabs>
          <w:tab w:val="left" w:pos="445"/>
        </w:tabs>
        <w:spacing w:before="125"/>
        <w:ind w:hanging="340"/>
        <w:rPr>
          <w:sz w:val="19"/>
        </w:rPr>
      </w:pPr>
      <w:r w:rsidRPr="00012B65">
        <w:rPr>
          <w:sz w:val="19"/>
        </w:rPr>
        <w:t xml:space="preserve">In the </w:t>
      </w:r>
      <w:r w:rsidRPr="00012B65">
        <w:rPr>
          <w:b/>
          <w:sz w:val="19"/>
        </w:rPr>
        <w:t>Plant Applications Servers</w:t>
      </w:r>
      <w:r w:rsidR="00EB39CB">
        <w:rPr>
          <w:b/>
          <w:sz w:val="19"/>
        </w:rPr>
        <w:t xml:space="preserve"> </w:t>
      </w:r>
      <w:r w:rsidR="00EB39CB" w:rsidRPr="00EB39CB">
        <w:rPr>
          <w:sz w:val="19"/>
        </w:rPr>
        <w:t>node</w:t>
      </w:r>
      <w:r w:rsidRPr="00012B65">
        <w:rPr>
          <w:sz w:val="19"/>
        </w:rPr>
        <w:t>, select</w:t>
      </w:r>
      <w:r w:rsidRPr="00012B65">
        <w:rPr>
          <w:spacing w:val="10"/>
          <w:sz w:val="19"/>
        </w:rPr>
        <w:t xml:space="preserve"> </w:t>
      </w:r>
      <w:r w:rsidRPr="00012B65">
        <w:rPr>
          <w:noProof/>
          <w:sz w:val="19"/>
        </w:rPr>
        <w:drawing>
          <wp:inline distT="0" distB="0" distL="0" distR="0" wp14:anchorId="3270DD02" wp14:editId="2EDB55A4">
            <wp:extent cx="134111" cy="169164"/>
            <wp:effectExtent l="0" t="0" r="0" b="0"/>
            <wp:docPr id="19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r w:rsidR="001777B5">
        <w:rPr>
          <w:spacing w:val="10"/>
          <w:sz w:val="19"/>
        </w:rPr>
        <w:t>.</w:t>
      </w:r>
    </w:p>
    <w:p w14:paraId="3EEEACDB" w14:textId="6D33C10C" w:rsidR="00C32DD4" w:rsidRPr="00B16607" w:rsidRDefault="00C32DD4" w:rsidP="00C32DD4">
      <w:pPr>
        <w:pStyle w:val="ListParagraph"/>
        <w:numPr>
          <w:ilvl w:val="0"/>
          <w:numId w:val="37"/>
        </w:numPr>
        <w:tabs>
          <w:tab w:val="left" w:pos="445"/>
        </w:tabs>
        <w:spacing w:before="125"/>
        <w:rPr>
          <w:sz w:val="19"/>
        </w:rPr>
      </w:pPr>
      <w:r>
        <w:rPr>
          <w:sz w:val="19"/>
        </w:rPr>
        <w:t xml:space="preserve">In the </w:t>
      </w:r>
      <w:r w:rsidRPr="00224052">
        <w:rPr>
          <w:b/>
          <w:sz w:val="19"/>
        </w:rPr>
        <w:t>Plant Model</w:t>
      </w:r>
      <w:r w:rsidR="00EB39CB">
        <w:rPr>
          <w:b/>
          <w:sz w:val="19"/>
        </w:rPr>
        <w:t xml:space="preserve"> </w:t>
      </w:r>
      <w:r w:rsidR="00EB39CB" w:rsidRPr="00EB39CB">
        <w:rPr>
          <w:sz w:val="19"/>
        </w:rPr>
        <w:t>node</w:t>
      </w:r>
      <w:r>
        <w:rPr>
          <w:sz w:val="19"/>
        </w:rPr>
        <w:t xml:space="preserve">, select </w:t>
      </w:r>
      <w:r w:rsidRPr="00012B65">
        <w:rPr>
          <w:noProof/>
          <w:sz w:val="19"/>
        </w:rPr>
        <w:drawing>
          <wp:inline distT="0" distB="0" distL="0" distR="0" wp14:anchorId="2F714C19" wp14:editId="2881148E">
            <wp:extent cx="134111" cy="169164"/>
            <wp:effectExtent l="0" t="0" r="0" b="0"/>
            <wp:docPr id="19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r w:rsidR="001777B5">
        <w:rPr>
          <w:sz w:val="19"/>
        </w:rPr>
        <w:t>.</w:t>
      </w:r>
    </w:p>
    <w:p w14:paraId="656A19E9" w14:textId="77777777" w:rsidR="00C32DD4" w:rsidRDefault="00C32DD4" w:rsidP="00C32DD4">
      <w:pPr>
        <w:pStyle w:val="ListParagraph"/>
        <w:tabs>
          <w:tab w:val="left" w:pos="445"/>
        </w:tabs>
        <w:spacing w:before="125"/>
        <w:ind w:firstLine="0"/>
        <w:rPr>
          <w:sz w:val="19"/>
        </w:rPr>
      </w:pPr>
      <w:r>
        <w:rPr>
          <w:sz w:val="19"/>
          <w:szCs w:val="19"/>
        </w:rPr>
        <w:t>A</w:t>
      </w:r>
      <w:r w:rsidRPr="035FC21B">
        <w:rPr>
          <w:sz w:val="19"/>
          <w:szCs w:val="19"/>
        </w:rPr>
        <w:t xml:space="preserve">ll the Departments </w:t>
      </w:r>
      <w:r>
        <w:rPr>
          <w:sz w:val="19"/>
          <w:szCs w:val="19"/>
        </w:rPr>
        <w:t>for</w:t>
      </w:r>
      <w:r w:rsidRPr="035FC21B">
        <w:rPr>
          <w:sz w:val="19"/>
          <w:szCs w:val="19"/>
        </w:rPr>
        <w:t xml:space="preserve"> the selected Plant Model appear.</w:t>
      </w:r>
      <w:r>
        <w:rPr>
          <w:noProof/>
        </w:rPr>
        <w:t xml:space="preserve"> </w:t>
      </w:r>
    </w:p>
    <w:p w14:paraId="00C43780" w14:textId="11A2A72B" w:rsidR="0034303D" w:rsidRDefault="0034303D" w:rsidP="00C32DD4">
      <w:pPr>
        <w:pStyle w:val="ListParagraph"/>
        <w:numPr>
          <w:ilvl w:val="0"/>
          <w:numId w:val="37"/>
        </w:numPr>
        <w:tabs>
          <w:tab w:val="left" w:pos="445"/>
        </w:tabs>
        <w:spacing w:before="125"/>
        <w:rPr>
          <w:sz w:val="19"/>
          <w:szCs w:val="19"/>
        </w:rPr>
      </w:pPr>
      <w:r w:rsidRPr="035FC21B">
        <w:rPr>
          <w:sz w:val="19"/>
          <w:szCs w:val="19"/>
        </w:rPr>
        <w:t xml:space="preserve">In the </w:t>
      </w:r>
      <w:r w:rsidRPr="035FC21B">
        <w:rPr>
          <w:b/>
          <w:bCs/>
          <w:sz w:val="19"/>
          <w:szCs w:val="19"/>
        </w:rPr>
        <w:t>Plant Model</w:t>
      </w:r>
      <w:r w:rsidRPr="035FC21B">
        <w:rPr>
          <w:sz w:val="19"/>
          <w:szCs w:val="19"/>
        </w:rPr>
        <w:t xml:space="preserve">, right-click </w:t>
      </w:r>
      <w:r w:rsidR="00C32DD4">
        <w:rPr>
          <w:sz w:val="19"/>
          <w:szCs w:val="19"/>
        </w:rPr>
        <w:t>a</w:t>
      </w:r>
      <w:r w:rsidRPr="035FC21B">
        <w:rPr>
          <w:sz w:val="19"/>
          <w:szCs w:val="19"/>
        </w:rPr>
        <w:t xml:space="preserve"> virtual Production Unit, and then select </w:t>
      </w:r>
      <w:r w:rsidRPr="035FC21B">
        <w:rPr>
          <w:b/>
          <w:bCs/>
          <w:sz w:val="19"/>
          <w:szCs w:val="19"/>
        </w:rPr>
        <w:t>Edit &lt;Production Department:</w:t>
      </w:r>
      <w:r w:rsidR="00792235">
        <w:rPr>
          <w:b/>
          <w:bCs/>
          <w:sz w:val="19"/>
          <w:szCs w:val="19"/>
        </w:rPr>
        <w:t xml:space="preserve"> </w:t>
      </w:r>
      <w:r w:rsidRPr="035FC21B">
        <w:rPr>
          <w:b/>
          <w:bCs/>
          <w:sz w:val="19"/>
          <w:szCs w:val="19"/>
        </w:rPr>
        <w:t>Production Line&gt;: Properties</w:t>
      </w:r>
      <w:r w:rsidRPr="035FC21B">
        <w:rPr>
          <w:sz w:val="19"/>
          <w:szCs w:val="19"/>
        </w:rPr>
        <w:t>.</w:t>
      </w:r>
    </w:p>
    <w:p w14:paraId="0291CDD8" w14:textId="2310EFE7" w:rsidR="0034303D" w:rsidRDefault="0034303D" w:rsidP="00C32DD4">
      <w:pPr>
        <w:pStyle w:val="ListParagraph"/>
        <w:numPr>
          <w:ilvl w:val="0"/>
          <w:numId w:val="37"/>
        </w:numPr>
        <w:tabs>
          <w:tab w:val="left" w:pos="445"/>
        </w:tabs>
        <w:spacing w:before="125"/>
        <w:rPr>
          <w:sz w:val="19"/>
        </w:rPr>
      </w:pPr>
      <w:r>
        <w:rPr>
          <w:sz w:val="19"/>
        </w:rPr>
        <w:t xml:space="preserve">In the </w:t>
      </w:r>
      <w:r w:rsidRPr="00836C1C">
        <w:rPr>
          <w:b/>
          <w:sz w:val="19"/>
        </w:rPr>
        <w:t>&lt;Unit Properties Configuration – [Production Unit / Production Line]&gt;</w:t>
      </w:r>
      <w:r>
        <w:rPr>
          <w:sz w:val="19"/>
        </w:rPr>
        <w:t xml:space="preserve"> window</w:t>
      </w:r>
      <w:r w:rsidR="00C32DD4">
        <w:rPr>
          <w:sz w:val="19"/>
        </w:rPr>
        <w:t>,</w:t>
      </w:r>
      <w:r w:rsidR="00D40210">
        <w:rPr>
          <w:sz w:val="19"/>
        </w:rPr>
        <w:t xml:space="preserve"> ensure that the value of the </w:t>
      </w:r>
      <w:commentRangeStart w:id="6"/>
      <w:commentRangeStart w:id="7"/>
      <w:r w:rsidR="00D40210" w:rsidRPr="00B10ED0">
        <w:rPr>
          <w:sz w:val="19"/>
          <w:rPrChange w:id="8" w:author="Mohammed, Reshma (GE Digital, consultant)" w:date="2018-12-14T10:22:00Z">
            <w:rPr>
              <w:b/>
              <w:sz w:val="19"/>
            </w:rPr>
          </w:rPrChange>
        </w:rPr>
        <w:t>Extended Information</w:t>
      </w:r>
      <w:commentRangeEnd w:id="6"/>
      <w:r w:rsidR="008D0FE4" w:rsidRPr="00B10ED0">
        <w:rPr>
          <w:rStyle w:val="CommentReference"/>
        </w:rPr>
        <w:commentReference w:id="6"/>
      </w:r>
      <w:commentRangeEnd w:id="7"/>
      <w:r w:rsidR="00FF280D">
        <w:rPr>
          <w:rStyle w:val="CommentReference"/>
        </w:rPr>
        <w:commentReference w:id="7"/>
      </w:r>
      <w:r w:rsidR="00D40210" w:rsidRPr="00D40210">
        <w:rPr>
          <w:sz w:val="19"/>
        </w:rPr>
        <w:t xml:space="preserve"> field</w:t>
      </w:r>
      <w:r w:rsidR="00D40210">
        <w:rPr>
          <w:sz w:val="19"/>
        </w:rPr>
        <w:t xml:space="preserve"> is </w:t>
      </w:r>
      <w:commentRangeStart w:id="9"/>
      <w:commentRangeStart w:id="10"/>
      <w:r w:rsidR="00D40210" w:rsidRPr="00B10ED0">
        <w:rPr>
          <w:sz w:val="19"/>
          <w:rPrChange w:id="11" w:author="Mohammed, Reshma (GE Digital, consultant)" w:date="2018-12-14T10:22:00Z">
            <w:rPr>
              <w:b/>
              <w:sz w:val="19"/>
            </w:rPr>
          </w:rPrChange>
        </w:rPr>
        <w:t>BATCH</w:t>
      </w:r>
      <w:commentRangeEnd w:id="9"/>
      <w:r w:rsidR="008D0FE4" w:rsidRPr="00B10ED0">
        <w:rPr>
          <w:rStyle w:val="CommentReference"/>
        </w:rPr>
        <w:commentReference w:id="9"/>
      </w:r>
      <w:commentRangeEnd w:id="10"/>
      <w:r w:rsidR="00FF280D">
        <w:rPr>
          <w:rStyle w:val="CommentReference"/>
        </w:rPr>
        <w:commentReference w:id="10"/>
      </w:r>
      <w:r w:rsidR="00D40210">
        <w:rPr>
          <w:sz w:val="19"/>
        </w:rPr>
        <w:t xml:space="preserve">. </w:t>
      </w:r>
    </w:p>
    <w:p w14:paraId="508574CB" w14:textId="21FBB6A6" w:rsidR="00F87B9F" w:rsidRPr="00F87B9F" w:rsidRDefault="00F87B9F" w:rsidP="00C32DD4">
      <w:pPr>
        <w:pStyle w:val="ListParagraph"/>
        <w:numPr>
          <w:ilvl w:val="0"/>
          <w:numId w:val="37"/>
        </w:numPr>
        <w:tabs>
          <w:tab w:val="left" w:pos="445"/>
        </w:tabs>
        <w:spacing w:before="125"/>
        <w:rPr>
          <w:sz w:val="19"/>
          <w:szCs w:val="19"/>
        </w:rPr>
      </w:pPr>
      <w:r w:rsidRPr="00F87B9F">
        <w:rPr>
          <w:rFonts w:eastAsia="Times New Roman"/>
          <w:sz w:val="19"/>
          <w:szCs w:val="19"/>
        </w:rPr>
        <w:t xml:space="preserve">Right-click the unit and select </w:t>
      </w:r>
      <w:r w:rsidRPr="00F87B9F">
        <w:rPr>
          <w:rFonts w:eastAsia="Times New Roman"/>
          <w:b/>
          <w:bCs/>
          <w:sz w:val="19"/>
          <w:szCs w:val="19"/>
        </w:rPr>
        <w:t xml:space="preserve">Configure Events on </w:t>
      </w:r>
      <w:commentRangeStart w:id="12"/>
      <w:commentRangeStart w:id="13"/>
      <w:r w:rsidRPr="00F87B9F">
        <w:rPr>
          <w:rFonts w:eastAsia="Times New Roman"/>
          <w:b/>
          <w:bCs/>
          <w:sz w:val="19"/>
          <w:szCs w:val="19"/>
        </w:rPr>
        <w:t>&lt;Production Unit:</w:t>
      </w:r>
      <w:r w:rsidR="00D40210">
        <w:rPr>
          <w:rFonts w:eastAsia="Times New Roman"/>
          <w:b/>
          <w:bCs/>
          <w:sz w:val="19"/>
          <w:szCs w:val="19"/>
        </w:rPr>
        <w:t xml:space="preserve"> </w:t>
      </w:r>
      <w:r w:rsidRPr="00F87B9F">
        <w:rPr>
          <w:rFonts w:eastAsia="Times New Roman"/>
          <w:b/>
          <w:bCs/>
          <w:sz w:val="19"/>
          <w:szCs w:val="19"/>
        </w:rPr>
        <w:t>Production Line&gt;</w:t>
      </w:r>
      <w:r w:rsidR="00B10ED0">
        <w:rPr>
          <w:rFonts w:eastAsia="Times New Roman"/>
          <w:b/>
          <w:bCs/>
          <w:sz w:val="19"/>
          <w:szCs w:val="19"/>
        </w:rPr>
        <w:t>.</w:t>
      </w:r>
      <w:r w:rsidR="00D40210">
        <w:rPr>
          <w:rFonts w:eastAsia="Times New Roman"/>
          <w:b/>
          <w:bCs/>
          <w:sz w:val="19"/>
          <w:szCs w:val="19"/>
        </w:rPr>
        <w:t xml:space="preserve"> </w:t>
      </w:r>
      <w:del w:id="14" w:author="Mohammed, Reshma (GE Digital, consultant)" w:date="2018-12-14T10:22:00Z">
        <w:r w:rsidR="00D40210" w:rsidRPr="00D40210" w:rsidDel="00B10ED0">
          <w:rPr>
            <w:rFonts w:eastAsia="Times New Roman"/>
            <w:bCs/>
            <w:sz w:val="19"/>
            <w:szCs w:val="19"/>
          </w:rPr>
          <w:delText>and</w:delText>
        </w:r>
        <w:r w:rsidR="00D40210" w:rsidDel="00B10ED0">
          <w:rPr>
            <w:rFonts w:eastAsia="Times New Roman"/>
            <w:b/>
            <w:bCs/>
            <w:sz w:val="19"/>
            <w:szCs w:val="19"/>
          </w:rPr>
          <w:delText xml:space="preserve"> </w:delText>
        </w:r>
        <w:r w:rsidR="00D40210" w:rsidDel="00B10ED0">
          <w:rPr>
            <w:sz w:val="19"/>
          </w:rPr>
          <w:delText>e</w:delText>
        </w:r>
      </w:del>
      <w:ins w:id="15" w:author="Mohammed, Reshma (GE Digital, consultant)" w:date="2018-12-14T10:22:00Z">
        <w:r w:rsidR="00B10ED0">
          <w:rPr>
            <w:sz w:val="19"/>
          </w:rPr>
          <w:t>E</w:t>
        </w:r>
      </w:ins>
      <w:r w:rsidR="00D40210">
        <w:rPr>
          <w:sz w:val="19"/>
        </w:rPr>
        <w:t>nsure that</w:t>
      </w:r>
      <w:commentRangeEnd w:id="12"/>
      <w:r w:rsidR="008D0FE4">
        <w:rPr>
          <w:rStyle w:val="CommentReference"/>
        </w:rPr>
        <w:commentReference w:id="12"/>
      </w:r>
      <w:commentRangeEnd w:id="13"/>
      <w:r w:rsidR="00FF280D">
        <w:rPr>
          <w:rStyle w:val="CommentReference"/>
        </w:rPr>
        <w:commentReference w:id="13"/>
      </w:r>
      <w:r w:rsidR="00D40210">
        <w:rPr>
          <w:sz w:val="19"/>
        </w:rPr>
        <w:t xml:space="preserve"> the following properties are configured for the selected Production Unit: </w:t>
      </w:r>
    </w:p>
    <w:p w14:paraId="1939B8AC" w14:textId="5A803161" w:rsidR="0034303D" w:rsidRPr="00143DE7" w:rsidRDefault="00DE449B" w:rsidP="0034303D">
      <w:pPr>
        <w:pStyle w:val="ListParagraph"/>
        <w:numPr>
          <w:ilvl w:val="1"/>
          <w:numId w:val="35"/>
        </w:numPr>
        <w:tabs>
          <w:tab w:val="left" w:pos="445"/>
        </w:tabs>
        <w:spacing w:before="125"/>
        <w:rPr>
          <w:sz w:val="19"/>
        </w:rPr>
      </w:pPr>
      <w:r w:rsidRPr="00143DE7">
        <w:rPr>
          <w:sz w:val="19"/>
        </w:rPr>
        <w:t xml:space="preserve">The </w:t>
      </w:r>
      <w:r w:rsidR="000C1BB0">
        <w:rPr>
          <w:sz w:val="19"/>
        </w:rPr>
        <w:t>production e</w:t>
      </w:r>
      <w:r w:rsidR="00143DE7">
        <w:rPr>
          <w:sz w:val="19"/>
        </w:rPr>
        <w:t xml:space="preserve">vent </w:t>
      </w:r>
      <w:r w:rsidR="000C1BB0">
        <w:rPr>
          <w:sz w:val="19"/>
        </w:rPr>
        <w:t>for the</w:t>
      </w:r>
      <w:r w:rsidRPr="00143DE7">
        <w:rPr>
          <w:sz w:val="19"/>
        </w:rPr>
        <w:t xml:space="preserve"> Model 118 </w:t>
      </w:r>
      <w:r w:rsidR="0034303D" w:rsidRPr="00143DE7">
        <w:rPr>
          <w:sz w:val="19"/>
        </w:rPr>
        <w:t>is included in the virtual Production Unit.</w:t>
      </w:r>
    </w:p>
    <w:p w14:paraId="566E6238" w14:textId="529D7BCB" w:rsidR="0034303D" w:rsidRDefault="00C32DD4" w:rsidP="0034303D">
      <w:pPr>
        <w:pStyle w:val="ListParagraph"/>
        <w:numPr>
          <w:ilvl w:val="1"/>
          <w:numId w:val="35"/>
        </w:numPr>
        <w:tabs>
          <w:tab w:val="left" w:pos="445"/>
        </w:tabs>
        <w:spacing w:before="125"/>
        <w:rPr>
          <w:sz w:val="19"/>
        </w:rPr>
      </w:pPr>
      <w:r>
        <w:rPr>
          <w:sz w:val="19"/>
        </w:rPr>
        <w:t>T</w:t>
      </w:r>
      <w:r w:rsidR="0034303D">
        <w:rPr>
          <w:sz w:val="19"/>
        </w:rPr>
        <w:t xml:space="preserve">he </w:t>
      </w:r>
      <w:r w:rsidR="0034303D" w:rsidRPr="00813F12">
        <w:rPr>
          <w:b/>
          <w:sz w:val="19"/>
        </w:rPr>
        <w:t>Area</w:t>
      </w:r>
      <w:r w:rsidR="0034303D" w:rsidRPr="007B0AC6">
        <w:rPr>
          <w:sz w:val="19"/>
        </w:rPr>
        <w:t xml:space="preserve">, </w:t>
      </w:r>
      <w:r w:rsidR="0034303D" w:rsidRPr="00813F12">
        <w:rPr>
          <w:b/>
          <w:sz w:val="19"/>
        </w:rPr>
        <w:t>Cell</w:t>
      </w:r>
      <w:r w:rsidR="0034303D" w:rsidRPr="007B0AC6">
        <w:rPr>
          <w:sz w:val="19"/>
        </w:rPr>
        <w:t xml:space="preserve">, </w:t>
      </w:r>
      <w:r>
        <w:rPr>
          <w:sz w:val="19"/>
        </w:rPr>
        <w:t xml:space="preserve">and </w:t>
      </w:r>
      <w:r w:rsidR="0034303D" w:rsidRPr="00813F12">
        <w:rPr>
          <w:b/>
          <w:sz w:val="19"/>
        </w:rPr>
        <w:t>Unit</w:t>
      </w:r>
      <w:r w:rsidR="0034303D" w:rsidRPr="007B0AC6">
        <w:rPr>
          <w:sz w:val="19"/>
        </w:rPr>
        <w:t xml:space="preserve"> properties </w:t>
      </w:r>
      <w:r w:rsidR="0034303D">
        <w:rPr>
          <w:sz w:val="19"/>
        </w:rPr>
        <w:t>for the virtual Production Unit</w:t>
      </w:r>
      <w:r w:rsidR="001A6EA7">
        <w:rPr>
          <w:sz w:val="19"/>
        </w:rPr>
        <w:t xml:space="preserve"> are configured</w:t>
      </w:r>
      <w:r w:rsidR="0034303D">
        <w:rPr>
          <w:sz w:val="19"/>
        </w:rPr>
        <w:t>.</w:t>
      </w:r>
      <w:r w:rsidR="0034303D" w:rsidRPr="007B0AC6">
        <w:rPr>
          <w:sz w:val="19"/>
        </w:rPr>
        <w:t xml:space="preserve"> </w:t>
      </w:r>
    </w:p>
    <w:p w14:paraId="7EA30D75" w14:textId="04EEBE3B" w:rsidR="00790FEE" w:rsidRDefault="00790FEE" w:rsidP="00790FEE">
      <w:pPr>
        <w:pStyle w:val="ListParagraph"/>
        <w:numPr>
          <w:ilvl w:val="1"/>
          <w:numId w:val="35"/>
        </w:numPr>
        <w:rPr>
          <w:sz w:val="19"/>
        </w:rPr>
      </w:pPr>
      <w:r w:rsidRPr="00790FEE">
        <w:rPr>
          <w:sz w:val="19"/>
        </w:rPr>
        <w:t xml:space="preserve">The Waste </w:t>
      </w:r>
      <w:r w:rsidR="006701C6">
        <w:rPr>
          <w:sz w:val="19"/>
        </w:rPr>
        <w:t>event for the M</w:t>
      </w:r>
      <w:r w:rsidRPr="00790FEE">
        <w:rPr>
          <w:sz w:val="19"/>
        </w:rPr>
        <w:t xml:space="preserve">odel 304 is </w:t>
      </w:r>
      <w:r w:rsidR="00427B92">
        <w:rPr>
          <w:sz w:val="19"/>
        </w:rPr>
        <w:t>included</w:t>
      </w:r>
      <w:r w:rsidRPr="00790FEE">
        <w:rPr>
          <w:sz w:val="19"/>
        </w:rPr>
        <w:t xml:space="preserve"> in the virtual Production Unit</w:t>
      </w:r>
      <w:r w:rsidR="00427B92">
        <w:rPr>
          <w:sz w:val="19"/>
        </w:rPr>
        <w:t>.</w:t>
      </w:r>
      <w:r w:rsidR="00C61436">
        <w:rPr>
          <w:sz w:val="19"/>
        </w:rPr>
        <w:t xml:space="preserve"> </w:t>
      </w:r>
    </w:p>
    <w:p w14:paraId="5E7AF8DE" w14:textId="29027471" w:rsidR="006701C6" w:rsidRDefault="000C1BB0" w:rsidP="006701C6">
      <w:pPr>
        <w:pStyle w:val="ListParagraph"/>
        <w:numPr>
          <w:ilvl w:val="0"/>
          <w:numId w:val="37"/>
        </w:numPr>
        <w:tabs>
          <w:tab w:val="left" w:pos="445"/>
        </w:tabs>
        <w:spacing w:before="125"/>
        <w:rPr>
          <w:sz w:val="19"/>
        </w:rPr>
      </w:pPr>
      <w:r w:rsidRPr="000C1BB0">
        <w:rPr>
          <w:sz w:val="19"/>
        </w:rPr>
        <w:t xml:space="preserve">Optional: To verify whether the Model 49000 is active, run the following query on the service-oriented architecture (SOA) database, and then </w:t>
      </w:r>
      <w:commentRangeStart w:id="16"/>
      <w:commentRangeStart w:id="17"/>
      <w:r w:rsidRPr="000C1BB0">
        <w:rPr>
          <w:sz w:val="19"/>
        </w:rPr>
        <w:t xml:space="preserve">enter </w:t>
      </w:r>
      <w:r w:rsidR="00FF280D">
        <w:rPr>
          <w:sz w:val="19"/>
        </w:rPr>
        <w:t xml:space="preserve">the value in the </w:t>
      </w:r>
      <w:r w:rsidRPr="00FF280D">
        <w:rPr>
          <w:sz w:val="19"/>
        </w:rPr>
        <w:t>&lt;</w:t>
      </w:r>
      <w:proofErr w:type="spellStart"/>
      <w:r w:rsidRPr="00FF280D">
        <w:rPr>
          <w:sz w:val="19"/>
        </w:rPr>
        <w:t>ED_Model_Id</w:t>
      </w:r>
      <w:proofErr w:type="spellEnd"/>
      <w:r w:rsidRPr="00FF280D">
        <w:rPr>
          <w:sz w:val="19"/>
        </w:rPr>
        <w:t>&gt;</w:t>
      </w:r>
      <w:r w:rsidR="00FF280D" w:rsidRPr="00FF280D">
        <w:rPr>
          <w:sz w:val="19"/>
        </w:rPr>
        <w:t xml:space="preserve"> field</w:t>
      </w:r>
      <w:r w:rsidRPr="000C1BB0">
        <w:rPr>
          <w:sz w:val="19"/>
        </w:rPr>
        <w:t xml:space="preserve"> as </w:t>
      </w:r>
      <w:r w:rsidRPr="00FF280D">
        <w:rPr>
          <w:sz w:val="19"/>
        </w:rPr>
        <w:t>49000</w:t>
      </w:r>
      <w:r w:rsidRPr="000C1BB0">
        <w:rPr>
          <w:sz w:val="19"/>
        </w:rPr>
        <w:t xml:space="preserve">: </w:t>
      </w:r>
    </w:p>
    <w:p w14:paraId="38F286BB" w14:textId="77777777" w:rsidR="006701C6" w:rsidRDefault="006701C6" w:rsidP="006701C6">
      <w:pPr>
        <w:tabs>
          <w:tab w:val="left" w:pos="445"/>
        </w:tabs>
        <w:spacing w:before="125"/>
        <w:ind w:left="103"/>
        <w:rPr>
          <w:sz w:val="19"/>
        </w:rPr>
      </w:pPr>
      <w:r>
        <w:rPr>
          <w:rFonts w:ascii="Courier New" w:hAnsi="Courier New" w:cs="Courier New"/>
          <w:sz w:val="19"/>
        </w:rPr>
        <w:tab/>
      </w:r>
      <w:r w:rsidRPr="006701C6">
        <w:rPr>
          <w:rFonts w:ascii="Courier New" w:hAnsi="Courier New" w:cs="Courier New"/>
          <w:sz w:val="19"/>
        </w:rPr>
        <w:t>select</w:t>
      </w:r>
      <w:r w:rsidRPr="006701C6">
        <w:rPr>
          <w:sz w:val="19"/>
        </w:rPr>
        <w:t xml:space="preserve"> </w:t>
      </w:r>
      <w:r w:rsidRPr="006701C6">
        <w:rPr>
          <w:rFonts w:ascii="Courier New" w:hAnsi="Courier New" w:cs="Courier New"/>
          <w:sz w:val="19"/>
        </w:rPr>
        <w:t>* in &lt;</w:t>
      </w:r>
      <w:proofErr w:type="spellStart"/>
      <w:r w:rsidRPr="006701C6">
        <w:rPr>
          <w:rFonts w:ascii="Courier New" w:hAnsi="Courier New" w:cs="Courier New"/>
          <w:sz w:val="19"/>
        </w:rPr>
        <w:t>event_configuration</w:t>
      </w:r>
      <w:proofErr w:type="spellEnd"/>
      <w:r w:rsidRPr="006701C6">
        <w:rPr>
          <w:rFonts w:ascii="Courier New" w:hAnsi="Courier New" w:cs="Courier New"/>
          <w:sz w:val="19"/>
        </w:rPr>
        <w:t>&gt;</w:t>
      </w:r>
      <w:r w:rsidRPr="006701C6">
        <w:rPr>
          <w:sz w:val="19"/>
        </w:rPr>
        <w:t xml:space="preserve">.  </w:t>
      </w:r>
      <w:commentRangeEnd w:id="16"/>
      <w:r w:rsidR="00F464C2">
        <w:rPr>
          <w:rStyle w:val="CommentReference"/>
        </w:rPr>
        <w:commentReference w:id="16"/>
      </w:r>
      <w:commentRangeEnd w:id="17"/>
      <w:r w:rsidR="00FF280D">
        <w:rPr>
          <w:rStyle w:val="CommentReference"/>
        </w:rPr>
        <w:commentReference w:id="17"/>
      </w:r>
    </w:p>
    <w:p w14:paraId="51CC49B7" w14:textId="0FCEF3AE" w:rsidR="007334E8" w:rsidRPr="006701C6" w:rsidRDefault="006701C6" w:rsidP="006701C6">
      <w:pPr>
        <w:tabs>
          <w:tab w:val="left" w:pos="445"/>
        </w:tabs>
        <w:spacing w:before="125"/>
        <w:ind w:left="103"/>
        <w:rPr>
          <w:sz w:val="19"/>
        </w:rPr>
      </w:pPr>
      <w:r>
        <w:rPr>
          <w:sz w:val="19"/>
        </w:rPr>
        <w:tab/>
      </w:r>
      <w:r w:rsidR="007334E8" w:rsidRPr="006701C6">
        <w:rPr>
          <w:sz w:val="19"/>
        </w:rPr>
        <w:t xml:space="preserve">The </w:t>
      </w:r>
      <w:r w:rsidR="00F37B75" w:rsidRPr="006701C6">
        <w:rPr>
          <w:sz w:val="19"/>
        </w:rPr>
        <w:t xml:space="preserve">record associated with the </w:t>
      </w:r>
      <w:r w:rsidR="007334E8" w:rsidRPr="006701C6">
        <w:rPr>
          <w:sz w:val="19"/>
        </w:rPr>
        <w:t xml:space="preserve">model 49000 appears and </w:t>
      </w:r>
      <w:r w:rsidR="00FF280D">
        <w:rPr>
          <w:sz w:val="19"/>
        </w:rPr>
        <w:t xml:space="preserve">the value in the </w:t>
      </w:r>
      <w:commentRangeStart w:id="18"/>
      <w:commentRangeStart w:id="19"/>
      <w:r w:rsidR="00F37B75" w:rsidRPr="00FF280D">
        <w:rPr>
          <w:sz w:val="19"/>
        </w:rPr>
        <w:t>&lt;</w:t>
      </w:r>
      <w:proofErr w:type="spellStart"/>
      <w:r w:rsidR="00F37B75" w:rsidRPr="00FF280D">
        <w:rPr>
          <w:sz w:val="19"/>
        </w:rPr>
        <w:t>is_a</w:t>
      </w:r>
      <w:r w:rsidR="007334E8" w:rsidRPr="00FF280D">
        <w:rPr>
          <w:sz w:val="19"/>
        </w:rPr>
        <w:t>ctive</w:t>
      </w:r>
      <w:proofErr w:type="spellEnd"/>
      <w:r w:rsidR="00F37B75" w:rsidRPr="00FF280D">
        <w:rPr>
          <w:sz w:val="19"/>
        </w:rPr>
        <w:t>&gt;</w:t>
      </w:r>
      <w:r w:rsidR="00FF280D" w:rsidRPr="00FF280D">
        <w:rPr>
          <w:sz w:val="19"/>
        </w:rPr>
        <w:t xml:space="preserve"> field</w:t>
      </w:r>
      <w:r w:rsidR="00F37B75" w:rsidRPr="006701C6">
        <w:rPr>
          <w:sz w:val="19"/>
        </w:rPr>
        <w:t xml:space="preserve"> is</w:t>
      </w:r>
      <w:r w:rsidR="007334E8" w:rsidRPr="006701C6">
        <w:rPr>
          <w:sz w:val="19"/>
        </w:rPr>
        <w:t xml:space="preserve"> set to </w:t>
      </w:r>
      <w:r w:rsidR="007334E8" w:rsidRPr="00FF280D">
        <w:rPr>
          <w:sz w:val="19"/>
        </w:rPr>
        <w:t>1</w:t>
      </w:r>
      <w:commentRangeEnd w:id="18"/>
      <w:r w:rsidR="00F464C2" w:rsidRPr="00FF280D">
        <w:rPr>
          <w:rStyle w:val="CommentReference"/>
        </w:rPr>
        <w:commentReference w:id="18"/>
      </w:r>
      <w:commentRangeEnd w:id="19"/>
      <w:r w:rsidR="00FF280D" w:rsidRPr="00FF280D">
        <w:rPr>
          <w:rStyle w:val="CommentReference"/>
        </w:rPr>
        <w:commentReference w:id="19"/>
      </w:r>
      <w:r w:rsidR="007334E8" w:rsidRPr="006701C6">
        <w:rPr>
          <w:sz w:val="19"/>
        </w:rPr>
        <w:t xml:space="preserve">. </w:t>
      </w:r>
    </w:p>
    <w:p w14:paraId="63BADFF9" w14:textId="611A96E0" w:rsidR="0034303D" w:rsidRDefault="0034303D" w:rsidP="00C32DD4">
      <w:pPr>
        <w:pStyle w:val="ListParagraph"/>
        <w:numPr>
          <w:ilvl w:val="0"/>
          <w:numId w:val="37"/>
        </w:numPr>
        <w:tabs>
          <w:tab w:val="left" w:pos="445"/>
        </w:tabs>
        <w:spacing w:before="125"/>
        <w:rPr>
          <w:sz w:val="19"/>
        </w:rPr>
      </w:pPr>
      <w:r w:rsidRPr="00A70BDE">
        <w:rPr>
          <w:sz w:val="19"/>
        </w:rPr>
        <w:t xml:space="preserve">Right-click the Production Line, and then select </w:t>
      </w:r>
      <w:r w:rsidRPr="00F74C1F">
        <w:rPr>
          <w:b/>
          <w:sz w:val="19"/>
        </w:rPr>
        <w:t xml:space="preserve">Configure Execution Paths </w:t>
      </w:r>
      <w:r w:rsidR="00813F12">
        <w:rPr>
          <w:b/>
          <w:sz w:val="19"/>
        </w:rPr>
        <w:t>for &lt;</w:t>
      </w:r>
      <w:proofErr w:type="spellStart"/>
      <w:r w:rsidR="00813F12">
        <w:rPr>
          <w:b/>
          <w:sz w:val="19"/>
        </w:rPr>
        <w:t>production_l</w:t>
      </w:r>
      <w:r w:rsidRPr="00F74C1F">
        <w:rPr>
          <w:b/>
          <w:sz w:val="19"/>
        </w:rPr>
        <w:t>ine</w:t>
      </w:r>
      <w:proofErr w:type="spellEnd"/>
      <w:r w:rsidRPr="00F74C1F">
        <w:rPr>
          <w:b/>
          <w:sz w:val="19"/>
        </w:rPr>
        <w:t>&gt;</w:t>
      </w:r>
      <w:r w:rsidRPr="00A70BDE">
        <w:rPr>
          <w:sz w:val="19"/>
        </w:rPr>
        <w:t>.</w:t>
      </w:r>
      <w:r w:rsidR="001A6EA7">
        <w:rPr>
          <w:sz w:val="19"/>
        </w:rPr>
        <w:br/>
      </w:r>
    </w:p>
    <w:p w14:paraId="160A354A" w14:textId="3008444C" w:rsidR="00813F12" w:rsidRPr="00813F12" w:rsidRDefault="00813F12" w:rsidP="00813F12">
      <w:pPr>
        <w:tabs>
          <w:tab w:val="left" w:pos="445"/>
        </w:tabs>
        <w:spacing w:before="125"/>
        <w:ind w:left="103"/>
        <w:jc w:val="center"/>
        <w:rPr>
          <w:sz w:val="19"/>
        </w:rPr>
      </w:pPr>
      <w:r>
        <w:rPr>
          <w:noProof/>
        </w:rPr>
        <w:drawing>
          <wp:inline distT="0" distB="0" distL="0" distR="0" wp14:anchorId="4830DABA" wp14:editId="1543E9B0">
            <wp:extent cx="2381250" cy="20478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2902" r="63733" b="31618"/>
                    <a:stretch/>
                  </pic:blipFill>
                  <pic:spPr bwMode="auto">
                    <a:xfrm>
                      <a:off x="0" y="0"/>
                      <a:ext cx="2381250" cy="2047875"/>
                    </a:xfrm>
                    <a:prstGeom prst="rect">
                      <a:avLst/>
                    </a:prstGeom>
                    <a:ln>
                      <a:noFill/>
                    </a:ln>
                    <a:extLst>
                      <a:ext uri="{53640926-AAD7-44D8-BBD7-CCE9431645EC}">
                        <a14:shadowObscured xmlns:a14="http://schemas.microsoft.com/office/drawing/2010/main"/>
                      </a:ext>
                    </a:extLst>
                  </pic:spPr>
                </pic:pic>
              </a:graphicData>
            </a:graphic>
          </wp:inline>
        </w:drawing>
      </w:r>
    </w:p>
    <w:p w14:paraId="132F474D" w14:textId="0C479D7E" w:rsidR="0034303D" w:rsidRDefault="0034303D" w:rsidP="0034303D">
      <w:pPr>
        <w:tabs>
          <w:tab w:val="left" w:pos="445"/>
        </w:tabs>
        <w:spacing w:before="125"/>
        <w:rPr>
          <w:sz w:val="19"/>
        </w:rPr>
      </w:pPr>
      <w:r>
        <w:rPr>
          <w:sz w:val="19"/>
        </w:rPr>
        <w:tab/>
      </w:r>
      <w:r w:rsidRPr="0069384E">
        <w:rPr>
          <w:sz w:val="19"/>
        </w:rPr>
        <w:t xml:space="preserve">The </w:t>
      </w:r>
      <w:r w:rsidRPr="0069384E">
        <w:rPr>
          <w:b/>
          <w:sz w:val="19"/>
        </w:rPr>
        <w:t>Execution Path</w:t>
      </w:r>
      <w:r w:rsidR="00C8795C">
        <w:rPr>
          <w:b/>
          <w:sz w:val="19"/>
        </w:rPr>
        <w:t xml:space="preserve"> Configuration</w:t>
      </w:r>
      <w:r w:rsidRPr="0069384E">
        <w:rPr>
          <w:b/>
          <w:sz w:val="19"/>
        </w:rPr>
        <w:t xml:space="preserve"> </w:t>
      </w:r>
      <w:r w:rsidR="00813F12">
        <w:rPr>
          <w:b/>
          <w:sz w:val="19"/>
        </w:rPr>
        <w:t xml:space="preserve">for </w:t>
      </w:r>
      <w:r w:rsidRPr="0069384E">
        <w:rPr>
          <w:b/>
          <w:sz w:val="19"/>
        </w:rPr>
        <w:t>&lt;</w:t>
      </w:r>
      <w:proofErr w:type="spellStart"/>
      <w:r w:rsidRPr="0069384E">
        <w:rPr>
          <w:b/>
          <w:sz w:val="19"/>
        </w:rPr>
        <w:t>Production_Line</w:t>
      </w:r>
      <w:proofErr w:type="spellEnd"/>
      <w:r w:rsidRPr="0069384E">
        <w:rPr>
          <w:b/>
          <w:sz w:val="19"/>
        </w:rPr>
        <w:t>&gt;</w:t>
      </w:r>
      <w:r w:rsidRPr="0069384E">
        <w:rPr>
          <w:sz w:val="19"/>
        </w:rPr>
        <w:t xml:space="preserve"> window appears.</w:t>
      </w:r>
    </w:p>
    <w:p w14:paraId="4F9F392E" w14:textId="77777777" w:rsidR="001A6EA7" w:rsidRPr="0069384E" w:rsidRDefault="001A6EA7" w:rsidP="0034303D">
      <w:pPr>
        <w:tabs>
          <w:tab w:val="left" w:pos="445"/>
        </w:tabs>
        <w:spacing w:before="125"/>
        <w:rPr>
          <w:sz w:val="19"/>
        </w:rPr>
      </w:pPr>
    </w:p>
    <w:p w14:paraId="17CF0168" w14:textId="693B417F" w:rsidR="0034303D" w:rsidRPr="00836C1C" w:rsidRDefault="001A6EA7" w:rsidP="00836C1C">
      <w:pPr>
        <w:pStyle w:val="ListParagraph"/>
        <w:numPr>
          <w:ilvl w:val="0"/>
          <w:numId w:val="37"/>
        </w:numPr>
        <w:tabs>
          <w:tab w:val="left" w:pos="445"/>
        </w:tabs>
        <w:spacing w:before="125"/>
        <w:rPr>
          <w:sz w:val="19"/>
        </w:rPr>
      </w:pPr>
      <w:r>
        <w:rPr>
          <w:sz w:val="19"/>
        </w:rPr>
        <w:t>In the</w:t>
      </w:r>
      <w:r w:rsidRPr="0069384E">
        <w:rPr>
          <w:sz w:val="19"/>
        </w:rPr>
        <w:t xml:space="preserve"> </w:t>
      </w:r>
      <w:r w:rsidRPr="0069384E">
        <w:rPr>
          <w:b/>
          <w:sz w:val="19"/>
        </w:rPr>
        <w:t>Execution Path</w:t>
      </w:r>
      <w:r w:rsidR="00CE4AD3">
        <w:rPr>
          <w:b/>
          <w:sz w:val="19"/>
        </w:rPr>
        <w:t xml:space="preserve"> Configuration</w:t>
      </w:r>
      <w:r w:rsidRPr="0069384E">
        <w:rPr>
          <w:b/>
          <w:sz w:val="19"/>
        </w:rPr>
        <w:t xml:space="preserve"> </w:t>
      </w:r>
      <w:r>
        <w:rPr>
          <w:b/>
          <w:sz w:val="19"/>
        </w:rPr>
        <w:t xml:space="preserve">for </w:t>
      </w:r>
      <w:r w:rsidRPr="0069384E">
        <w:rPr>
          <w:b/>
          <w:sz w:val="19"/>
        </w:rPr>
        <w:t>&lt;</w:t>
      </w:r>
      <w:proofErr w:type="spellStart"/>
      <w:r w:rsidRPr="0069384E">
        <w:rPr>
          <w:b/>
          <w:sz w:val="19"/>
        </w:rPr>
        <w:t>Production_Line</w:t>
      </w:r>
      <w:proofErr w:type="spellEnd"/>
      <w:r w:rsidRPr="0069384E">
        <w:rPr>
          <w:b/>
          <w:sz w:val="19"/>
        </w:rPr>
        <w:t>&gt;</w:t>
      </w:r>
      <w:r>
        <w:rPr>
          <w:sz w:val="19"/>
        </w:rPr>
        <w:t xml:space="preserve"> window, ensure</w:t>
      </w:r>
      <w:r w:rsidR="0034303D" w:rsidRPr="00836C1C">
        <w:rPr>
          <w:sz w:val="19"/>
        </w:rPr>
        <w:t xml:space="preserve"> that the </w:t>
      </w:r>
      <w:r w:rsidR="0034303D" w:rsidRPr="00836C1C">
        <w:rPr>
          <w:b/>
          <w:sz w:val="19"/>
        </w:rPr>
        <w:t>Production</w:t>
      </w:r>
      <w:r w:rsidR="0034303D" w:rsidRPr="00836C1C">
        <w:rPr>
          <w:sz w:val="19"/>
        </w:rPr>
        <w:t xml:space="preserve"> and </w:t>
      </w:r>
      <w:r w:rsidR="0034303D" w:rsidRPr="00836C1C">
        <w:rPr>
          <w:b/>
          <w:sz w:val="19"/>
        </w:rPr>
        <w:t>Schedule</w:t>
      </w:r>
      <w:r w:rsidR="0034303D" w:rsidRPr="00836C1C">
        <w:rPr>
          <w:sz w:val="19"/>
        </w:rPr>
        <w:t xml:space="preserve"> boxes are set to </w:t>
      </w:r>
      <w:r w:rsidR="0034303D" w:rsidRPr="00836C1C">
        <w:rPr>
          <w:b/>
          <w:sz w:val="19"/>
        </w:rPr>
        <w:t>False</w:t>
      </w:r>
      <w:r w:rsidR="0034303D" w:rsidRPr="00836C1C">
        <w:rPr>
          <w:sz w:val="19"/>
        </w:rPr>
        <w:t>.</w:t>
      </w:r>
    </w:p>
    <w:p w14:paraId="65CEF2AC" w14:textId="2EFB141C" w:rsidR="001A6EA7" w:rsidRPr="00752C98" w:rsidRDefault="0034303D" w:rsidP="0034303D">
      <w:pPr>
        <w:pStyle w:val="ListParagraph"/>
        <w:numPr>
          <w:ilvl w:val="0"/>
          <w:numId w:val="37"/>
        </w:numPr>
        <w:tabs>
          <w:tab w:val="left" w:pos="445"/>
        </w:tabs>
        <w:spacing w:before="125"/>
        <w:rPr>
          <w:sz w:val="19"/>
          <w:szCs w:val="19"/>
        </w:rPr>
      </w:pPr>
      <w:r w:rsidRPr="035FC21B">
        <w:rPr>
          <w:sz w:val="19"/>
          <w:szCs w:val="19"/>
        </w:rPr>
        <w:lastRenderedPageBreak/>
        <w:t xml:space="preserve">Select the </w:t>
      </w:r>
      <w:r w:rsidRPr="035FC21B">
        <w:rPr>
          <w:b/>
          <w:bCs/>
          <w:sz w:val="19"/>
          <w:szCs w:val="19"/>
        </w:rPr>
        <w:t>Path Units</w:t>
      </w:r>
      <w:r w:rsidR="00C32DD4">
        <w:rPr>
          <w:sz w:val="19"/>
          <w:szCs w:val="19"/>
        </w:rPr>
        <w:t xml:space="preserve"> tab</w:t>
      </w:r>
      <w:r w:rsidR="00327BD6">
        <w:rPr>
          <w:sz w:val="19"/>
          <w:szCs w:val="19"/>
        </w:rPr>
        <w:t>,</w:t>
      </w:r>
      <w:r w:rsidRPr="035FC21B">
        <w:rPr>
          <w:sz w:val="19"/>
          <w:szCs w:val="19"/>
        </w:rPr>
        <w:t xml:space="preserve"> </w:t>
      </w:r>
      <w:r w:rsidR="004F1984">
        <w:rPr>
          <w:sz w:val="19"/>
          <w:szCs w:val="19"/>
        </w:rPr>
        <w:t xml:space="preserve">and </w:t>
      </w:r>
      <w:r w:rsidR="00336EE5">
        <w:rPr>
          <w:sz w:val="19"/>
          <w:szCs w:val="19"/>
        </w:rPr>
        <w:t xml:space="preserve">then </w:t>
      </w:r>
      <w:commentRangeStart w:id="20"/>
      <w:commentRangeStart w:id="21"/>
      <w:r w:rsidR="005E2470">
        <w:rPr>
          <w:sz w:val="19"/>
          <w:szCs w:val="19"/>
        </w:rPr>
        <w:t>select</w:t>
      </w:r>
      <w:r w:rsidR="00C32DD4">
        <w:rPr>
          <w:sz w:val="19"/>
          <w:szCs w:val="19"/>
        </w:rPr>
        <w:t xml:space="preserve"> the</w:t>
      </w:r>
      <w:r w:rsidR="00752C98">
        <w:rPr>
          <w:sz w:val="19"/>
          <w:szCs w:val="19"/>
        </w:rPr>
        <w:t xml:space="preserve"> </w:t>
      </w:r>
      <w:r w:rsidR="00752C98">
        <w:rPr>
          <w:sz w:val="19"/>
        </w:rPr>
        <w:t>virtual unit</w:t>
      </w:r>
      <w:r w:rsidR="00752C98">
        <w:rPr>
          <w:sz w:val="19"/>
        </w:rPr>
        <w:t xml:space="preserve"> in the</w:t>
      </w:r>
      <w:r w:rsidRPr="035FC21B">
        <w:rPr>
          <w:sz w:val="19"/>
          <w:szCs w:val="19"/>
        </w:rPr>
        <w:t xml:space="preserve"> </w:t>
      </w:r>
      <w:r w:rsidRPr="00752C98">
        <w:rPr>
          <w:b/>
          <w:bCs/>
          <w:sz w:val="19"/>
          <w:szCs w:val="19"/>
        </w:rPr>
        <w:t>Execution Path</w:t>
      </w:r>
      <w:r w:rsidRPr="00752C98">
        <w:rPr>
          <w:b/>
          <w:sz w:val="19"/>
          <w:szCs w:val="19"/>
        </w:rPr>
        <w:t xml:space="preserve"> Units</w:t>
      </w:r>
      <w:commentRangeEnd w:id="20"/>
      <w:r w:rsidR="005B67A9" w:rsidRPr="00752C98">
        <w:rPr>
          <w:rStyle w:val="CommentReference"/>
          <w:b/>
        </w:rPr>
        <w:commentReference w:id="20"/>
      </w:r>
      <w:commentRangeEnd w:id="21"/>
      <w:r w:rsidR="00224A7E">
        <w:rPr>
          <w:rStyle w:val="CommentReference"/>
        </w:rPr>
        <w:commentReference w:id="21"/>
      </w:r>
      <w:r w:rsidR="00752C98">
        <w:rPr>
          <w:sz w:val="19"/>
          <w:szCs w:val="19"/>
        </w:rPr>
        <w:t xml:space="preserve"> section</w:t>
      </w:r>
      <w:r w:rsidRPr="035FC21B">
        <w:rPr>
          <w:sz w:val="19"/>
          <w:szCs w:val="19"/>
        </w:rPr>
        <w:t xml:space="preserve">. </w:t>
      </w:r>
      <w:bookmarkStart w:id="22" w:name="_GoBack"/>
      <w:bookmarkEnd w:id="22"/>
    </w:p>
    <w:p w14:paraId="24162518" w14:textId="433822D0" w:rsidR="00C32DD4" w:rsidRPr="00836C1C" w:rsidRDefault="00C32DD4" w:rsidP="00836C1C">
      <w:pPr>
        <w:pStyle w:val="ListParagraph"/>
        <w:numPr>
          <w:ilvl w:val="0"/>
          <w:numId w:val="37"/>
        </w:numPr>
        <w:tabs>
          <w:tab w:val="left" w:pos="445"/>
        </w:tabs>
        <w:spacing w:before="125"/>
        <w:rPr>
          <w:sz w:val="19"/>
        </w:rPr>
      </w:pPr>
      <w:r w:rsidRPr="00836C1C">
        <w:rPr>
          <w:sz w:val="19"/>
        </w:rPr>
        <w:t xml:space="preserve">Ensure that </w:t>
      </w:r>
      <w:r w:rsidR="004E5EE1">
        <w:rPr>
          <w:sz w:val="19"/>
        </w:rPr>
        <w:t xml:space="preserve">you have configured </w:t>
      </w:r>
      <w:r w:rsidRPr="00836C1C">
        <w:rPr>
          <w:sz w:val="19"/>
        </w:rPr>
        <w:t xml:space="preserve">the </w:t>
      </w:r>
      <w:r w:rsidR="001A6EA7">
        <w:rPr>
          <w:sz w:val="19"/>
        </w:rPr>
        <w:t xml:space="preserve">following properties for the </w:t>
      </w:r>
      <w:r w:rsidR="004E5EE1">
        <w:rPr>
          <w:sz w:val="19"/>
        </w:rPr>
        <w:t>virtual unit</w:t>
      </w:r>
      <w:r w:rsidRPr="00836C1C">
        <w:rPr>
          <w:sz w:val="19"/>
        </w:rPr>
        <w:t>:</w:t>
      </w:r>
      <w:r w:rsidR="0034303D" w:rsidRPr="00836C1C">
        <w:rPr>
          <w:sz w:val="19"/>
        </w:rPr>
        <w:tab/>
      </w:r>
    </w:p>
    <w:p w14:paraId="7D9444D7" w14:textId="7839F697" w:rsidR="0034303D" w:rsidRDefault="0034303D" w:rsidP="0034303D">
      <w:pPr>
        <w:pStyle w:val="ListParagraph"/>
        <w:numPr>
          <w:ilvl w:val="0"/>
          <w:numId w:val="26"/>
        </w:numPr>
        <w:tabs>
          <w:tab w:val="left" w:pos="445"/>
        </w:tabs>
        <w:spacing w:before="125"/>
        <w:rPr>
          <w:sz w:val="19"/>
        </w:rPr>
      </w:pPr>
      <w:commentRangeStart w:id="23"/>
      <w:commentRangeStart w:id="24"/>
      <w:r>
        <w:rPr>
          <w:sz w:val="19"/>
        </w:rPr>
        <w:t xml:space="preserve">The </w:t>
      </w:r>
      <w:r w:rsidRPr="00157EAB">
        <w:rPr>
          <w:sz w:val="19"/>
          <w:rPrChange w:id="25" w:author="Mohammed, Reshma (GE Digital, consultant)" w:date="2018-12-14T10:28:00Z">
            <w:rPr>
              <w:b/>
              <w:sz w:val="19"/>
            </w:rPr>
          </w:rPrChange>
        </w:rPr>
        <w:t>&lt;</w:t>
      </w:r>
      <w:proofErr w:type="spellStart"/>
      <w:r w:rsidRPr="00157EAB">
        <w:rPr>
          <w:sz w:val="19"/>
          <w:rPrChange w:id="26" w:author="Mohammed, Reshma (GE Digital, consultant)" w:date="2018-12-14T10:28:00Z">
            <w:rPr>
              <w:b/>
              <w:sz w:val="19"/>
            </w:rPr>
          </w:rPrChange>
        </w:rPr>
        <w:t>is_production_point</w:t>
      </w:r>
      <w:proofErr w:type="spellEnd"/>
      <w:r w:rsidRPr="00157EAB">
        <w:rPr>
          <w:sz w:val="19"/>
          <w:rPrChange w:id="27" w:author="Mohammed, Reshma (GE Digital, consultant)" w:date="2018-12-14T10:28:00Z">
            <w:rPr>
              <w:b/>
              <w:sz w:val="19"/>
            </w:rPr>
          </w:rPrChange>
        </w:rPr>
        <w:t>&gt;</w:t>
      </w:r>
      <w:r w:rsidR="001A6EA7">
        <w:rPr>
          <w:sz w:val="19"/>
        </w:rPr>
        <w:t xml:space="preserve"> production point value </w:t>
      </w:r>
      <w:r>
        <w:rPr>
          <w:sz w:val="19"/>
        </w:rPr>
        <w:t xml:space="preserve">is set to </w:t>
      </w:r>
      <w:r w:rsidR="002C41D2" w:rsidRPr="00157EAB">
        <w:rPr>
          <w:sz w:val="19"/>
          <w:rPrChange w:id="28" w:author="Mohammed, Reshma (GE Digital, consultant)" w:date="2018-12-14T10:29:00Z">
            <w:rPr>
              <w:b/>
              <w:sz w:val="19"/>
            </w:rPr>
          </w:rPrChange>
        </w:rPr>
        <w:t>True</w:t>
      </w:r>
      <w:r w:rsidR="002C41D2">
        <w:rPr>
          <w:b/>
          <w:sz w:val="19"/>
        </w:rPr>
        <w:t>.</w:t>
      </w:r>
    </w:p>
    <w:p w14:paraId="3C21F407" w14:textId="62B5F564" w:rsidR="0034303D" w:rsidRDefault="0034303D" w:rsidP="0034303D">
      <w:pPr>
        <w:pStyle w:val="ListParagraph"/>
        <w:numPr>
          <w:ilvl w:val="0"/>
          <w:numId w:val="26"/>
        </w:numPr>
        <w:tabs>
          <w:tab w:val="left" w:pos="445"/>
        </w:tabs>
        <w:spacing w:before="125"/>
        <w:rPr>
          <w:sz w:val="19"/>
        </w:rPr>
      </w:pPr>
      <w:r>
        <w:rPr>
          <w:sz w:val="19"/>
        </w:rPr>
        <w:t>T</w:t>
      </w:r>
      <w:r w:rsidRPr="005B3584">
        <w:rPr>
          <w:sz w:val="19"/>
        </w:rPr>
        <w:t xml:space="preserve">he </w:t>
      </w:r>
      <w:r w:rsidRPr="00157EAB">
        <w:rPr>
          <w:sz w:val="19"/>
          <w:rPrChange w:id="29" w:author="Mohammed, Reshma (GE Digital, consultant)" w:date="2018-12-14T10:28:00Z">
            <w:rPr>
              <w:b/>
              <w:sz w:val="19"/>
            </w:rPr>
          </w:rPrChange>
        </w:rPr>
        <w:t>&lt;</w:t>
      </w:r>
      <w:proofErr w:type="spellStart"/>
      <w:r w:rsidRPr="00157EAB">
        <w:rPr>
          <w:sz w:val="19"/>
          <w:rPrChange w:id="30" w:author="Mohammed, Reshma (GE Digital, consultant)" w:date="2018-12-14T10:28:00Z">
            <w:rPr>
              <w:b/>
              <w:sz w:val="19"/>
            </w:rPr>
          </w:rPrChange>
        </w:rPr>
        <w:t>is_schedule_point</w:t>
      </w:r>
      <w:proofErr w:type="spellEnd"/>
      <w:r w:rsidRPr="00157EAB">
        <w:rPr>
          <w:sz w:val="19"/>
          <w:rPrChange w:id="31" w:author="Mohammed, Reshma (GE Digital, consultant)" w:date="2018-12-14T10:28:00Z">
            <w:rPr>
              <w:b/>
              <w:sz w:val="19"/>
            </w:rPr>
          </w:rPrChange>
        </w:rPr>
        <w:t>&gt;</w:t>
      </w:r>
      <w:r w:rsidRPr="005B3584">
        <w:rPr>
          <w:sz w:val="19"/>
        </w:rPr>
        <w:t xml:space="preserve"> </w:t>
      </w:r>
      <w:r w:rsidR="001A6EA7">
        <w:rPr>
          <w:sz w:val="19"/>
        </w:rPr>
        <w:t xml:space="preserve">schedule point value </w:t>
      </w:r>
      <w:r w:rsidRPr="005B3584">
        <w:rPr>
          <w:sz w:val="19"/>
        </w:rPr>
        <w:t xml:space="preserve">is set to </w:t>
      </w:r>
      <w:r w:rsidRPr="00157EAB">
        <w:rPr>
          <w:sz w:val="19"/>
          <w:rPrChange w:id="32" w:author="Mohammed, Reshma (GE Digital, consultant)" w:date="2018-12-14T10:29:00Z">
            <w:rPr>
              <w:b/>
              <w:sz w:val="19"/>
            </w:rPr>
          </w:rPrChange>
        </w:rPr>
        <w:t>True</w:t>
      </w:r>
      <w:r w:rsidR="002C41D2">
        <w:rPr>
          <w:b/>
          <w:sz w:val="19"/>
        </w:rPr>
        <w:t>.</w:t>
      </w:r>
    </w:p>
    <w:p w14:paraId="7D9B7732" w14:textId="689A45DB" w:rsidR="0034303D" w:rsidRPr="00873952" w:rsidRDefault="0034303D" w:rsidP="0034303D">
      <w:pPr>
        <w:pStyle w:val="ListParagraph"/>
        <w:numPr>
          <w:ilvl w:val="0"/>
          <w:numId w:val="26"/>
        </w:numPr>
        <w:tabs>
          <w:tab w:val="left" w:pos="445"/>
        </w:tabs>
        <w:spacing w:before="125"/>
        <w:rPr>
          <w:sz w:val="19"/>
        </w:rPr>
      </w:pPr>
      <w:r>
        <w:rPr>
          <w:sz w:val="19"/>
        </w:rPr>
        <w:t xml:space="preserve">The </w:t>
      </w:r>
      <w:r w:rsidRPr="00157EAB">
        <w:rPr>
          <w:sz w:val="19"/>
          <w:rPrChange w:id="33" w:author="Mohammed, Reshma (GE Digital, consultant)" w:date="2018-12-14T10:28:00Z">
            <w:rPr>
              <w:b/>
              <w:sz w:val="19"/>
            </w:rPr>
          </w:rPrChange>
        </w:rPr>
        <w:t>&lt;</w:t>
      </w:r>
      <w:proofErr w:type="spellStart"/>
      <w:r w:rsidRPr="00157EAB">
        <w:rPr>
          <w:sz w:val="19"/>
          <w:rPrChange w:id="34" w:author="Mohammed, Reshma (GE Digital, consultant)" w:date="2018-12-14T10:28:00Z">
            <w:rPr>
              <w:b/>
              <w:sz w:val="19"/>
            </w:rPr>
          </w:rPrChange>
        </w:rPr>
        <w:t>unitorder</w:t>
      </w:r>
      <w:proofErr w:type="spellEnd"/>
      <w:r w:rsidRPr="00157EAB">
        <w:rPr>
          <w:sz w:val="19"/>
          <w:rPrChange w:id="35" w:author="Mohammed, Reshma (GE Digital, consultant)" w:date="2018-12-14T10:28:00Z">
            <w:rPr>
              <w:b/>
              <w:sz w:val="19"/>
            </w:rPr>
          </w:rPrChange>
        </w:rPr>
        <w:t>&gt;</w:t>
      </w:r>
      <w:r>
        <w:rPr>
          <w:sz w:val="19"/>
        </w:rPr>
        <w:t xml:space="preserve"> </w:t>
      </w:r>
      <w:r w:rsidR="001A6EA7">
        <w:rPr>
          <w:sz w:val="19"/>
        </w:rPr>
        <w:t xml:space="preserve">unit order value </w:t>
      </w:r>
      <w:r>
        <w:rPr>
          <w:sz w:val="19"/>
        </w:rPr>
        <w:t xml:space="preserve">is set to </w:t>
      </w:r>
      <w:r w:rsidRPr="00157EAB">
        <w:rPr>
          <w:sz w:val="19"/>
          <w:rPrChange w:id="36" w:author="Mohammed, Reshma (GE Digital, consultant)" w:date="2018-12-14T10:29:00Z">
            <w:rPr>
              <w:b/>
              <w:sz w:val="19"/>
            </w:rPr>
          </w:rPrChange>
        </w:rPr>
        <w:t>1</w:t>
      </w:r>
      <w:r w:rsidR="002C41D2" w:rsidRPr="00157EAB">
        <w:rPr>
          <w:sz w:val="19"/>
          <w:rPrChange w:id="37" w:author="Mohammed, Reshma (GE Digital, consultant)" w:date="2018-12-14T10:29:00Z">
            <w:rPr>
              <w:b/>
              <w:sz w:val="19"/>
            </w:rPr>
          </w:rPrChange>
        </w:rPr>
        <w:t>.</w:t>
      </w:r>
    </w:p>
    <w:p w14:paraId="4E058356" w14:textId="4DF8544D" w:rsidR="00873952" w:rsidRPr="00873952" w:rsidRDefault="00873952" w:rsidP="00873952">
      <w:pPr>
        <w:pStyle w:val="ListParagraph"/>
        <w:numPr>
          <w:ilvl w:val="0"/>
          <w:numId w:val="26"/>
        </w:numPr>
        <w:tabs>
          <w:tab w:val="left" w:pos="445"/>
        </w:tabs>
        <w:spacing w:before="125"/>
        <w:rPr>
          <w:sz w:val="19"/>
        </w:rPr>
      </w:pPr>
      <w:r w:rsidRPr="00873952">
        <w:rPr>
          <w:sz w:val="19"/>
        </w:rPr>
        <w:t xml:space="preserve">The </w:t>
      </w:r>
      <w:r w:rsidR="00327BD6" w:rsidRPr="00157EAB">
        <w:rPr>
          <w:sz w:val="19"/>
          <w:rPrChange w:id="38" w:author="Mohammed, Reshma (GE Digital, consultant)" w:date="2018-12-14T10:28:00Z">
            <w:rPr>
              <w:b/>
              <w:sz w:val="19"/>
            </w:rPr>
          </w:rPrChange>
        </w:rPr>
        <w:t>Valid Transition</w:t>
      </w:r>
      <w:r w:rsidRPr="00873952">
        <w:rPr>
          <w:sz w:val="19"/>
        </w:rPr>
        <w:t xml:space="preserve"> </w:t>
      </w:r>
      <w:r w:rsidR="004E5EE1">
        <w:rPr>
          <w:sz w:val="19"/>
        </w:rPr>
        <w:t xml:space="preserve">property </w:t>
      </w:r>
      <w:r w:rsidR="00327BD6">
        <w:rPr>
          <w:sz w:val="19"/>
        </w:rPr>
        <w:t>for a pending P</w:t>
      </w:r>
      <w:r w:rsidR="00C744CF">
        <w:rPr>
          <w:sz w:val="19"/>
        </w:rPr>
        <w:t xml:space="preserve">ath </w:t>
      </w:r>
      <w:r w:rsidR="00327BD6">
        <w:rPr>
          <w:sz w:val="19"/>
        </w:rPr>
        <w:t>I</w:t>
      </w:r>
      <w:r w:rsidR="00C744CF">
        <w:rPr>
          <w:sz w:val="19"/>
        </w:rPr>
        <w:t xml:space="preserve">tem </w:t>
      </w:r>
      <w:r w:rsidR="00327BD6">
        <w:rPr>
          <w:sz w:val="19"/>
        </w:rPr>
        <w:t xml:space="preserve">contains the </w:t>
      </w:r>
      <w:r w:rsidR="00157EAB">
        <w:rPr>
          <w:sz w:val="19"/>
        </w:rPr>
        <w:t xml:space="preserve">Planning </w:t>
      </w:r>
      <w:r w:rsidRPr="00873952">
        <w:rPr>
          <w:sz w:val="19"/>
        </w:rPr>
        <w:t xml:space="preserve">and </w:t>
      </w:r>
      <w:r w:rsidRPr="00157EAB">
        <w:rPr>
          <w:sz w:val="19"/>
          <w:rPrChange w:id="39" w:author="Mohammed, Reshma (GE Digital, consultant)" w:date="2018-12-14T10:28:00Z">
            <w:rPr>
              <w:b/>
              <w:sz w:val="19"/>
            </w:rPr>
          </w:rPrChange>
        </w:rPr>
        <w:t>Next</w:t>
      </w:r>
      <w:r w:rsidR="00327BD6">
        <w:rPr>
          <w:b/>
          <w:sz w:val="19"/>
        </w:rPr>
        <w:t xml:space="preserve"> </w:t>
      </w:r>
      <w:r w:rsidR="00763451" w:rsidRPr="00763451">
        <w:rPr>
          <w:sz w:val="19"/>
        </w:rPr>
        <w:t>transition</w:t>
      </w:r>
      <w:r w:rsidR="00763451">
        <w:rPr>
          <w:b/>
          <w:sz w:val="19"/>
        </w:rPr>
        <w:t xml:space="preserve"> </w:t>
      </w:r>
      <w:r w:rsidR="00327BD6" w:rsidRPr="00327BD6">
        <w:rPr>
          <w:sz w:val="19"/>
        </w:rPr>
        <w:t>options</w:t>
      </w:r>
      <w:r w:rsidRPr="00327BD6">
        <w:rPr>
          <w:sz w:val="19"/>
        </w:rPr>
        <w:t>.</w:t>
      </w:r>
    </w:p>
    <w:p w14:paraId="2DB92671" w14:textId="77777777" w:rsidR="004E5EE1" w:rsidRPr="00873952" w:rsidRDefault="004E5EE1" w:rsidP="004E5EE1">
      <w:pPr>
        <w:pStyle w:val="ListParagraph"/>
        <w:numPr>
          <w:ilvl w:val="0"/>
          <w:numId w:val="26"/>
        </w:numPr>
        <w:tabs>
          <w:tab w:val="left" w:pos="445"/>
        </w:tabs>
        <w:spacing w:before="125"/>
        <w:rPr>
          <w:sz w:val="19"/>
        </w:rPr>
      </w:pPr>
      <w:r>
        <w:rPr>
          <w:sz w:val="19"/>
        </w:rPr>
        <w:t xml:space="preserve">For an order in the </w:t>
      </w:r>
      <w:r w:rsidRPr="00157EAB">
        <w:rPr>
          <w:sz w:val="19"/>
          <w:rPrChange w:id="40" w:author="Mohammed, Reshma (GE Digital, consultant)" w:date="2018-12-14T10:28:00Z">
            <w:rPr>
              <w:b/>
              <w:sz w:val="19"/>
            </w:rPr>
          </w:rPrChange>
        </w:rPr>
        <w:t>Active</w:t>
      </w:r>
      <w:r>
        <w:rPr>
          <w:sz w:val="19"/>
        </w:rPr>
        <w:t xml:space="preserve"> status, the </w:t>
      </w:r>
      <w:r w:rsidRPr="00327BD6">
        <w:rPr>
          <w:sz w:val="19"/>
        </w:rPr>
        <w:t xml:space="preserve">value </w:t>
      </w:r>
      <w:r>
        <w:rPr>
          <w:sz w:val="19"/>
        </w:rPr>
        <w:t>of the</w:t>
      </w:r>
      <w:r>
        <w:rPr>
          <w:b/>
          <w:sz w:val="19"/>
        </w:rPr>
        <w:t xml:space="preserve"> </w:t>
      </w:r>
      <w:r w:rsidRPr="00157EAB">
        <w:rPr>
          <w:sz w:val="19"/>
          <w:rPrChange w:id="41" w:author="Mohammed, Reshma (GE Digital, consultant)" w:date="2018-12-14T10:28:00Z">
            <w:rPr>
              <w:b/>
              <w:sz w:val="19"/>
            </w:rPr>
          </w:rPrChange>
        </w:rPr>
        <w:t>How Many</w:t>
      </w:r>
      <w:r>
        <w:rPr>
          <w:sz w:val="19"/>
        </w:rPr>
        <w:t xml:space="preserve"> </w:t>
      </w:r>
      <w:proofErr w:type="gramStart"/>
      <w:r>
        <w:rPr>
          <w:sz w:val="19"/>
        </w:rPr>
        <w:t>property</w:t>
      </w:r>
      <w:proofErr w:type="gramEnd"/>
      <w:r>
        <w:rPr>
          <w:sz w:val="19"/>
        </w:rPr>
        <w:t xml:space="preserve"> </w:t>
      </w:r>
      <w:r w:rsidRPr="00873952">
        <w:rPr>
          <w:sz w:val="19"/>
        </w:rPr>
        <w:t xml:space="preserve">is set to </w:t>
      </w:r>
      <w:r w:rsidRPr="00157EAB">
        <w:rPr>
          <w:sz w:val="19"/>
          <w:rPrChange w:id="42" w:author="Mohammed, Reshma (GE Digital, consultant)" w:date="2018-12-14T10:28:00Z">
            <w:rPr>
              <w:b/>
              <w:sz w:val="19"/>
            </w:rPr>
          </w:rPrChange>
        </w:rPr>
        <w:t>1000</w:t>
      </w:r>
      <w:r w:rsidRPr="00873952">
        <w:rPr>
          <w:sz w:val="19"/>
        </w:rPr>
        <w:t>.</w:t>
      </w:r>
      <w:commentRangeEnd w:id="23"/>
      <w:r w:rsidR="005B67A9">
        <w:rPr>
          <w:rStyle w:val="CommentReference"/>
        </w:rPr>
        <w:commentReference w:id="23"/>
      </w:r>
      <w:commentRangeEnd w:id="24"/>
      <w:r w:rsidR="00ED0281">
        <w:rPr>
          <w:rStyle w:val="CommentReference"/>
        </w:rPr>
        <w:commentReference w:id="24"/>
      </w:r>
    </w:p>
    <w:p w14:paraId="0176D32E" w14:textId="26DD85B9" w:rsidR="00873952" w:rsidRPr="00763451" w:rsidRDefault="00873952" w:rsidP="00763451">
      <w:pPr>
        <w:tabs>
          <w:tab w:val="left" w:pos="445"/>
        </w:tabs>
        <w:spacing w:before="125"/>
        <w:ind w:left="1089"/>
        <w:rPr>
          <w:sz w:val="19"/>
        </w:rPr>
      </w:pPr>
    </w:p>
    <w:p w14:paraId="5038C461" w14:textId="6CDACE5A" w:rsidR="0034303D" w:rsidRDefault="0034303D" w:rsidP="0034303D">
      <w:pPr>
        <w:pStyle w:val="ListParagraph"/>
        <w:tabs>
          <w:tab w:val="left" w:pos="445"/>
        </w:tabs>
        <w:spacing w:before="125"/>
        <w:ind w:firstLine="0"/>
        <w:rPr>
          <w:sz w:val="19"/>
        </w:rPr>
      </w:pPr>
      <w:r w:rsidRPr="00C32DD4">
        <w:rPr>
          <w:b/>
          <w:sz w:val="19"/>
        </w:rPr>
        <w:t>Note</w:t>
      </w:r>
      <w:r>
        <w:rPr>
          <w:sz w:val="19"/>
        </w:rPr>
        <w:t xml:space="preserve">: If there </w:t>
      </w:r>
      <w:r w:rsidR="00ED0281">
        <w:rPr>
          <w:sz w:val="19"/>
        </w:rPr>
        <w:t>is</w:t>
      </w:r>
      <w:commentRangeStart w:id="43"/>
      <w:commentRangeStart w:id="44"/>
      <w:r>
        <w:rPr>
          <w:sz w:val="19"/>
        </w:rPr>
        <w:t xml:space="preserve"> more than one</w:t>
      </w:r>
      <w:r w:rsidRPr="00564054">
        <w:rPr>
          <w:sz w:val="19"/>
        </w:rPr>
        <w:t xml:space="preserve"> virtual unit </w:t>
      </w:r>
      <w:commentRangeEnd w:id="43"/>
      <w:r w:rsidR="005B67A9">
        <w:rPr>
          <w:rStyle w:val="CommentReference"/>
        </w:rPr>
        <w:commentReference w:id="43"/>
      </w:r>
      <w:commentRangeEnd w:id="44"/>
      <w:r w:rsidR="00FF280D">
        <w:rPr>
          <w:rStyle w:val="CommentReference"/>
        </w:rPr>
        <w:commentReference w:id="44"/>
      </w:r>
      <w:r w:rsidRPr="00564054">
        <w:rPr>
          <w:sz w:val="19"/>
        </w:rPr>
        <w:t xml:space="preserve">on </w:t>
      </w:r>
      <w:r w:rsidR="001A6EA7">
        <w:rPr>
          <w:sz w:val="19"/>
        </w:rPr>
        <w:t>a</w:t>
      </w:r>
      <w:r>
        <w:rPr>
          <w:sz w:val="19"/>
        </w:rPr>
        <w:t xml:space="preserve"> Production</w:t>
      </w:r>
      <w:r w:rsidRPr="00564054">
        <w:rPr>
          <w:sz w:val="19"/>
        </w:rPr>
        <w:t xml:space="preserve"> </w:t>
      </w:r>
      <w:commentRangeStart w:id="45"/>
      <w:commentRangeStart w:id="46"/>
      <w:r>
        <w:rPr>
          <w:sz w:val="19"/>
        </w:rPr>
        <w:t>L</w:t>
      </w:r>
      <w:r w:rsidRPr="00564054">
        <w:rPr>
          <w:sz w:val="19"/>
        </w:rPr>
        <w:t>ine</w:t>
      </w:r>
      <w:r w:rsidR="00ED0281">
        <w:rPr>
          <w:sz w:val="19"/>
        </w:rPr>
        <w:t xml:space="preserve">, </w:t>
      </w:r>
      <w:r w:rsidR="001A6EA7">
        <w:rPr>
          <w:sz w:val="19"/>
        </w:rPr>
        <w:t>you</w:t>
      </w:r>
      <w:commentRangeEnd w:id="45"/>
      <w:r w:rsidR="005B67A9">
        <w:rPr>
          <w:rStyle w:val="CommentReference"/>
        </w:rPr>
        <w:commentReference w:id="45"/>
      </w:r>
      <w:commentRangeEnd w:id="46"/>
      <w:r w:rsidR="00FF280D">
        <w:rPr>
          <w:rStyle w:val="CommentReference"/>
        </w:rPr>
        <w:commentReference w:id="46"/>
      </w:r>
      <w:r w:rsidR="001A6EA7">
        <w:rPr>
          <w:sz w:val="19"/>
        </w:rPr>
        <w:t xml:space="preserve"> canno</w:t>
      </w:r>
      <w:r w:rsidR="007334E8">
        <w:rPr>
          <w:sz w:val="19"/>
        </w:rPr>
        <w:t xml:space="preserve">t enable the Production Line </w:t>
      </w:r>
      <w:r w:rsidR="001A6EA7">
        <w:rPr>
          <w:sz w:val="19"/>
        </w:rPr>
        <w:t>using a route</w:t>
      </w:r>
      <w:r>
        <w:rPr>
          <w:sz w:val="19"/>
        </w:rPr>
        <w:t>. In this case, you</w:t>
      </w:r>
      <w:r w:rsidRPr="00564054">
        <w:rPr>
          <w:sz w:val="19"/>
        </w:rPr>
        <w:t xml:space="preserve"> must manually </w:t>
      </w:r>
      <w:r>
        <w:rPr>
          <w:sz w:val="19"/>
        </w:rPr>
        <w:t xml:space="preserve">select the </w:t>
      </w:r>
      <w:r w:rsidRPr="00564054">
        <w:rPr>
          <w:sz w:val="19"/>
        </w:rPr>
        <w:t>correct virtual un</w:t>
      </w:r>
      <w:r>
        <w:rPr>
          <w:sz w:val="19"/>
        </w:rPr>
        <w:t>it and remove</w:t>
      </w:r>
      <w:r w:rsidR="001A6EA7">
        <w:rPr>
          <w:sz w:val="19"/>
        </w:rPr>
        <w:t xml:space="preserve"> the</w:t>
      </w:r>
      <w:r>
        <w:rPr>
          <w:sz w:val="19"/>
        </w:rPr>
        <w:t xml:space="preserve"> other virtual units.</w:t>
      </w:r>
    </w:p>
    <w:p w14:paraId="2CD2A9F6" w14:textId="31ED03C4" w:rsidR="0034303D" w:rsidRDefault="0034303D" w:rsidP="00C32DD4">
      <w:pPr>
        <w:pStyle w:val="ListParagraph"/>
        <w:numPr>
          <w:ilvl w:val="0"/>
          <w:numId w:val="37"/>
        </w:numPr>
        <w:tabs>
          <w:tab w:val="left" w:pos="445"/>
        </w:tabs>
        <w:spacing w:before="125"/>
        <w:rPr>
          <w:sz w:val="19"/>
          <w:szCs w:val="19"/>
        </w:rPr>
      </w:pPr>
      <w:r w:rsidRPr="035FC21B">
        <w:rPr>
          <w:sz w:val="19"/>
          <w:szCs w:val="19"/>
        </w:rPr>
        <w:t xml:space="preserve">In </w:t>
      </w:r>
      <w:r w:rsidR="00926F66">
        <w:rPr>
          <w:sz w:val="19"/>
          <w:szCs w:val="19"/>
        </w:rPr>
        <w:t xml:space="preserve">the </w:t>
      </w:r>
      <w:commentRangeStart w:id="47"/>
      <w:commentRangeStart w:id="48"/>
      <w:r w:rsidRPr="035FC21B">
        <w:rPr>
          <w:b/>
          <w:bCs/>
          <w:sz w:val="19"/>
          <w:szCs w:val="19"/>
        </w:rPr>
        <w:t>Client Management</w:t>
      </w:r>
      <w:commentRangeEnd w:id="47"/>
      <w:r w:rsidR="005B67A9">
        <w:rPr>
          <w:rStyle w:val="CommentReference"/>
        </w:rPr>
        <w:commentReference w:id="47"/>
      </w:r>
      <w:commentRangeEnd w:id="48"/>
      <w:r w:rsidR="00FF280D">
        <w:rPr>
          <w:rStyle w:val="CommentReference"/>
        </w:rPr>
        <w:commentReference w:id="48"/>
      </w:r>
      <w:r w:rsidR="00926F66">
        <w:rPr>
          <w:b/>
          <w:bCs/>
          <w:sz w:val="19"/>
          <w:szCs w:val="19"/>
        </w:rPr>
        <w:t xml:space="preserve"> </w:t>
      </w:r>
      <w:r w:rsidR="00926F66" w:rsidRPr="00926F66">
        <w:rPr>
          <w:bCs/>
          <w:sz w:val="19"/>
          <w:szCs w:val="19"/>
        </w:rPr>
        <w:t>node</w:t>
      </w:r>
      <w:r w:rsidRPr="035FC21B">
        <w:rPr>
          <w:sz w:val="19"/>
          <w:szCs w:val="19"/>
        </w:rPr>
        <w:t xml:space="preserve">, select </w:t>
      </w:r>
      <w:r>
        <w:rPr>
          <w:noProof/>
        </w:rPr>
        <w:drawing>
          <wp:inline distT="0" distB="0" distL="0" distR="0" wp14:anchorId="138A6090" wp14:editId="3EA72D42">
            <wp:extent cx="134111" cy="169164"/>
            <wp:effectExtent l="0" t="0" r="0" b="0"/>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2">
                      <a:extLst>
                        <a:ext uri="{28A0092B-C50C-407E-A947-70E740481C1C}">
                          <a14:useLocalDpi xmlns:a14="http://schemas.microsoft.com/office/drawing/2010/main" val="0"/>
                        </a:ext>
                      </a:extLst>
                    </a:blip>
                    <a:stretch>
                      <a:fillRect/>
                    </a:stretch>
                  </pic:blipFill>
                  <pic:spPr>
                    <a:xfrm>
                      <a:off x="0" y="0"/>
                      <a:ext cx="134111" cy="169164"/>
                    </a:xfrm>
                    <a:prstGeom prst="rect">
                      <a:avLst/>
                    </a:prstGeom>
                  </pic:spPr>
                </pic:pic>
              </a:graphicData>
            </a:graphic>
          </wp:inline>
        </w:drawing>
      </w:r>
      <w:r w:rsidRPr="035FC21B">
        <w:rPr>
          <w:sz w:val="19"/>
          <w:szCs w:val="19"/>
        </w:rPr>
        <w:t xml:space="preserve">. </w:t>
      </w:r>
    </w:p>
    <w:p w14:paraId="28CF0B59" w14:textId="23146896" w:rsidR="0034303D" w:rsidRPr="00550AF4" w:rsidRDefault="0034303D" w:rsidP="00C32DD4">
      <w:pPr>
        <w:pStyle w:val="ListParagraph"/>
        <w:numPr>
          <w:ilvl w:val="0"/>
          <w:numId w:val="37"/>
        </w:numPr>
        <w:tabs>
          <w:tab w:val="left" w:pos="445"/>
        </w:tabs>
        <w:spacing w:before="125"/>
        <w:rPr>
          <w:sz w:val="19"/>
        </w:rPr>
      </w:pPr>
      <w:r w:rsidRPr="00550AF4">
        <w:rPr>
          <w:sz w:val="19"/>
        </w:rPr>
        <w:t xml:space="preserve">In </w:t>
      </w:r>
      <w:r w:rsidR="00926F66">
        <w:rPr>
          <w:sz w:val="19"/>
        </w:rPr>
        <w:t xml:space="preserve">the </w:t>
      </w:r>
      <w:commentRangeStart w:id="49"/>
      <w:commentRangeStart w:id="50"/>
      <w:r w:rsidRPr="00550AF4">
        <w:rPr>
          <w:b/>
          <w:sz w:val="19"/>
        </w:rPr>
        <w:t>Display</w:t>
      </w:r>
      <w:commentRangeEnd w:id="49"/>
      <w:r w:rsidR="005B67A9">
        <w:rPr>
          <w:rStyle w:val="CommentReference"/>
        </w:rPr>
        <w:commentReference w:id="49"/>
      </w:r>
      <w:commentRangeEnd w:id="50"/>
      <w:r w:rsidR="00FF280D">
        <w:rPr>
          <w:rStyle w:val="CommentReference"/>
        </w:rPr>
        <w:commentReference w:id="50"/>
      </w:r>
      <w:r w:rsidR="00926F66">
        <w:rPr>
          <w:b/>
          <w:sz w:val="19"/>
        </w:rPr>
        <w:t xml:space="preserve"> </w:t>
      </w:r>
      <w:r w:rsidR="00926F66" w:rsidRPr="00926F66">
        <w:rPr>
          <w:sz w:val="19"/>
        </w:rPr>
        <w:t>node</w:t>
      </w:r>
      <w:r w:rsidRPr="00550AF4">
        <w:rPr>
          <w:sz w:val="19"/>
        </w:rPr>
        <w:t xml:space="preserve">, select </w:t>
      </w:r>
      <w:r w:rsidRPr="00550AF4">
        <w:rPr>
          <w:noProof/>
          <w:sz w:val="19"/>
        </w:rPr>
        <w:drawing>
          <wp:inline distT="0" distB="0" distL="0" distR="0" wp14:anchorId="2E80189E" wp14:editId="033D1E7F">
            <wp:extent cx="134111" cy="169164"/>
            <wp:effectExtent l="0" t="0" r="0" b="0"/>
            <wp:docPr id="3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r w:rsidRPr="00550AF4">
        <w:rPr>
          <w:sz w:val="19"/>
        </w:rPr>
        <w:t xml:space="preserve">, and then select the display group. </w:t>
      </w:r>
      <w:r w:rsidRPr="00550AF4">
        <w:rPr>
          <w:sz w:val="19"/>
        </w:rPr>
        <w:br/>
      </w:r>
      <w:r w:rsidR="004E5EE1">
        <w:rPr>
          <w:sz w:val="19"/>
        </w:rPr>
        <w:t>The</w:t>
      </w:r>
      <w:r w:rsidRPr="00550AF4">
        <w:rPr>
          <w:sz w:val="19"/>
        </w:rPr>
        <w:t xml:space="preserve"> Schedule View for the </w:t>
      </w:r>
      <w:r w:rsidR="00A0474E" w:rsidRPr="00550AF4">
        <w:rPr>
          <w:sz w:val="19"/>
        </w:rPr>
        <w:t>r</w:t>
      </w:r>
      <w:r w:rsidRPr="00550AF4">
        <w:rPr>
          <w:sz w:val="19"/>
        </w:rPr>
        <w:t>oute-enabled path appear</w:t>
      </w:r>
      <w:r w:rsidR="00D21537">
        <w:rPr>
          <w:sz w:val="19"/>
        </w:rPr>
        <w:t>s</w:t>
      </w:r>
      <w:r w:rsidRPr="00550AF4">
        <w:rPr>
          <w:sz w:val="19"/>
        </w:rPr>
        <w:t xml:space="preserve">. </w:t>
      </w:r>
    </w:p>
    <w:p w14:paraId="29F32C07" w14:textId="77777777" w:rsidR="0034303D" w:rsidRPr="003C4749" w:rsidRDefault="0034303D" w:rsidP="0034303D">
      <w:pPr>
        <w:pStyle w:val="ListParagraph"/>
        <w:tabs>
          <w:tab w:val="left" w:pos="445"/>
        </w:tabs>
        <w:spacing w:before="125"/>
        <w:ind w:firstLine="0"/>
        <w:rPr>
          <w:sz w:val="19"/>
        </w:rPr>
      </w:pPr>
      <w:r w:rsidRPr="00AC5A8C">
        <w:rPr>
          <w:b/>
          <w:sz w:val="19"/>
        </w:rPr>
        <w:t>Note</w:t>
      </w:r>
      <w:r>
        <w:rPr>
          <w:sz w:val="19"/>
        </w:rPr>
        <w:t>:</w:t>
      </w:r>
    </w:p>
    <w:p w14:paraId="72AA8AB6" w14:textId="4BA0F32F" w:rsidR="000822CD" w:rsidRPr="000822CD" w:rsidRDefault="0034303D" w:rsidP="000822CD">
      <w:pPr>
        <w:tabs>
          <w:tab w:val="left" w:pos="445"/>
        </w:tabs>
        <w:spacing w:before="125"/>
        <w:ind w:left="1080"/>
        <w:rPr>
          <w:sz w:val="19"/>
        </w:rPr>
      </w:pPr>
      <w:r w:rsidRPr="00AC5A8C">
        <w:rPr>
          <w:sz w:val="19"/>
        </w:rPr>
        <w:t xml:space="preserve">If </w:t>
      </w:r>
      <w:r w:rsidR="00913679" w:rsidRPr="00AC5A8C">
        <w:rPr>
          <w:sz w:val="19"/>
        </w:rPr>
        <w:t>the Schedule V</w:t>
      </w:r>
      <w:r w:rsidRPr="00AC5A8C">
        <w:rPr>
          <w:sz w:val="19"/>
        </w:rPr>
        <w:t xml:space="preserve">iew does not exist, configure </w:t>
      </w:r>
      <w:r w:rsidR="008A1DC0">
        <w:rPr>
          <w:sz w:val="19"/>
        </w:rPr>
        <w:t>the V</w:t>
      </w:r>
      <w:r w:rsidR="00A0474E" w:rsidRPr="00AC5A8C">
        <w:rPr>
          <w:sz w:val="19"/>
        </w:rPr>
        <w:t>iew</w:t>
      </w:r>
      <w:r w:rsidRPr="00AC5A8C">
        <w:rPr>
          <w:sz w:val="19"/>
        </w:rPr>
        <w:t xml:space="preserve"> according to the </w:t>
      </w:r>
      <w:r w:rsidR="00DD1C38">
        <w:rPr>
          <w:sz w:val="19"/>
        </w:rPr>
        <w:t>required</w:t>
      </w:r>
      <w:r w:rsidRPr="00AC5A8C">
        <w:rPr>
          <w:sz w:val="19"/>
        </w:rPr>
        <w:t xml:space="preserve"> configuration</w:t>
      </w:r>
      <w:r w:rsidR="000822CD">
        <w:rPr>
          <w:sz w:val="19"/>
        </w:rPr>
        <w:t>, where the display path is the path in the line that contains a single virtual unit</w:t>
      </w:r>
      <w:r w:rsidRPr="00AC5A8C">
        <w:rPr>
          <w:sz w:val="19"/>
        </w:rPr>
        <w:t>, and then set the security group</w:t>
      </w:r>
      <w:r w:rsidR="008A1DC0">
        <w:rPr>
          <w:sz w:val="19"/>
        </w:rPr>
        <w:t xml:space="preserve"> for the V</w:t>
      </w:r>
      <w:r w:rsidR="00A0474E" w:rsidRPr="00AC5A8C">
        <w:rPr>
          <w:sz w:val="19"/>
        </w:rPr>
        <w:t>iew</w:t>
      </w:r>
      <w:r w:rsidRPr="00AC5A8C">
        <w:rPr>
          <w:sz w:val="19"/>
        </w:rPr>
        <w:t xml:space="preserve"> to </w:t>
      </w:r>
      <w:commentRangeStart w:id="51"/>
      <w:commentRangeStart w:id="52"/>
      <w:r w:rsidRPr="00ED0281">
        <w:rPr>
          <w:sz w:val="19"/>
        </w:rPr>
        <w:t>Administrator</w:t>
      </w:r>
      <w:commentRangeEnd w:id="51"/>
      <w:r w:rsidR="005B67A9" w:rsidRPr="00ED0281">
        <w:rPr>
          <w:rStyle w:val="CommentReference"/>
        </w:rPr>
        <w:commentReference w:id="51"/>
      </w:r>
      <w:commentRangeEnd w:id="52"/>
      <w:r w:rsidR="00FF280D">
        <w:rPr>
          <w:rStyle w:val="CommentReference"/>
        </w:rPr>
        <w:commentReference w:id="52"/>
      </w:r>
      <w:r w:rsidRPr="00AC5A8C">
        <w:rPr>
          <w:sz w:val="19"/>
        </w:rPr>
        <w:t>.</w:t>
      </w:r>
      <w:r w:rsidR="000822CD">
        <w:rPr>
          <w:sz w:val="19"/>
        </w:rPr>
        <w:t xml:space="preserve"> For more information, refer to the </w:t>
      </w:r>
      <w:r w:rsidR="000822CD" w:rsidRPr="00240CE3">
        <w:rPr>
          <w:color w:val="0070C0"/>
          <w:sz w:val="19"/>
          <w:highlight w:val="yellow"/>
        </w:rPr>
        <w:t>creating a schedule view</w:t>
      </w:r>
      <w:r w:rsidR="000822CD">
        <w:rPr>
          <w:sz w:val="19"/>
        </w:rPr>
        <w:t xml:space="preserve"> topic</w:t>
      </w:r>
      <w:r w:rsidR="000822CD" w:rsidRPr="000822CD">
        <w:rPr>
          <w:sz w:val="19"/>
        </w:rPr>
        <w:t>.</w:t>
      </w:r>
    </w:p>
    <w:p w14:paraId="70ECC216" w14:textId="5CD4E8EA" w:rsidR="0034303D" w:rsidRPr="00AC5A8C" w:rsidRDefault="0034303D" w:rsidP="00AC5A8C">
      <w:pPr>
        <w:tabs>
          <w:tab w:val="left" w:pos="445"/>
        </w:tabs>
        <w:spacing w:before="125"/>
        <w:ind w:left="1080"/>
        <w:rPr>
          <w:sz w:val="19"/>
        </w:rPr>
      </w:pPr>
    </w:p>
    <w:p w14:paraId="5A8E1401" w14:textId="77777777" w:rsidR="00913679" w:rsidRDefault="00913679" w:rsidP="00913679">
      <w:pPr>
        <w:tabs>
          <w:tab w:val="left" w:pos="445"/>
        </w:tabs>
        <w:spacing w:before="125"/>
        <w:ind w:left="103"/>
        <w:rPr>
          <w:sz w:val="19"/>
        </w:rPr>
      </w:pPr>
    </w:p>
    <w:p w14:paraId="471B95A8" w14:textId="5BF009E3" w:rsidR="007B7EF9" w:rsidRPr="00B425FB" w:rsidRDefault="00913679" w:rsidP="007B7EF9">
      <w:pPr>
        <w:tabs>
          <w:tab w:val="left" w:pos="445"/>
        </w:tabs>
        <w:spacing w:before="125"/>
        <w:ind w:left="103"/>
        <w:rPr>
          <w:b/>
          <w:sz w:val="19"/>
        </w:rPr>
      </w:pPr>
      <w:r w:rsidRPr="00B425FB">
        <w:rPr>
          <w:b/>
          <w:sz w:val="19"/>
        </w:rPr>
        <w:t>See</w:t>
      </w:r>
      <w:r w:rsidR="003C7F42" w:rsidRPr="00B425FB">
        <w:rPr>
          <w:b/>
          <w:sz w:val="19"/>
        </w:rPr>
        <w:t xml:space="preserve"> Also</w:t>
      </w:r>
    </w:p>
    <w:p w14:paraId="13484CE1" w14:textId="57BF258C" w:rsidR="003C7F42" w:rsidRPr="00B425FB" w:rsidRDefault="003C7F42" w:rsidP="007514E4">
      <w:pPr>
        <w:pStyle w:val="ListParagraph"/>
        <w:numPr>
          <w:ilvl w:val="0"/>
          <w:numId w:val="40"/>
        </w:numPr>
        <w:tabs>
          <w:tab w:val="left" w:pos="445"/>
        </w:tabs>
        <w:spacing w:before="125"/>
        <w:rPr>
          <w:sz w:val="20"/>
          <w:szCs w:val="20"/>
        </w:rPr>
      </w:pPr>
      <w:r w:rsidRPr="00B425FB">
        <w:rPr>
          <w:sz w:val="20"/>
          <w:szCs w:val="20"/>
        </w:rPr>
        <w:t>Production Lines</w:t>
      </w:r>
    </w:p>
    <w:p w14:paraId="3ECFF251" w14:textId="28BB6512" w:rsidR="007514E4" w:rsidRPr="00B425FB" w:rsidRDefault="00276249" w:rsidP="007514E4">
      <w:pPr>
        <w:pStyle w:val="ListParagraph"/>
        <w:numPr>
          <w:ilvl w:val="0"/>
          <w:numId w:val="40"/>
        </w:numPr>
        <w:tabs>
          <w:tab w:val="left" w:pos="445"/>
        </w:tabs>
        <w:spacing w:before="125"/>
        <w:rPr>
          <w:sz w:val="20"/>
          <w:szCs w:val="20"/>
        </w:rPr>
      </w:pPr>
      <w:r w:rsidRPr="00B425FB">
        <w:rPr>
          <w:rFonts w:eastAsia="Times New Roman"/>
          <w:sz w:val="20"/>
          <w:szCs w:val="20"/>
        </w:rPr>
        <w:t>Production Units</w:t>
      </w:r>
    </w:p>
    <w:p w14:paraId="6BC1407D" w14:textId="77777777" w:rsidR="00B425FB" w:rsidRPr="00B425FB" w:rsidRDefault="00B425FB" w:rsidP="00B425FB">
      <w:pPr>
        <w:pStyle w:val="ListParagraph"/>
        <w:numPr>
          <w:ilvl w:val="0"/>
          <w:numId w:val="40"/>
        </w:numPr>
        <w:tabs>
          <w:tab w:val="left" w:pos="445"/>
        </w:tabs>
        <w:spacing w:before="125"/>
        <w:rPr>
          <w:rFonts w:eastAsia="Times New Roman"/>
          <w:sz w:val="20"/>
          <w:szCs w:val="20"/>
        </w:rPr>
      </w:pPr>
      <w:r w:rsidRPr="00B425FB">
        <w:rPr>
          <w:rFonts w:eastAsia="Times New Roman"/>
          <w:sz w:val="20"/>
          <w:szCs w:val="20"/>
        </w:rPr>
        <w:t>Adding Products</w:t>
      </w:r>
    </w:p>
    <w:p w14:paraId="57A5A113" w14:textId="5B7600C7" w:rsidR="003C7F42" w:rsidRPr="00B425FB" w:rsidRDefault="003C7F42" w:rsidP="003C7F42">
      <w:pPr>
        <w:pStyle w:val="ListParagraph"/>
        <w:numPr>
          <w:ilvl w:val="0"/>
          <w:numId w:val="40"/>
        </w:numPr>
        <w:tabs>
          <w:tab w:val="left" w:pos="445"/>
        </w:tabs>
        <w:spacing w:before="125"/>
        <w:rPr>
          <w:rFonts w:eastAsia="Times New Roman"/>
          <w:sz w:val="20"/>
          <w:szCs w:val="20"/>
        </w:rPr>
      </w:pPr>
      <w:r w:rsidRPr="00B425FB">
        <w:rPr>
          <w:rFonts w:eastAsia="Times New Roman"/>
          <w:sz w:val="20"/>
          <w:szCs w:val="20"/>
        </w:rPr>
        <w:t>Mapping Products to Units</w:t>
      </w:r>
    </w:p>
    <w:p w14:paraId="478BC231" w14:textId="77777777" w:rsidR="003C7F42" w:rsidRDefault="003C7F42" w:rsidP="003C7F42">
      <w:pPr>
        <w:tabs>
          <w:tab w:val="left" w:pos="445"/>
        </w:tabs>
        <w:spacing w:before="125"/>
        <w:ind w:left="1080"/>
      </w:pPr>
    </w:p>
    <w:p w14:paraId="728CCE5F" w14:textId="6573EA47" w:rsidR="007A4C50" w:rsidRDefault="00A12D46" w:rsidP="007514E4">
      <w:pPr>
        <w:rPr>
          <w:color w:val="000080"/>
          <w:sz w:val="35"/>
        </w:rPr>
      </w:pPr>
      <w:r w:rsidRPr="007514E4">
        <w:t xml:space="preserve"> </w:t>
      </w:r>
      <w:r w:rsidR="007A4C50" w:rsidRPr="007514E4">
        <w:rPr>
          <w:color w:val="000080"/>
          <w:sz w:val="35"/>
        </w:rPr>
        <w:br w:type="page"/>
      </w:r>
    </w:p>
    <w:p w14:paraId="1FEAF473" w14:textId="06965B4F" w:rsidR="00B04782" w:rsidRPr="00A0474E" w:rsidRDefault="00837948">
      <w:pPr>
        <w:rPr>
          <w:sz w:val="68"/>
        </w:rPr>
      </w:pPr>
      <w:r w:rsidRPr="00A0474E">
        <w:rPr>
          <w:sz w:val="68"/>
          <w:highlight w:val="yellow"/>
        </w:rPr>
        <w:lastRenderedPageBreak/>
        <w:t>Earlier</w:t>
      </w:r>
      <w:r w:rsidR="00B04782" w:rsidRPr="00A0474E">
        <w:rPr>
          <w:sz w:val="68"/>
          <w:highlight w:val="yellow"/>
        </w:rPr>
        <w:t xml:space="preserve"> Content</w:t>
      </w:r>
    </w:p>
    <w:p w14:paraId="784773B2" w14:textId="77777777" w:rsidR="00B04782" w:rsidRDefault="00B04782"/>
    <w:p w14:paraId="58342800" w14:textId="43E9C410" w:rsidR="00B04782" w:rsidRDefault="00A0474E">
      <w:r w:rsidRPr="00A0474E">
        <w:rPr>
          <w:b/>
          <w:highlight w:val="yellow"/>
        </w:rPr>
        <w:t>Note for Reviewers:</w:t>
      </w:r>
      <w:r w:rsidRPr="00A0474E">
        <w:rPr>
          <w:highlight w:val="yellow"/>
        </w:rPr>
        <w:t xml:space="preserve"> This section includes content submitted earlier for reviews. Use this section for reference purpose only and check the disposition status of any comments. To review the content, refer to the Latest Content section included above.</w:t>
      </w:r>
    </w:p>
    <w:p w14:paraId="6733872C" w14:textId="77777777" w:rsidR="00A0474E" w:rsidRDefault="00A0474E"/>
    <w:p w14:paraId="5D7D90D8" w14:textId="77777777" w:rsidR="00C72F3E" w:rsidRDefault="00C72F3E" w:rsidP="00C72F3E">
      <w:pPr>
        <w:pStyle w:val="BodyText"/>
        <w:spacing w:line="59" w:lineRule="exact"/>
        <w:ind w:left="125"/>
        <w:rPr>
          <w:rFonts w:ascii="Times New Roman"/>
          <w:sz w:val="5"/>
        </w:rPr>
      </w:pPr>
    </w:p>
    <w:p w14:paraId="352A877C" w14:textId="77777777" w:rsidR="00C72F3E" w:rsidRDefault="00C72F3E" w:rsidP="00C72F3E">
      <w:pPr>
        <w:rPr>
          <w:rFonts w:ascii="Times New Roman"/>
          <w:sz w:val="5"/>
          <w:szCs w:val="19"/>
        </w:rPr>
      </w:pPr>
      <w:r>
        <w:rPr>
          <w:noProof/>
        </w:rPr>
        <mc:AlternateContent>
          <mc:Choice Requires="wps">
            <w:drawing>
              <wp:anchor distT="45720" distB="45720" distL="114300" distR="114300" simplePos="0" relativeHeight="251660288" behindDoc="0" locked="0" layoutInCell="1" allowOverlap="1" wp14:anchorId="5A9811D3" wp14:editId="16F0C0B1">
                <wp:simplePos x="0" y="0"/>
                <wp:positionH relativeFrom="margin">
                  <wp:posOffset>212090</wp:posOffset>
                </wp:positionH>
                <wp:positionV relativeFrom="paragraph">
                  <wp:posOffset>1203960</wp:posOffset>
                </wp:positionV>
                <wp:extent cx="6012180" cy="1478915"/>
                <wp:effectExtent l="0" t="0" r="7620" b="762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2180" cy="1478915"/>
                        </a:xfrm>
                        <a:prstGeom prst="rect">
                          <a:avLst/>
                        </a:prstGeom>
                        <a:solidFill>
                          <a:srgbClr val="FFFFFF"/>
                        </a:solidFill>
                        <a:ln w="9525">
                          <a:solidFill>
                            <a:srgbClr val="000000"/>
                          </a:solidFill>
                          <a:miter lim="800000"/>
                          <a:headEnd/>
                          <a:tailEnd/>
                        </a:ln>
                      </wps:spPr>
                      <wps:txbx>
                        <w:txbxContent>
                          <w:p w14:paraId="12958AAA" w14:textId="77777777" w:rsidR="00B10ED0" w:rsidRDefault="00B10ED0" w:rsidP="00C72F3E">
                            <w:r>
                              <w:t xml:space="preserve">User Story: </w:t>
                            </w:r>
                            <w:hyperlink r:id="rId18" w:anchor="/61467512989d/detail/userstory/227214609076" w:history="1">
                              <w:r>
                                <w:rPr>
                                  <w:rStyle w:val="Hyperlink"/>
                                </w:rPr>
                                <w:t>US265880</w:t>
                              </w:r>
                            </w:hyperlink>
                            <w:r>
                              <w:rPr>
                                <w:rStyle w:val="Hyperlink"/>
                              </w:rPr>
                              <w:t xml:space="preserve"> </w:t>
                            </w:r>
                            <w:r w:rsidRPr="003F0799">
                              <w:t xml:space="preserve">Task: </w:t>
                            </w:r>
                            <w:hyperlink r:id="rId19" w:anchor="/61467512989d/detail/task/227214616116" w:history="1">
                              <w:r>
                                <w:rPr>
                                  <w:rStyle w:val="Hyperlink"/>
                                </w:rPr>
                                <w:t>TA433608</w:t>
                              </w:r>
                            </w:hyperlink>
                          </w:p>
                          <w:p w14:paraId="0DF554EE" w14:textId="77777777" w:rsidR="00B10ED0" w:rsidRDefault="00B10ED0" w:rsidP="00C72F3E">
                            <w:pPr>
                              <w:rPr>
                                <w:lang w:val="en-IN"/>
                              </w:rPr>
                            </w:pPr>
                          </w:p>
                          <w:p w14:paraId="17C7F8A5" w14:textId="77777777" w:rsidR="00B10ED0" w:rsidRPr="00A23BB1" w:rsidRDefault="00B10ED0" w:rsidP="00C72F3E">
                            <w:pPr>
                              <w:rPr>
                                <w:lang w:val="en-IN"/>
                              </w:rPr>
                            </w:pPr>
                            <w:r w:rsidRPr="00A23BB1">
                              <w:rPr>
                                <w:lang w:val="en-IN"/>
                              </w:rPr>
                              <w:t>Credentials to login the VM.</w:t>
                            </w:r>
                          </w:p>
                          <w:p w14:paraId="6D9A7EAC" w14:textId="77777777" w:rsidR="00B10ED0" w:rsidRPr="00A23BB1" w:rsidRDefault="00B10ED0" w:rsidP="00C72F3E">
                            <w:pPr>
                              <w:pStyle w:val="ListParagraph"/>
                              <w:numPr>
                                <w:ilvl w:val="0"/>
                                <w:numId w:val="13"/>
                              </w:numPr>
                              <w:spacing w:before="0"/>
                              <w:ind w:left="360" w:firstLine="0"/>
                              <w:rPr>
                                <w:lang w:val="en-IN"/>
                              </w:rPr>
                            </w:pPr>
                            <w:r w:rsidRPr="00A23BB1">
                              <w:rPr>
                                <w:lang w:val="en-IN"/>
                              </w:rPr>
                              <w:t xml:space="preserve">IP- </w:t>
                            </w:r>
                            <w:r w:rsidRPr="005E3BDE">
                              <w:rPr>
                                <w:lang w:val="en-IN"/>
                              </w:rPr>
                              <w:t>10.181.213.37</w:t>
                            </w:r>
                          </w:p>
                          <w:p w14:paraId="5AFA772E" w14:textId="77777777" w:rsidR="00B10ED0" w:rsidRPr="00A23BB1" w:rsidRDefault="00B10ED0" w:rsidP="00C72F3E">
                            <w:pPr>
                              <w:pStyle w:val="ListParagraph"/>
                              <w:numPr>
                                <w:ilvl w:val="0"/>
                                <w:numId w:val="13"/>
                              </w:numPr>
                              <w:spacing w:before="0"/>
                              <w:ind w:left="360" w:firstLine="0"/>
                              <w:rPr>
                                <w:lang w:val="en-IN"/>
                              </w:rPr>
                            </w:pPr>
                            <w:r w:rsidRPr="00A23BB1">
                              <w:rPr>
                                <w:lang w:val="en-IN"/>
                              </w:rPr>
                              <w:t>Password-</w:t>
                            </w:r>
                            <w:r w:rsidRPr="005E3BDE">
                              <w:t xml:space="preserve"> </w:t>
                            </w:r>
                            <w:r w:rsidRPr="005E3BDE">
                              <w:rPr>
                                <w:lang w:val="en-IN"/>
                              </w:rPr>
                              <w:t>Gei321ipc</w:t>
                            </w:r>
                          </w:p>
                          <w:p w14:paraId="55BB12BA" w14:textId="77777777" w:rsidR="00B10ED0" w:rsidRDefault="00B10ED0" w:rsidP="00C72F3E">
                            <w:pPr>
                              <w:pStyle w:val="ListParagraph"/>
                            </w:pPr>
                            <w:r>
                              <w:t xml:space="preserve">Location of source files: </w:t>
                            </w:r>
                            <w:r w:rsidRPr="000E301F">
                              <w:t>svn://foxpasvn.gis.corp.ge.com/Proficy/Proficy/Trunk/DocumentationSource/Help Files - RH9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9811D3" id="_x0000_s1027" type="#_x0000_t202" style="position:absolute;margin-left:16.7pt;margin-top:94.8pt;width:473.4pt;height:116.45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">
                <v:textbox style="mso-fit-shape-to-text:t">
                  <w:txbxContent>
                    <w:p w14:paraId="12958AAA" w14:textId="77777777" w:rsidR="00B10ED0" w:rsidRDefault="00B10ED0" w:rsidP="00C72F3E">
                      <w:r>
                        <w:t xml:space="preserve">User Story: </w:t>
                      </w:r>
                      <w:hyperlink r:id="rId20" w:anchor="/61467512989d/detail/userstory/227214609076" w:history="1">
                        <w:r>
                          <w:rPr>
                            <w:rStyle w:val="Hyperlink"/>
                          </w:rPr>
                          <w:t>US265880</w:t>
                        </w:r>
                      </w:hyperlink>
                      <w:r>
                        <w:rPr>
                          <w:rStyle w:val="Hyperlink"/>
                        </w:rPr>
                        <w:t xml:space="preserve"> </w:t>
                      </w:r>
                      <w:r w:rsidRPr="003F0799">
                        <w:t xml:space="preserve">Task: </w:t>
                      </w:r>
                      <w:hyperlink r:id="rId21" w:anchor="/61467512989d/detail/task/227214616116" w:history="1">
                        <w:r>
                          <w:rPr>
                            <w:rStyle w:val="Hyperlink"/>
                          </w:rPr>
                          <w:t>TA433608</w:t>
                        </w:r>
                      </w:hyperlink>
                    </w:p>
                    <w:p w14:paraId="0DF554EE" w14:textId="77777777" w:rsidR="00B10ED0" w:rsidRDefault="00B10ED0" w:rsidP="00C72F3E">
                      <w:pPr>
                        <w:rPr>
                          <w:lang w:val="en-IN"/>
                        </w:rPr>
                      </w:pPr>
                    </w:p>
                    <w:p w14:paraId="17C7F8A5" w14:textId="77777777" w:rsidR="00B10ED0" w:rsidRPr="00A23BB1" w:rsidRDefault="00B10ED0" w:rsidP="00C72F3E">
                      <w:pPr>
                        <w:rPr>
                          <w:lang w:val="en-IN"/>
                        </w:rPr>
                      </w:pPr>
                      <w:r w:rsidRPr="00A23BB1">
                        <w:rPr>
                          <w:lang w:val="en-IN"/>
                        </w:rPr>
                        <w:t>Credentials to login the VM.</w:t>
                      </w:r>
                    </w:p>
                    <w:p w14:paraId="6D9A7EAC" w14:textId="77777777" w:rsidR="00B10ED0" w:rsidRPr="00A23BB1" w:rsidRDefault="00B10ED0" w:rsidP="00C72F3E">
                      <w:pPr>
                        <w:pStyle w:val="ListParagraph"/>
                        <w:numPr>
                          <w:ilvl w:val="0"/>
                          <w:numId w:val="13"/>
                        </w:numPr>
                        <w:spacing w:before="0"/>
                        <w:ind w:left="360" w:firstLine="0"/>
                        <w:rPr>
                          <w:lang w:val="en-IN"/>
                        </w:rPr>
                      </w:pPr>
                      <w:r w:rsidRPr="00A23BB1">
                        <w:rPr>
                          <w:lang w:val="en-IN"/>
                        </w:rPr>
                        <w:t xml:space="preserve">IP- </w:t>
                      </w:r>
                      <w:r w:rsidRPr="005E3BDE">
                        <w:rPr>
                          <w:lang w:val="en-IN"/>
                        </w:rPr>
                        <w:t>10.181.213.37</w:t>
                      </w:r>
                    </w:p>
                    <w:p w14:paraId="5AFA772E" w14:textId="77777777" w:rsidR="00B10ED0" w:rsidRPr="00A23BB1" w:rsidRDefault="00B10ED0" w:rsidP="00C72F3E">
                      <w:pPr>
                        <w:pStyle w:val="ListParagraph"/>
                        <w:numPr>
                          <w:ilvl w:val="0"/>
                          <w:numId w:val="13"/>
                        </w:numPr>
                        <w:spacing w:before="0"/>
                        <w:ind w:left="360" w:firstLine="0"/>
                        <w:rPr>
                          <w:lang w:val="en-IN"/>
                        </w:rPr>
                      </w:pPr>
                      <w:r w:rsidRPr="00A23BB1">
                        <w:rPr>
                          <w:lang w:val="en-IN"/>
                        </w:rPr>
                        <w:t>Password-</w:t>
                      </w:r>
                      <w:r w:rsidRPr="005E3BDE">
                        <w:t xml:space="preserve"> </w:t>
                      </w:r>
                      <w:r w:rsidRPr="005E3BDE">
                        <w:rPr>
                          <w:lang w:val="en-IN"/>
                        </w:rPr>
                        <w:t>Gei321ipc</w:t>
                      </w:r>
                    </w:p>
                    <w:p w14:paraId="55BB12BA" w14:textId="77777777" w:rsidR="00B10ED0" w:rsidRDefault="00B10ED0" w:rsidP="00C72F3E">
                      <w:pPr>
                        <w:pStyle w:val="ListParagraph"/>
                      </w:pPr>
                      <w:r>
                        <w:t xml:space="preserve">Location of source files: </w:t>
                      </w:r>
                      <w:r w:rsidRPr="000E301F">
                        <w:t>svn://foxpasvn.gis.corp.ge.com/Proficy/Proficy/Trunk/DocumentationSource/Help Files - RH9</w:t>
                      </w:r>
                    </w:p>
                  </w:txbxContent>
                </v:textbox>
                <w10:wrap type="square" anchorx="margin"/>
              </v:shape>
            </w:pict>
          </mc:Fallback>
        </mc:AlternateContent>
      </w:r>
      <w:r>
        <w:rPr>
          <w:rFonts w:ascii="Times New Roman"/>
          <w:sz w:val="5"/>
        </w:rPr>
        <w:br w:type="page"/>
      </w:r>
    </w:p>
    <w:p w14:paraId="3B9C71CB" w14:textId="77777777" w:rsidR="00C72F3E" w:rsidRDefault="00C72F3E" w:rsidP="00C72F3E">
      <w:pPr>
        <w:pStyle w:val="BodyText"/>
        <w:spacing w:line="59" w:lineRule="exact"/>
        <w:ind w:left="125"/>
        <w:rPr>
          <w:rFonts w:ascii="Times New Roman"/>
          <w:sz w:val="5"/>
        </w:rPr>
      </w:pPr>
    </w:p>
    <w:p w14:paraId="7BC6591A" w14:textId="77777777" w:rsidR="00C72F3E" w:rsidRDefault="00C72F3E" w:rsidP="00C72F3E">
      <w:pPr>
        <w:pStyle w:val="BodyText"/>
        <w:spacing w:line="59" w:lineRule="exact"/>
        <w:ind w:left="125"/>
        <w:rPr>
          <w:rFonts w:ascii="Times New Roman"/>
          <w:sz w:val="5"/>
        </w:rPr>
      </w:pPr>
    </w:p>
    <w:p w14:paraId="03552AEB" w14:textId="77777777" w:rsidR="00C72F3E" w:rsidRDefault="00C72F3E" w:rsidP="00C72F3E"/>
    <w:p w14:paraId="755C1F35" w14:textId="77777777" w:rsidR="00C72F3E" w:rsidRPr="00A0474E" w:rsidRDefault="00C72F3E" w:rsidP="00C72F3E">
      <w:pPr>
        <w:spacing w:before="113" w:line="350" w:lineRule="auto"/>
        <w:ind w:left="140" w:right="162"/>
        <w:rPr>
          <w:color w:val="000080"/>
          <w:sz w:val="60"/>
          <w:szCs w:val="68"/>
        </w:rPr>
      </w:pPr>
      <w:r w:rsidRPr="00A0474E">
        <w:rPr>
          <w:color w:val="000080"/>
          <w:sz w:val="60"/>
          <w:szCs w:val="68"/>
          <w:highlight w:val="yellow"/>
        </w:rPr>
        <w:t>Latest Content Submitted for Review</w:t>
      </w:r>
    </w:p>
    <w:p w14:paraId="6A262A0B" w14:textId="77777777" w:rsidR="00C72F3E" w:rsidRPr="00D9664D" w:rsidRDefault="00C72F3E" w:rsidP="00C72F3E">
      <w:pPr>
        <w:spacing w:before="113" w:line="350" w:lineRule="auto"/>
        <w:ind w:left="140" w:right="162"/>
      </w:pPr>
      <w:r w:rsidRPr="000778ED">
        <w:rPr>
          <w:color w:val="000080"/>
          <w:sz w:val="35"/>
        </w:rPr>
        <w:t>About</w:t>
      </w:r>
      <w:r w:rsidRPr="00D9664D">
        <w:t xml:space="preserve"> </w:t>
      </w:r>
      <w:r>
        <w:rPr>
          <w:color w:val="000080"/>
          <w:sz w:val="35"/>
        </w:rPr>
        <w:t>E</w:t>
      </w:r>
      <w:r w:rsidRPr="000778ED">
        <w:rPr>
          <w:color w:val="000080"/>
          <w:sz w:val="35"/>
        </w:rPr>
        <w:t>nabl</w:t>
      </w:r>
      <w:r>
        <w:rPr>
          <w:color w:val="000080"/>
          <w:sz w:val="35"/>
        </w:rPr>
        <w:t>ing a</w:t>
      </w:r>
      <w:r w:rsidRPr="000778ED">
        <w:rPr>
          <w:color w:val="000080"/>
          <w:sz w:val="35"/>
        </w:rPr>
        <w:t xml:space="preserve"> Production Line</w:t>
      </w:r>
      <w:r>
        <w:rPr>
          <w:color w:val="000080"/>
          <w:sz w:val="35"/>
        </w:rPr>
        <w:t xml:space="preserve"> for Using a Route</w:t>
      </w:r>
    </w:p>
    <w:p w14:paraId="5527C73B" w14:textId="77777777" w:rsidR="00C72F3E" w:rsidRPr="00D9664D" w:rsidRDefault="00C72F3E" w:rsidP="00C72F3E"/>
    <w:p w14:paraId="7212F71A" w14:textId="77777777" w:rsidR="00C72F3E" w:rsidRPr="00996A66" w:rsidRDefault="00C72F3E" w:rsidP="00C72F3E">
      <w:pPr>
        <w:pStyle w:val="BodyText"/>
        <w:spacing w:before="271" w:line="360" w:lineRule="auto"/>
        <w:ind w:left="140" w:right="162"/>
        <w:rPr>
          <w:rFonts w:eastAsia="Times New Roman"/>
          <w:sz w:val="20"/>
          <w:szCs w:val="20"/>
        </w:rPr>
      </w:pPr>
      <w:r>
        <w:rPr>
          <w:rFonts w:eastAsia="Times New Roman"/>
          <w:sz w:val="20"/>
          <w:szCs w:val="20"/>
        </w:rPr>
        <w:t>A p</w:t>
      </w:r>
      <w:r w:rsidRPr="002E5B05">
        <w:rPr>
          <w:rFonts w:eastAsia="Times New Roman"/>
          <w:sz w:val="20"/>
          <w:szCs w:val="20"/>
        </w:rPr>
        <w:t>roduction lin</w:t>
      </w:r>
      <w:r>
        <w:rPr>
          <w:rFonts w:eastAsia="Times New Roman"/>
          <w:sz w:val="20"/>
          <w:szCs w:val="20"/>
        </w:rPr>
        <w:t>e is a collection of equipment or P</w:t>
      </w:r>
      <w:r w:rsidRPr="002E5B05">
        <w:rPr>
          <w:rFonts w:eastAsia="Times New Roman"/>
          <w:sz w:val="20"/>
          <w:szCs w:val="20"/>
        </w:rPr>
        <w:t xml:space="preserve">roduction </w:t>
      </w:r>
      <w:r>
        <w:rPr>
          <w:rFonts w:eastAsia="Times New Roman"/>
          <w:sz w:val="20"/>
          <w:szCs w:val="20"/>
        </w:rPr>
        <w:t>U</w:t>
      </w:r>
      <w:r w:rsidRPr="002E5B05">
        <w:rPr>
          <w:rFonts w:eastAsia="Times New Roman"/>
          <w:sz w:val="20"/>
          <w:szCs w:val="20"/>
        </w:rPr>
        <w:t>nits that operate together to produce a product.</w:t>
      </w:r>
      <w:r w:rsidRPr="00996A66">
        <w:rPr>
          <w:rFonts w:eastAsia="Times New Roman"/>
          <w:sz w:val="20"/>
          <w:szCs w:val="20"/>
        </w:rPr>
        <w:t xml:space="preserve"> The Plant Applications Universal Client </w:t>
      </w:r>
      <w:r>
        <w:rPr>
          <w:rFonts w:eastAsia="Times New Roman"/>
          <w:sz w:val="20"/>
          <w:szCs w:val="20"/>
        </w:rPr>
        <w:t>lists</w:t>
      </w:r>
      <w:r w:rsidRPr="00996A66">
        <w:rPr>
          <w:rFonts w:eastAsia="Times New Roman"/>
          <w:sz w:val="20"/>
          <w:szCs w:val="20"/>
        </w:rPr>
        <w:t xml:space="preserve"> work orders within a Production Unit. To execute</w:t>
      </w:r>
      <w:r>
        <w:rPr>
          <w:rFonts w:eastAsia="Times New Roman"/>
          <w:sz w:val="20"/>
          <w:szCs w:val="20"/>
        </w:rPr>
        <w:t xml:space="preserve"> a</w:t>
      </w:r>
      <w:r w:rsidRPr="00996A66">
        <w:rPr>
          <w:rFonts w:eastAsia="Times New Roman"/>
          <w:sz w:val="20"/>
          <w:szCs w:val="20"/>
        </w:rPr>
        <w:t xml:space="preserve"> work order </w:t>
      </w:r>
      <w:r>
        <w:rPr>
          <w:rFonts w:eastAsia="Times New Roman"/>
          <w:sz w:val="20"/>
          <w:szCs w:val="20"/>
        </w:rPr>
        <w:t>on</w:t>
      </w:r>
      <w:r w:rsidRPr="00996A66">
        <w:rPr>
          <w:rFonts w:eastAsia="Times New Roman"/>
          <w:sz w:val="20"/>
          <w:szCs w:val="20"/>
        </w:rPr>
        <w:t xml:space="preserve"> a Production Unit and manufacture products on the production line from the Plant Applications Universal Client, you must </w:t>
      </w:r>
      <w:r>
        <w:rPr>
          <w:rFonts w:eastAsia="Times New Roman"/>
          <w:sz w:val="20"/>
          <w:szCs w:val="20"/>
        </w:rPr>
        <w:t xml:space="preserve">enable a production line to use routes. </w:t>
      </w:r>
    </w:p>
    <w:p w14:paraId="5C9E8406" w14:textId="77777777" w:rsidR="00C72F3E" w:rsidRDefault="00C72F3E" w:rsidP="00C72F3E">
      <w:pPr>
        <w:rPr>
          <w:highlight w:val="yellow"/>
        </w:rPr>
      </w:pPr>
    </w:p>
    <w:p w14:paraId="483BC374" w14:textId="77777777" w:rsidR="00C72F3E" w:rsidRDefault="00C72F3E" w:rsidP="00C72F3E">
      <w:pPr>
        <w:pStyle w:val="Heading2"/>
      </w:pPr>
      <w:r w:rsidRPr="00401E4B">
        <w:t>Enable</w:t>
      </w:r>
      <w:r>
        <w:t xml:space="preserve"> a Production Line to Use Routes to Manufacture Products </w:t>
      </w:r>
    </w:p>
    <w:p w14:paraId="37C61AD9" w14:textId="77777777" w:rsidR="00C72F3E" w:rsidRPr="00012B65" w:rsidRDefault="00C72F3E" w:rsidP="00C72F3E">
      <w:pPr>
        <w:pStyle w:val="ListParagraph"/>
        <w:numPr>
          <w:ilvl w:val="0"/>
          <w:numId w:val="6"/>
        </w:numPr>
        <w:tabs>
          <w:tab w:val="left" w:pos="445"/>
        </w:tabs>
        <w:spacing w:before="125"/>
        <w:ind w:hanging="340"/>
        <w:rPr>
          <w:sz w:val="19"/>
        </w:rPr>
      </w:pPr>
      <w:r w:rsidRPr="00012B65">
        <w:rPr>
          <w:sz w:val="19"/>
        </w:rPr>
        <w:t>Log in to the Plant Applications Administrator - [Server</w:t>
      </w:r>
      <w:r w:rsidRPr="00012B65">
        <w:rPr>
          <w:spacing w:val="2"/>
          <w:sz w:val="19"/>
        </w:rPr>
        <w:t xml:space="preserve"> </w:t>
      </w:r>
      <w:r w:rsidRPr="00012B65">
        <w:rPr>
          <w:sz w:val="19"/>
        </w:rPr>
        <w:t>Manager].</w:t>
      </w:r>
    </w:p>
    <w:p w14:paraId="4600CB47" w14:textId="77777777" w:rsidR="00C72F3E" w:rsidRDefault="00C72F3E" w:rsidP="00C72F3E">
      <w:pPr>
        <w:pStyle w:val="ListParagraph"/>
        <w:numPr>
          <w:ilvl w:val="0"/>
          <w:numId w:val="6"/>
        </w:numPr>
        <w:tabs>
          <w:tab w:val="left" w:pos="445"/>
        </w:tabs>
        <w:spacing w:before="125"/>
        <w:ind w:hanging="340"/>
        <w:rPr>
          <w:sz w:val="19"/>
        </w:rPr>
      </w:pPr>
      <w:r w:rsidRPr="00012B65">
        <w:rPr>
          <w:sz w:val="19"/>
        </w:rPr>
        <w:t xml:space="preserve">In the </w:t>
      </w:r>
      <w:commentRangeStart w:id="53"/>
      <w:r w:rsidRPr="00012B65">
        <w:rPr>
          <w:b/>
          <w:sz w:val="19"/>
        </w:rPr>
        <w:t>Plant Applications Servers</w:t>
      </w:r>
      <w:commentRangeEnd w:id="53"/>
      <w:r>
        <w:rPr>
          <w:rStyle w:val="CommentReference"/>
        </w:rPr>
        <w:commentReference w:id="53"/>
      </w:r>
      <w:r>
        <w:rPr>
          <w:sz w:val="19"/>
        </w:rPr>
        <w:t xml:space="preserve"> node</w:t>
      </w:r>
      <w:r w:rsidRPr="00012B65">
        <w:rPr>
          <w:sz w:val="19"/>
        </w:rPr>
        <w:t>, select</w:t>
      </w:r>
      <w:r w:rsidRPr="00012B65">
        <w:rPr>
          <w:spacing w:val="10"/>
          <w:sz w:val="19"/>
        </w:rPr>
        <w:t xml:space="preserve"> </w:t>
      </w:r>
      <w:r w:rsidRPr="00012B65">
        <w:rPr>
          <w:noProof/>
          <w:sz w:val="19"/>
        </w:rPr>
        <w:drawing>
          <wp:inline distT="0" distB="0" distL="0" distR="0" wp14:anchorId="2D1D1580" wp14:editId="4FCEA91D">
            <wp:extent cx="134111" cy="169164"/>
            <wp:effectExtent l="0" t="0" r="0" b="0"/>
            <wp:docPr id="19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r>
        <w:rPr>
          <w:spacing w:val="10"/>
          <w:sz w:val="19"/>
        </w:rPr>
        <w:t>.</w:t>
      </w:r>
    </w:p>
    <w:p w14:paraId="27833178" w14:textId="77777777" w:rsidR="00C72F3E" w:rsidRPr="00B16607" w:rsidRDefault="00C72F3E" w:rsidP="00C72F3E">
      <w:pPr>
        <w:pStyle w:val="ListParagraph"/>
        <w:numPr>
          <w:ilvl w:val="0"/>
          <w:numId w:val="6"/>
        </w:numPr>
        <w:tabs>
          <w:tab w:val="left" w:pos="445"/>
        </w:tabs>
        <w:spacing w:before="125"/>
        <w:rPr>
          <w:sz w:val="19"/>
        </w:rPr>
      </w:pPr>
      <w:r>
        <w:rPr>
          <w:sz w:val="19"/>
        </w:rPr>
        <w:t xml:space="preserve">In the </w:t>
      </w:r>
      <w:r w:rsidRPr="00224052">
        <w:rPr>
          <w:b/>
          <w:sz w:val="19"/>
        </w:rPr>
        <w:t>Plant Model</w:t>
      </w:r>
      <w:r>
        <w:rPr>
          <w:sz w:val="19"/>
        </w:rPr>
        <w:t xml:space="preserve"> node, select </w:t>
      </w:r>
      <w:r w:rsidRPr="00012B65">
        <w:rPr>
          <w:noProof/>
          <w:sz w:val="19"/>
        </w:rPr>
        <w:drawing>
          <wp:inline distT="0" distB="0" distL="0" distR="0" wp14:anchorId="463AA0AA" wp14:editId="52327F82">
            <wp:extent cx="134111" cy="169164"/>
            <wp:effectExtent l="0" t="0" r="0" b="0"/>
            <wp:docPr id="19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r>
        <w:rPr>
          <w:sz w:val="19"/>
        </w:rPr>
        <w:t>.</w:t>
      </w:r>
    </w:p>
    <w:p w14:paraId="6F0D97CA" w14:textId="77777777" w:rsidR="00C72F3E" w:rsidRDefault="00C72F3E" w:rsidP="00C72F3E">
      <w:pPr>
        <w:pStyle w:val="ListParagraph"/>
        <w:tabs>
          <w:tab w:val="left" w:pos="445"/>
        </w:tabs>
        <w:spacing w:before="125"/>
        <w:ind w:firstLine="0"/>
        <w:rPr>
          <w:sz w:val="19"/>
        </w:rPr>
      </w:pPr>
      <w:r>
        <w:rPr>
          <w:sz w:val="19"/>
          <w:szCs w:val="19"/>
        </w:rPr>
        <w:t>A</w:t>
      </w:r>
      <w:r w:rsidRPr="035FC21B">
        <w:rPr>
          <w:sz w:val="19"/>
          <w:szCs w:val="19"/>
        </w:rPr>
        <w:t xml:space="preserve">ll the Departments </w:t>
      </w:r>
      <w:r>
        <w:rPr>
          <w:sz w:val="19"/>
          <w:szCs w:val="19"/>
        </w:rPr>
        <w:t>for</w:t>
      </w:r>
      <w:r w:rsidRPr="035FC21B">
        <w:rPr>
          <w:sz w:val="19"/>
          <w:szCs w:val="19"/>
        </w:rPr>
        <w:t xml:space="preserve"> the selected Plant Model appear.</w:t>
      </w:r>
      <w:r>
        <w:rPr>
          <w:noProof/>
        </w:rPr>
        <w:t xml:space="preserve"> </w:t>
      </w:r>
    </w:p>
    <w:p w14:paraId="7785205B" w14:textId="77777777" w:rsidR="00C72F3E" w:rsidRDefault="00C72F3E" w:rsidP="00C72F3E">
      <w:pPr>
        <w:pStyle w:val="ListParagraph"/>
        <w:numPr>
          <w:ilvl w:val="0"/>
          <w:numId w:val="6"/>
        </w:numPr>
        <w:tabs>
          <w:tab w:val="left" w:pos="445"/>
        </w:tabs>
        <w:spacing w:before="125"/>
        <w:rPr>
          <w:sz w:val="19"/>
        </w:rPr>
      </w:pPr>
      <w:r w:rsidRPr="00A54D1E">
        <w:rPr>
          <w:sz w:val="19"/>
        </w:rPr>
        <w:t xml:space="preserve">In the </w:t>
      </w:r>
      <w:r w:rsidRPr="00A54D1E">
        <w:rPr>
          <w:b/>
          <w:sz w:val="19"/>
        </w:rPr>
        <w:t>&lt;</w:t>
      </w:r>
      <w:proofErr w:type="spellStart"/>
      <w:r w:rsidRPr="00A54D1E">
        <w:rPr>
          <w:b/>
          <w:sz w:val="19"/>
        </w:rPr>
        <w:t>Department_Name</w:t>
      </w:r>
      <w:proofErr w:type="spellEnd"/>
      <w:r w:rsidRPr="00A54D1E">
        <w:rPr>
          <w:b/>
          <w:sz w:val="19"/>
        </w:rPr>
        <w:t>&gt;</w:t>
      </w:r>
      <w:r>
        <w:rPr>
          <w:sz w:val="19"/>
        </w:rPr>
        <w:t xml:space="preserve"> node</w:t>
      </w:r>
      <w:r w:rsidRPr="00A54D1E">
        <w:rPr>
          <w:b/>
          <w:sz w:val="19"/>
        </w:rPr>
        <w:t>,</w:t>
      </w:r>
      <w:r>
        <w:rPr>
          <w:sz w:val="19"/>
        </w:rPr>
        <w:t xml:space="preserve"> select </w:t>
      </w:r>
      <w:r w:rsidRPr="00012B65">
        <w:rPr>
          <w:noProof/>
          <w:sz w:val="19"/>
        </w:rPr>
        <w:drawing>
          <wp:inline distT="0" distB="0" distL="0" distR="0" wp14:anchorId="765291B0" wp14:editId="58AC099E">
            <wp:extent cx="134111" cy="169164"/>
            <wp:effectExtent l="0" t="0" r="0" b="0"/>
            <wp:docPr id="20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r>
        <w:rPr>
          <w:sz w:val="19"/>
        </w:rPr>
        <w:t>. W</w:t>
      </w:r>
      <w:r w:rsidRPr="00A54D1E">
        <w:rPr>
          <w:sz w:val="19"/>
        </w:rPr>
        <w:t xml:space="preserve">here </w:t>
      </w:r>
      <w:r w:rsidRPr="00A54D1E">
        <w:rPr>
          <w:b/>
          <w:sz w:val="19"/>
        </w:rPr>
        <w:t>&lt;</w:t>
      </w:r>
      <w:proofErr w:type="spellStart"/>
      <w:r w:rsidRPr="00A54D1E">
        <w:rPr>
          <w:b/>
          <w:sz w:val="19"/>
        </w:rPr>
        <w:t>Department_Name</w:t>
      </w:r>
      <w:proofErr w:type="spellEnd"/>
      <w:r w:rsidRPr="00A54D1E">
        <w:rPr>
          <w:b/>
          <w:sz w:val="19"/>
        </w:rPr>
        <w:t>&gt;</w:t>
      </w:r>
      <w:r w:rsidRPr="00A54D1E">
        <w:rPr>
          <w:sz w:val="19"/>
        </w:rPr>
        <w:t xml:space="preserve"> is the </w:t>
      </w:r>
      <w:r w:rsidRPr="001D7AD2">
        <w:rPr>
          <w:sz w:val="19"/>
        </w:rPr>
        <w:t>departmen</w:t>
      </w:r>
      <w:r w:rsidRPr="00A54D1E">
        <w:rPr>
          <w:sz w:val="19"/>
        </w:rPr>
        <w:t xml:space="preserve">t that includes the Production Line </w:t>
      </w:r>
      <w:r>
        <w:rPr>
          <w:sz w:val="19"/>
        </w:rPr>
        <w:t>on which you</w:t>
      </w:r>
      <w:r w:rsidRPr="00A54D1E">
        <w:rPr>
          <w:sz w:val="19"/>
        </w:rPr>
        <w:t xml:space="preserve"> want to</w:t>
      </w:r>
      <w:r>
        <w:rPr>
          <w:sz w:val="19"/>
        </w:rPr>
        <w:t xml:space="preserve"> enable a</w:t>
      </w:r>
      <w:r w:rsidRPr="00A54D1E">
        <w:rPr>
          <w:sz w:val="19"/>
        </w:rPr>
        <w:t xml:space="preserve"> </w:t>
      </w:r>
      <w:r>
        <w:rPr>
          <w:sz w:val="19"/>
        </w:rPr>
        <w:t>route</w:t>
      </w:r>
      <w:r w:rsidRPr="00A54D1E">
        <w:rPr>
          <w:sz w:val="19"/>
        </w:rPr>
        <w:t>.</w:t>
      </w:r>
    </w:p>
    <w:p w14:paraId="49374C8D" w14:textId="77777777" w:rsidR="00C72F3E" w:rsidRDefault="00C72F3E" w:rsidP="00C72F3E">
      <w:pPr>
        <w:pStyle w:val="ListParagraph"/>
        <w:tabs>
          <w:tab w:val="left" w:pos="445"/>
        </w:tabs>
        <w:spacing w:before="125"/>
        <w:ind w:firstLine="0"/>
        <w:rPr>
          <w:sz w:val="19"/>
        </w:rPr>
      </w:pPr>
      <w:r w:rsidRPr="00A54D1E">
        <w:rPr>
          <w:sz w:val="19"/>
        </w:rPr>
        <w:t xml:space="preserve">All the </w:t>
      </w:r>
      <w:r>
        <w:rPr>
          <w:sz w:val="19"/>
        </w:rPr>
        <w:t>lines</w:t>
      </w:r>
      <w:r w:rsidRPr="00A54D1E">
        <w:rPr>
          <w:sz w:val="19"/>
        </w:rPr>
        <w:t xml:space="preserve"> </w:t>
      </w:r>
      <w:r>
        <w:rPr>
          <w:sz w:val="19"/>
        </w:rPr>
        <w:t>for</w:t>
      </w:r>
      <w:r w:rsidRPr="00A54D1E">
        <w:rPr>
          <w:sz w:val="19"/>
        </w:rPr>
        <w:t xml:space="preserve"> </w:t>
      </w:r>
      <w:r>
        <w:rPr>
          <w:sz w:val="19"/>
        </w:rPr>
        <w:t xml:space="preserve">the selected </w:t>
      </w:r>
      <w:commentRangeStart w:id="54"/>
      <w:r w:rsidRPr="007B305F">
        <w:rPr>
          <w:sz w:val="19"/>
          <w:highlight w:val="yellow"/>
        </w:rPr>
        <w:t>Department</w:t>
      </w:r>
      <w:r>
        <w:rPr>
          <w:sz w:val="19"/>
        </w:rPr>
        <w:t xml:space="preserve"> </w:t>
      </w:r>
      <w:commentRangeEnd w:id="54"/>
      <w:r>
        <w:rPr>
          <w:rStyle w:val="CommentReference"/>
        </w:rPr>
        <w:commentReference w:id="54"/>
      </w:r>
      <w:r>
        <w:rPr>
          <w:sz w:val="19"/>
        </w:rPr>
        <w:t>appear.</w:t>
      </w:r>
    </w:p>
    <w:p w14:paraId="6980A30C" w14:textId="77777777" w:rsidR="00C72F3E" w:rsidRPr="00A54D1E" w:rsidRDefault="00C72F3E" w:rsidP="00C72F3E">
      <w:pPr>
        <w:pStyle w:val="ListParagraph"/>
        <w:tabs>
          <w:tab w:val="left" w:pos="445"/>
        </w:tabs>
        <w:spacing w:before="125"/>
        <w:ind w:firstLine="0"/>
        <w:jc w:val="center"/>
        <w:rPr>
          <w:sz w:val="19"/>
        </w:rPr>
      </w:pPr>
      <w:r>
        <w:rPr>
          <w:noProof/>
        </w:rPr>
        <w:drawing>
          <wp:inline distT="0" distB="0" distL="0" distR="0" wp14:anchorId="5AF9D5D4" wp14:editId="3D8D0147">
            <wp:extent cx="2724290" cy="1936850"/>
            <wp:effectExtent l="0" t="0" r="0" b="635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24290" cy="1936850"/>
                    </a:xfrm>
                    <a:prstGeom prst="rect">
                      <a:avLst/>
                    </a:prstGeom>
                  </pic:spPr>
                </pic:pic>
              </a:graphicData>
            </a:graphic>
          </wp:inline>
        </w:drawing>
      </w:r>
    </w:p>
    <w:p w14:paraId="06FBFDCC" w14:textId="77777777" w:rsidR="00C72F3E" w:rsidRPr="007B7EF9" w:rsidRDefault="00C72F3E" w:rsidP="00C72F3E">
      <w:pPr>
        <w:pStyle w:val="ListParagraph"/>
        <w:numPr>
          <w:ilvl w:val="0"/>
          <w:numId w:val="6"/>
        </w:numPr>
        <w:tabs>
          <w:tab w:val="left" w:pos="445"/>
        </w:tabs>
        <w:spacing w:before="125"/>
        <w:rPr>
          <w:sz w:val="19"/>
        </w:rPr>
      </w:pPr>
      <w:r w:rsidRPr="00EC3D59">
        <w:rPr>
          <w:sz w:val="19"/>
        </w:rPr>
        <w:t xml:space="preserve">Right-click the </w:t>
      </w:r>
      <w:r>
        <w:rPr>
          <w:sz w:val="19"/>
        </w:rPr>
        <w:t xml:space="preserve">required </w:t>
      </w:r>
      <w:r w:rsidRPr="00EC3D59">
        <w:rPr>
          <w:sz w:val="19"/>
        </w:rPr>
        <w:t xml:space="preserve">Production Line, and then </w:t>
      </w:r>
      <w:r>
        <w:rPr>
          <w:sz w:val="19"/>
        </w:rPr>
        <w:t xml:space="preserve">select </w:t>
      </w:r>
      <w:r w:rsidRPr="00AA59E3">
        <w:rPr>
          <w:b/>
          <w:sz w:val="19"/>
        </w:rPr>
        <w:t>Route Enable &lt;</w:t>
      </w:r>
      <w:proofErr w:type="spellStart"/>
      <w:r w:rsidRPr="00AA59E3">
        <w:rPr>
          <w:b/>
          <w:sz w:val="19"/>
        </w:rPr>
        <w:t>Production_Line</w:t>
      </w:r>
      <w:proofErr w:type="spellEnd"/>
      <w:r w:rsidRPr="00AA59E3">
        <w:rPr>
          <w:b/>
          <w:sz w:val="19"/>
        </w:rPr>
        <w:t>&gt;</w:t>
      </w:r>
      <w:r>
        <w:rPr>
          <w:b/>
          <w:sz w:val="19"/>
        </w:rPr>
        <w:t xml:space="preserve">. </w:t>
      </w:r>
    </w:p>
    <w:p w14:paraId="0C4426F2" w14:textId="77777777" w:rsidR="00C72F3E" w:rsidRPr="007B7EF9" w:rsidRDefault="00C72F3E" w:rsidP="00C72F3E">
      <w:pPr>
        <w:tabs>
          <w:tab w:val="left" w:pos="445"/>
        </w:tabs>
        <w:spacing w:before="125"/>
        <w:ind w:left="103"/>
        <w:rPr>
          <w:sz w:val="19"/>
        </w:rPr>
      </w:pPr>
      <w:r>
        <w:rPr>
          <w:sz w:val="19"/>
        </w:rPr>
        <w:tab/>
      </w:r>
      <w:r w:rsidRPr="007B7EF9">
        <w:rPr>
          <w:b/>
          <w:sz w:val="19"/>
        </w:rPr>
        <w:t>Note:</w:t>
      </w:r>
      <w:r>
        <w:rPr>
          <w:sz w:val="19"/>
        </w:rPr>
        <w:t xml:space="preserve"> </w:t>
      </w:r>
      <w:r w:rsidRPr="007B7EF9">
        <w:rPr>
          <w:sz w:val="19"/>
        </w:rPr>
        <w:t xml:space="preserve">To </w:t>
      </w:r>
      <w:commentRangeStart w:id="55"/>
      <w:r w:rsidRPr="007B7EF9">
        <w:rPr>
          <w:sz w:val="19"/>
        </w:rPr>
        <w:t xml:space="preserve">run a product </w:t>
      </w:r>
      <w:commentRangeEnd w:id="55"/>
      <w:r>
        <w:rPr>
          <w:rStyle w:val="CommentReference"/>
        </w:rPr>
        <w:commentReference w:id="55"/>
      </w:r>
      <w:r w:rsidRPr="007B7EF9">
        <w:rPr>
          <w:sz w:val="19"/>
        </w:rPr>
        <w:t xml:space="preserve">on a route-enabled line, </w:t>
      </w:r>
      <w:commentRangeStart w:id="56"/>
      <w:r w:rsidRPr="007B7EF9">
        <w:rPr>
          <w:sz w:val="19"/>
        </w:rPr>
        <w:t>you must map the product</w:t>
      </w:r>
      <w:r>
        <w:rPr>
          <w:sz w:val="19"/>
        </w:rPr>
        <w:t xml:space="preserve"> to all the units along with the virtual unit in the Production Line</w:t>
      </w:r>
      <w:r w:rsidRPr="007B7EF9">
        <w:rPr>
          <w:sz w:val="19"/>
        </w:rPr>
        <w:t xml:space="preserve"> by </w:t>
      </w:r>
      <w:r>
        <w:rPr>
          <w:sz w:val="19"/>
        </w:rPr>
        <w:t>m</w:t>
      </w:r>
      <w:r w:rsidRPr="007B7EF9">
        <w:rPr>
          <w:sz w:val="19"/>
        </w:rPr>
        <w:t xml:space="preserve">apping </w:t>
      </w:r>
      <w:r>
        <w:rPr>
          <w:sz w:val="19"/>
        </w:rPr>
        <w:t>the products to u</w:t>
      </w:r>
      <w:r w:rsidRPr="007B7EF9">
        <w:rPr>
          <w:sz w:val="19"/>
        </w:rPr>
        <w:t>nits</w:t>
      </w:r>
      <w:commentRangeEnd w:id="56"/>
      <w:r>
        <w:rPr>
          <w:rStyle w:val="CommentReference"/>
        </w:rPr>
        <w:commentReference w:id="56"/>
      </w:r>
      <w:r w:rsidRPr="007B7EF9">
        <w:rPr>
          <w:sz w:val="19"/>
        </w:rPr>
        <w:t>.</w:t>
      </w:r>
    </w:p>
    <w:p w14:paraId="2D96CF5B" w14:textId="77777777" w:rsidR="00C72F3E" w:rsidRPr="007B7EF9" w:rsidRDefault="00C72F3E" w:rsidP="00C72F3E">
      <w:pPr>
        <w:tabs>
          <w:tab w:val="left" w:pos="445"/>
        </w:tabs>
        <w:spacing w:before="125"/>
        <w:ind w:left="103"/>
        <w:rPr>
          <w:sz w:val="19"/>
        </w:rPr>
      </w:pPr>
    </w:p>
    <w:p w14:paraId="0D9DADCE" w14:textId="77777777" w:rsidR="00C72F3E" w:rsidRDefault="00C72F3E" w:rsidP="00C72F3E">
      <w:pPr>
        <w:pStyle w:val="ListParagraph"/>
        <w:tabs>
          <w:tab w:val="left" w:pos="445"/>
        </w:tabs>
        <w:spacing w:before="125"/>
        <w:rPr>
          <w:sz w:val="19"/>
          <w:szCs w:val="19"/>
        </w:rPr>
      </w:pPr>
      <w:r>
        <w:rPr>
          <w:sz w:val="19"/>
          <w:szCs w:val="19"/>
        </w:rPr>
        <w:tab/>
      </w:r>
      <w:bookmarkStart w:id="57" w:name="_Hlk532220723"/>
      <w:r w:rsidRPr="035FC21B">
        <w:rPr>
          <w:sz w:val="19"/>
          <w:szCs w:val="19"/>
        </w:rPr>
        <w:t xml:space="preserve">The selected Production Line is enabled </w:t>
      </w:r>
      <w:r>
        <w:rPr>
          <w:sz w:val="19"/>
          <w:szCs w:val="19"/>
        </w:rPr>
        <w:t xml:space="preserve">to </w:t>
      </w:r>
      <w:proofErr w:type="gramStart"/>
      <w:r>
        <w:rPr>
          <w:sz w:val="19"/>
          <w:szCs w:val="19"/>
        </w:rPr>
        <w:t>execute  work</w:t>
      </w:r>
      <w:proofErr w:type="gramEnd"/>
      <w:r>
        <w:rPr>
          <w:sz w:val="19"/>
          <w:szCs w:val="19"/>
        </w:rPr>
        <w:t xml:space="preserve"> orders from the </w:t>
      </w:r>
      <w:r w:rsidRPr="00EE4166">
        <w:rPr>
          <w:sz w:val="19"/>
          <w:szCs w:val="19"/>
        </w:rPr>
        <w:t>Plant</w:t>
      </w:r>
      <w:r>
        <w:rPr>
          <w:sz w:val="19"/>
          <w:szCs w:val="19"/>
        </w:rPr>
        <w:t xml:space="preserve"> Applications Universal Client</w:t>
      </w:r>
      <w:r w:rsidRPr="00EE4166">
        <w:rPr>
          <w:sz w:val="19"/>
          <w:szCs w:val="19"/>
        </w:rPr>
        <w:t xml:space="preserve">. </w:t>
      </w:r>
      <w:r>
        <w:rPr>
          <w:sz w:val="19"/>
          <w:szCs w:val="19"/>
        </w:rPr>
        <w:t>By enabling a route on a</w:t>
      </w:r>
      <w:r w:rsidRPr="00D900A3">
        <w:rPr>
          <w:sz w:val="19"/>
          <w:szCs w:val="19"/>
        </w:rPr>
        <w:t xml:space="preserve"> </w:t>
      </w:r>
      <w:r>
        <w:rPr>
          <w:sz w:val="19"/>
          <w:szCs w:val="19"/>
        </w:rPr>
        <w:t>P</w:t>
      </w:r>
      <w:r w:rsidRPr="00D900A3">
        <w:rPr>
          <w:sz w:val="19"/>
          <w:szCs w:val="19"/>
        </w:rPr>
        <w:t xml:space="preserve">roduction </w:t>
      </w:r>
      <w:r>
        <w:rPr>
          <w:sz w:val="19"/>
          <w:szCs w:val="19"/>
        </w:rPr>
        <w:t>L</w:t>
      </w:r>
      <w:r w:rsidRPr="00D900A3">
        <w:rPr>
          <w:sz w:val="19"/>
          <w:szCs w:val="19"/>
        </w:rPr>
        <w:t>ine</w:t>
      </w:r>
      <w:r>
        <w:rPr>
          <w:sz w:val="19"/>
          <w:szCs w:val="19"/>
        </w:rPr>
        <w:t xml:space="preserve">, you can configure the required models for each </w:t>
      </w:r>
      <w:r w:rsidRPr="00D900A3">
        <w:rPr>
          <w:sz w:val="19"/>
          <w:szCs w:val="19"/>
        </w:rPr>
        <w:t>unit, create</w:t>
      </w:r>
      <w:r>
        <w:rPr>
          <w:sz w:val="19"/>
          <w:szCs w:val="19"/>
        </w:rPr>
        <w:t xml:space="preserve"> a display view,</w:t>
      </w:r>
      <w:r w:rsidRPr="00D900A3">
        <w:rPr>
          <w:sz w:val="19"/>
          <w:szCs w:val="19"/>
        </w:rPr>
        <w:t xml:space="preserve"> and </w:t>
      </w:r>
      <w:r>
        <w:rPr>
          <w:sz w:val="19"/>
          <w:szCs w:val="19"/>
        </w:rPr>
        <w:t xml:space="preserve">make the line available </w:t>
      </w:r>
      <w:r w:rsidRPr="00D900A3">
        <w:rPr>
          <w:sz w:val="19"/>
          <w:szCs w:val="19"/>
        </w:rPr>
        <w:t xml:space="preserve">for </w:t>
      </w:r>
      <w:r>
        <w:rPr>
          <w:sz w:val="19"/>
          <w:szCs w:val="19"/>
        </w:rPr>
        <w:t xml:space="preserve">the </w:t>
      </w:r>
      <w:r w:rsidRPr="00D900A3">
        <w:rPr>
          <w:sz w:val="19"/>
          <w:szCs w:val="19"/>
        </w:rPr>
        <w:t>work order execution</w:t>
      </w:r>
      <w:r>
        <w:rPr>
          <w:sz w:val="19"/>
          <w:szCs w:val="19"/>
        </w:rPr>
        <w:t>. For example, you can create</w:t>
      </w:r>
      <w:r w:rsidRPr="00D900A3">
        <w:rPr>
          <w:sz w:val="19"/>
          <w:szCs w:val="19"/>
        </w:rPr>
        <w:t xml:space="preserve"> a virtual unit and </w:t>
      </w:r>
      <w:commentRangeStart w:id="58"/>
      <w:r w:rsidRPr="00D900A3">
        <w:rPr>
          <w:sz w:val="19"/>
          <w:szCs w:val="19"/>
        </w:rPr>
        <w:t>path</w:t>
      </w:r>
      <w:commentRangeEnd w:id="58"/>
      <w:r>
        <w:rPr>
          <w:rStyle w:val="CommentReference"/>
        </w:rPr>
        <w:commentReference w:id="58"/>
      </w:r>
      <w:r w:rsidRPr="00D900A3">
        <w:rPr>
          <w:sz w:val="19"/>
          <w:szCs w:val="19"/>
        </w:rPr>
        <w:t xml:space="preserve"> </w:t>
      </w:r>
      <w:r>
        <w:rPr>
          <w:sz w:val="19"/>
          <w:szCs w:val="19"/>
        </w:rPr>
        <w:t>for a</w:t>
      </w:r>
      <w:r w:rsidRPr="00D900A3">
        <w:rPr>
          <w:sz w:val="19"/>
          <w:szCs w:val="19"/>
        </w:rPr>
        <w:t xml:space="preserve"> line. </w:t>
      </w:r>
      <w:bookmarkEnd w:id="57"/>
    </w:p>
    <w:p w14:paraId="75215FD8" w14:textId="77777777" w:rsidR="00C72F3E" w:rsidRDefault="00C72F3E" w:rsidP="00C72F3E">
      <w:pPr>
        <w:pStyle w:val="ListParagraph"/>
        <w:tabs>
          <w:tab w:val="left" w:pos="445"/>
        </w:tabs>
        <w:spacing w:before="125"/>
        <w:ind w:firstLine="0"/>
        <w:rPr>
          <w:sz w:val="19"/>
          <w:szCs w:val="19"/>
        </w:rPr>
      </w:pPr>
      <w:r>
        <w:rPr>
          <w:sz w:val="19"/>
          <w:szCs w:val="19"/>
        </w:rPr>
        <w:t>I</w:t>
      </w:r>
      <w:r w:rsidRPr="00DE74AE">
        <w:rPr>
          <w:sz w:val="19"/>
          <w:szCs w:val="19"/>
        </w:rPr>
        <w:t xml:space="preserve">f </w:t>
      </w:r>
      <w:r>
        <w:rPr>
          <w:sz w:val="19"/>
          <w:szCs w:val="19"/>
        </w:rPr>
        <w:t>there are multiple virtual units</w:t>
      </w:r>
      <w:r w:rsidRPr="00DE74AE">
        <w:rPr>
          <w:sz w:val="19"/>
          <w:szCs w:val="19"/>
        </w:rPr>
        <w:t xml:space="preserve"> </w:t>
      </w:r>
      <w:r>
        <w:rPr>
          <w:sz w:val="19"/>
          <w:szCs w:val="19"/>
        </w:rPr>
        <w:t xml:space="preserve">or paths configured in a Production Line, </w:t>
      </w:r>
      <w:commentRangeStart w:id="59"/>
      <w:r w:rsidRPr="00DE74AE">
        <w:rPr>
          <w:sz w:val="19"/>
          <w:szCs w:val="19"/>
        </w:rPr>
        <w:t xml:space="preserve">an </w:t>
      </w:r>
      <w:r>
        <w:rPr>
          <w:sz w:val="19"/>
          <w:szCs w:val="19"/>
        </w:rPr>
        <w:t>error</w:t>
      </w:r>
      <w:r w:rsidRPr="00DE74AE">
        <w:rPr>
          <w:sz w:val="19"/>
          <w:szCs w:val="19"/>
        </w:rPr>
        <w:t xml:space="preserve"> message </w:t>
      </w:r>
      <w:commentRangeEnd w:id="59"/>
      <w:r>
        <w:rPr>
          <w:rStyle w:val="CommentReference"/>
        </w:rPr>
        <w:commentReference w:id="59"/>
      </w:r>
      <w:r w:rsidRPr="00DE74AE">
        <w:rPr>
          <w:sz w:val="19"/>
          <w:szCs w:val="19"/>
        </w:rPr>
        <w:t>appears as described in the following table.</w:t>
      </w:r>
      <w:r>
        <w:rPr>
          <w:sz w:val="19"/>
          <w:szCs w:val="19"/>
        </w:rPr>
        <w:t xml:space="preserve"> </w:t>
      </w:r>
    </w:p>
    <w:tbl>
      <w:tblPr>
        <w:tblStyle w:val="TableGrid"/>
        <w:tblW w:w="0" w:type="auto"/>
        <w:tblInd w:w="444" w:type="dxa"/>
        <w:tblLook w:val="04A0" w:firstRow="1" w:lastRow="0" w:firstColumn="1" w:lastColumn="0" w:noHBand="0" w:noVBand="1"/>
      </w:tblPr>
      <w:tblGrid>
        <w:gridCol w:w="3404"/>
        <w:gridCol w:w="3404"/>
        <w:gridCol w:w="3069"/>
      </w:tblGrid>
      <w:tr w:rsidR="00C72F3E" w:rsidRPr="004702F3" w14:paraId="3CEFCD72" w14:textId="77777777" w:rsidTr="008D0FE4">
        <w:trPr>
          <w:trHeight w:val="498"/>
        </w:trPr>
        <w:tc>
          <w:tcPr>
            <w:tcW w:w="3404" w:type="dxa"/>
            <w:tcBorders>
              <w:top w:val="single" w:sz="4" w:space="0" w:color="auto"/>
              <w:left w:val="single" w:sz="4" w:space="0" w:color="auto"/>
              <w:bottom w:val="single" w:sz="4" w:space="0" w:color="auto"/>
              <w:right w:val="single" w:sz="4" w:space="0" w:color="auto"/>
            </w:tcBorders>
            <w:hideMark/>
          </w:tcPr>
          <w:p w14:paraId="1C66E186" w14:textId="77777777" w:rsidR="00C72F3E" w:rsidRPr="004702F3" w:rsidRDefault="00C72F3E" w:rsidP="008D0FE4">
            <w:pPr>
              <w:tabs>
                <w:tab w:val="left" w:pos="445"/>
              </w:tabs>
              <w:spacing w:before="125"/>
              <w:ind w:left="360"/>
              <w:rPr>
                <w:b/>
                <w:sz w:val="19"/>
                <w:szCs w:val="19"/>
              </w:rPr>
            </w:pPr>
            <w:commentRangeStart w:id="60"/>
            <w:commentRangeStart w:id="61"/>
            <w:r w:rsidRPr="004702F3">
              <w:rPr>
                <w:b/>
                <w:sz w:val="19"/>
                <w:szCs w:val="19"/>
              </w:rPr>
              <w:t>Error Message Name</w:t>
            </w:r>
            <w:commentRangeEnd w:id="60"/>
            <w:r>
              <w:rPr>
                <w:rStyle w:val="CommentReference"/>
              </w:rPr>
              <w:commentReference w:id="60"/>
            </w:r>
            <w:commentRangeEnd w:id="61"/>
            <w:r>
              <w:rPr>
                <w:rStyle w:val="CommentReference"/>
              </w:rPr>
              <w:commentReference w:id="61"/>
            </w:r>
          </w:p>
        </w:tc>
        <w:tc>
          <w:tcPr>
            <w:tcW w:w="3404" w:type="dxa"/>
            <w:tcBorders>
              <w:top w:val="single" w:sz="4" w:space="0" w:color="auto"/>
              <w:left w:val="single" w:sz="4" w:space="0" w:color="auto"/>
              <w:bottom w:val="single" w:sz="4" w:space="0" w:color="auto"/>
              <w:right w:val="single" w:sz="4" w:space="0" w:color="auto"/>
            </w:tcBorders>
            <w:hideMark/>
          </w:tcPr>
          <w:p w14:paraId="31E6957E" w14:textId="77777777" w:rsidR="00C72F3E" w:rsidRPr="004702F3" w:rsidRDefault="00C72F3E" w:rsidP="008D0FE4">
            <w:pPr>
              <w:tabs>
                <w:tab w:val="left" w:pos="445"/>
              </w:tabs>
              <w:spacing w:before="125"/>
              <w:ind w:left="360"/>
              <w:rPr>
                <w:b/>
                <w:sz w:val="19"/>
                <w:szCs w:val="19"/>
              </w:rPr>
            </w:pPr>
            <w:r w:rsidRPr="004702F3">
              <w:rPr>
                <w:b/>
                <w:sz w:val="19"/>
                <w:szCs w:val="19"/>
              </w:rPr>
              <w:t>Error Condition</w:t>
            </w:r>
          </w:p>
        </w:tc>
        <w:tc>
          <w:tcPr>
            <w:tcW w:w="2780" w:type="dxa"/>
            <w:tcBorders>
              <w:top w:val="single" w:sz="4" w:space="0" w:color="auto"/>
              <w:left w:val="single" w:sz="4" w:space="0" w:color="auto"/>
              <w:bottom w:val="single" w:sz="4" w:space="0" w:color="auto"/>
              <w:right w:val="single" w:sz="4" w:space="0" w:color="auto"/>
            </w:tcBorders>
            <w:hideMark/>
          </w:tcPr>
          <w:p w14:paraId="7601C502" w14:textId="77777777" w:rsidR="00C72F3E" w:rsidRPr="004702F3" w:rsidRDefault="00C72F3E" w:rsidP="008D0FE4">
            <w:pPr>
              <w:tabs>
                <w:tab w:val="left" w:pos="445"/>
              </w:tabs>
              <w:spacing w:before="125"/>
              <w:ind w:left="360"/>
              <w:rPr>
                <w:b/>
                <w:sz w:val="19"/>
                <w:szCs w:val="19"/>
              </w:rPr>
            </w:pPr>
            <w:r w:rsidRPr="004702F3">
              <w:rPr>
                <w:b/>
                <w:sz w:val="19"/>
                <w:szCs w:val="19"/>
              </w:rPr>
              <w:t>Corrective Actions</w:t>
            </w:r>
          </w:p>
        </w:tc>
      </w:tr>
      <w:tr w:rsidR="00C72F3E" w14:paraId="38467B07" w14:textId="77777777" w:rsidTr="008D0FE4">
        <w:tc>
          <w:tcPr>
            <w:tcW w:w="3404" w:type="dxa"/>
            <w:tcBorders>
              <w:top w:val="single" w:sz="4" w:space="0" w:color="auto"/>
              <w:left w:val="single" w:sz="4" w:space="0" w:color="auto"/>
              <w:bottom w:val="single" w:sz="4" w:space="0" w:color="auto"/>
              <w:right w:val="single" w:sz="4" w:space="0" w:color="auto"/>
            </w:tcBorders>
            <w:hideMark/>
          </w:tcPr>
          <w:p w14:paraId="56A961A9" w14:textId="77777777" w:rsidR="00C72F3E" w:rsidRDefault="00C72F3E" w:rsidP="008D0FE4">
            <w:pPr>
              <w:pStyle w:val="ListParagraph"/>
              <w:tabs>
                <w:tab w:val="left" w:pos="445"/>
              </w:tabs>
              <w:spacing w:before="125"/>
              <w:ind w:firstLine="0"/>
              <w:rPr>
                <w:sz w:val="19"/>
                <w:szCs w:val="19"/>
                <w:highlight w:val="yellow"/>
              </w:rPr>
            </w:pPr>
            <w:r w:rsidRPr="000E2C74">
              <w:rPr>
                <w:sz w:val="19"/>
                <w:szCs w:val="19"/>
              </w:rPr>
              <w:lastRenderedPageBreak/>
              <w:t>There is more than 1 virtual unit on the line. Please check the configuration and retry</w:t>
            </w:r>
          </w:p>
        </w:tc>
        <w:tc>
          <w:tcPr>
            <w:tcW w:w="3404" w:type="dxa"/>
            <w:tcBorders>
              <w:top w:val="single" w:sz="4" w:space="0" w:color="auto"/>
              <w:left w:val="single" w:sz="4" w:space="0" w:color="auto"/>
              <w:bottom w:val="single" w:sz="4" w:space="0" w:color="auto"/>
              <w:right w:val="single" w:sz="4" w:space="0" w:color="auto"/>
            </w:tcBorders>
            <w:hideMark/>
          </w:tcPr>
          <w:p w14:paraId="3B1462AB" w14:textId="77777777" w:rsidR="00C72F3E" w:rsidRDefault="00C72F3E" w:rsidP="008D0FE4">
            <w:pPr>
              <w:tabs>
                <w:tab w:val="left" w:pos="445"/>
              </w:tabs>
              <w:spacing w:before="125"/>
              <w:ind w:left="360"/>
              <w:rPr>
                <w:sz w:val="19"/>
                <w:szCs w:val="19"/>
              </w:rPr>
            </w:pPr>
            <w:r>
              <w:rPr>
                <w:sz w:val="19"/>
                <w:szCs w:val="19"/>
              </w:rPr>
              <w:t xml:space="preserve">There are more than one virtual units on the Production Line. </w:t>
            </w:r>
          </w:p>
        </w:tc>
        <w:tc>
          <w:tcPr>
            <w:tcW w:w="2780" w:type="dxa"/>
            <w:tcBorders>
              <w:top w:val="single" w:sz="4" w:space="0" w:color="auto"/>
              <w:left w:val="single" w:sz="4" w:space="0" w:color="auto"/>
              <w:bottom w:val="single" w:sz="4" w:space="0" w:color="auto"/>
              <w:right w:val="single" w:sz="4" w:space="0" w:color="auto"/>
            </w:tcBorders>
            <w:hideMark/>
          </w:tcPr>
          <w:p w14:paraId="1819FE89" w14:textId="77777777" w:rsidR="00C72F3E" w:rsidRDefault="00C72F3E" w:rsidP="008D0FE4">
            <w:pPr>
              <w:tabs>
                <w:tab w:val="left" w:pos="445"/>
              </w:tabs>
              <w:spacing w:before="125"/>
              <w:ind w:left="360"/>
              <w:rPr>
                <w:sz w:val="19"/>
                <w:szCs w:val="19"/>
              </w:rPr>
            </w:pPr>
            <w:r>
              <w:rPr>
                <w:sz w:val="19"/>
                <w:szCs w:val="19"/>
              </w:rPr>
              <w:t xml:space="preserve">Ensure that you have configured only one virtual unit is configured for the Production Line. </w:t>
            </w:r>
          </w:p>
        </w:tc>
      </w:tr>
      <w:tr w:rsidR="00C72F3E" w14:paraId="242D66F6" w14:textId="77777777" w:rsidTr="008D0FE4">
        <w:tc>
          <w:tcPr>
            <w:tcW w:w="3404" w:type="dxa"/>
            <w:tcBorders>
              <w:top w:val="single" w:sz="4" w:space="0" w:color="auto"/>
              <w:left w:val="single" w:sz="4" w:space="0" w:color="auto"/>
              <w:bottom w:val="single" w:sz="4" w:space="0" w:color="auto"/>
              <w:right w:val="single" w:sz="4" w:space="0" w:color="auto"/>
            </w:tcBorders>
            <w:hideMark/>
          </w:tcPr>
          <w:p w14:paraId="02EA8A4C" w14:textId="77777777" w:rsidR="00C72F3E" w:rsidRPr="00F70B53" w:rsidRDefault="00C72F3E" w:rsidP="008D0FE4">
            <w:pPr>
              <w:pStyle w:val="ListParagraph"/>
              <w:tabs>
                <w:tab w:val="left" w:pos="445"/>
              </w:tabs>
              <w:spacing w:before="125"/>
              <w:ind w:firstLine="0"/>
              <w:rPr>
                <w:rFonts w:ascii="Consolas" w:hAnsi="Consolas" w:cs="Consolas"/>
                <w:sz w:val="19"/>
                <w:szCs w:val="19"/>
                <w:highlight w:val="yellow"/>
              </w:rPr>
            </w:pPr>
            <w:r w:rsidRPr="00F70B53">
              <w:rPr>
                <w:sz w:val="19"/>
                <w:szCs w:val="19"/>
              </w:rPr>
              <w:t xml:space="preserve">Production event model on virtual unit is other than </w:t>
            </w:r>
            <w:r>
              <w:rPr>
                <w:sz w:val="19"/>
                <w:szCs w:val="19"/>
              </w:rPr>
              <w:t xml:space="preserve">model &lt;&gt; </w:t>
            </w:r>
            <w:r w:rsidRPr="00F70B53">
              <w:rPr>
                <w:sz w:val="19"/>
                <w:szCs w:val="19"/>
              </w:rPr>
              <w:t>118. Please check the configuration and retry</w:t>
            </w:r>
            <w:r>
              <w:rPr>
                <w:sz w:val="19"/>
                <w:szCs w:val="19"/>
              </w:rPr>
              <w:t>.</w:t>
            </w:r>
          </w:p>
        </w:tc>
        <w:tc>
          <w:tcPr>
            <w:tcW w:w="3404" w:type="dxa"/>
            <w:tcBorders>
              <w:top w:val="single" w:sz="4" w:space="0" w:color="auto"/>
              <w:left w:val="single" w:sz="4" w:space="0" w:color="auto"/>
              <w:bottom w:val="single" w:sz="4" w:space="0" w:color="auto"/>
              <w:right w:val="single" w:sz="4" w:space="0" w:color="auto"/>
            </w:tcBorders>
            <w:hideMark/>
          </w:tcPr>
          <w:p w14:paraId="7AC83569" w14:textId="77777777" w:rsidR="00C72F3E" w:rsidRPr="00F70B53" w:rsidRDefault="00C72F3E" w:rsidP="008D0FE4">
            <w:pPr>
              <w:tabs>
                <w:tab w:val="left" w:pos="445"/>
              </w:tabs>
              <w:spacing w:before="125"/>
              <w:ind w:left="360"/>
              <w:rPr>
                <w:sz w:val="19"/>
                <w:szCs w:val="19"/>
              </w:rPr>
            </w:pPr>
            <w:r w:rsidRPr="00F70B53">
              <w:rPr>
                <w:sz w:val="19"/>
                <w:szCs w:val="19"/>
              </w:rPr>
              <w:t xml:space="preserve">The </w:t>
            </w:r>
            <w:r>
              <w:rPr>
                <w:sz w:val="19"/>
                <w:szCs w:val="19"/>
              </w:rPr>
              <w:t xml:space="preserve">event model associated with the production event for that Production Line on the virtual unit is not a </w:t>
            </w:r>
            <w:r w:rsidRPr="00F70B53">
              <w:rPr>
                <w:sz w:val="19"/>
                <w:szCs w:val="19"/>
              </w:rPr>
              <w:t>model 118</w:t>
            </w:r>
            <w:r>
              <w:rPr>
                <w:sz w:val="19"/>
                <w:szCs w:val="19"/>
              </w:rPr>
              <w:t xml:space="preserve"> </w:t>
            </w:r>
            <w:r w:rsidRPr="00F70B53">
              <w:rPr>
                <w:sz w:val="19"/>
                <w:szCs w:val="19"/>
              </w:rPr>
              <w:t>(event</w:t>
            </w:r>
            <w:r>
              <w:rPr>
                <w:sz w:val="19"/>
                <w:szCs w:val="19"/>
              </w:rPr>
              <w:t xml:space="preserve">). </w:t>
            </w:r>
          </w:p>
        </w:tc>
        <w:tc>
          <w:tcPr>
            <w:tcW w:w="2780" w:type="dxa"/>
            <w:tcBorders>
              <w:top w:val="single" w:sz="4" w:space="0" w:color="auto"/>
              <w:left w:val="single" w:sz="4" w:space="0" w:color="auto"/>
              <w:bottom w:val="single" w:sz="4" w:space="0" w:color="auto"/>
              <w:right w:val="single" w:sz="4" w:space="0" w:color="auto"/>
            </w:tcBorders>
            <w:hideMark/>
          </w:tcPr>
          <w:p w14:paraId="6DB5F900" w14:textId="77777777" w:rsidR="00C72F3E" w:rsidRDefault="00C72F3E" w:rsidP="008D0FE4">
            <w:pPr>
              <w:tabs>
                <w:tab w:val="left" w:pos="445"/>
              </w:tabs>
              <w:spacing w:before="125"/>
              <w:ind w:left="360"/>
              <w:rPr>
                <w:sz w:val="19"/>
                <w:szCs w:val="19"/>
              </w:rPr>
            </w:pPr>
            <w:commentRangeStart w:id="62"/>
            <w:commentRangeStart w:id="63"/>
            <w:r>
              <w:rPr>
                <w:sz w:val="19"/>
                <w:szCs w:val="19"/>
              </w:rPr>
              <w:t>Ensure</w:t>
            </w:r>
            <w:r w:rsidRPr="00F70B53">
              <w:rPr>
                <w:sz w:val="19"/>
                <w:szCs w:val="19"/>
              </w:rPr>
              <w:t xml:space="preserve"> that the virtual unit on the </w:t>
            </w:r>
            <w:r>
              <w:rPr>
                <w:sz w:val="19"/>
                <w:szCs w:val="19"/>
              </w:rPr>
              <w:t>Production L</w:t>
            </w:r>
            <w:r w:rsidRPr="00F70B53">
              <w:rPr>
                <w:sz w:val="19"/>
                <w:szCs w:val="19"/>
              </w:rPr>
              <w:t xml:space="preserve">ine </w:t>
            </w:r>
            <w:r>
              <w:rPr>
                <w:sz w:val="19"/>
                <w:szCs w:val="19"/>
              </w:rPr>
              <w:t>contains</w:t>
            </w:r>
            <w:r w:rsidRPr="00F70B53">
              <w:rPr>
                <w:sz w:val="19"/>
                <w:szCs w:val="19"/>
              </w:rPr>
              <w:t xml:space="preserve"> production</w:t>
            </w:r>
            <w:r>
              <w:rPr>
                <w:sz w:val="19"/>
                <w:szCs w:val="19"/>
              </w:rPr>
              <w:t xml:space="preserve"> </w:t>
            </w:r>
            <w:r w:rsidRPr="00F70B53">
              <w:rPr>
                <w:sz w:val="19"/>
                <w:szCs w:val="19"/>
              </w:rPr>
              <w:t>(event) mode</w:t>
            </w:r>
            <w:r>
              <w:rPr>
                <w:sz w:val="19"/>
                <w:szCs w:val="19"/>
              </w:rPr>
              <w:t>l 118</w:t>
            </w:r>
            <w:commentRangeEnd w:id="62"/>
            <w:r>
              <w:rPr>
                <w:rStyle w:val="CommentReference"/>
              </w:rPr>
              <w:commentReference w:id="62"/>
            </w:r>
            <w:commentRangeEnd w:id="63"/>
            <w:r>
              <w:rPr>
                <w:rStyle w:val="CommentReference"/>
              </w:rPr>
              <w:commentReference w:id="63"/>
            </w:r>
            <w:r>
              <w:rPr>
                <w:sz w:val="19"/>
                <w:szCs w:val="19"/>
              </w:rPr>
              <w:t xml:space="preserve">. You can do one of the following tasks before </w:t>
            </w:r>
            <w:commentRangeStart w:id="64"/>
            <w:commentRangeStart w:id="65"/>
            <w:r>
              <w:rPr>
                <w:sz w:val="19"/>
                <w:szCs w:val="19"/>
              </w:rPr>
              <w:t>you run the route-enabled Production Line:</w:t>
            </w:r>
            <w:commentRangeEnd w:id="64"/>
            <w:r>
              <w:rPr>
                <w:rStyle w:val="CommentReference"/>
              </w:rPr>
              <w:commentReference w:id="64"/>
            </w:r>
            <w:commentRangeEnd w:id="65"/>
            <w:r>
              <w:rPr>
                <w:rStyle w:val="CommentReference"/>
              </w:rPr>
              <w:commentReference w:id="65"/>
            </w:r>
          </w:p>
          <w:p w14:paraId="791E6F81" w14:textId="77777777" w:rsidR="00C72F3E" w:rsidRDefault="00C72F3E" w:rsidP="008D0FE4">
            <w:pPr>
              <w:pStyle w:val="ListParagraph"/>
              <w:numPr>
                <w:ilvl w:val="0"/>
                <w:numId w:val="44"/>
              </w:numPr>
              <w:tabs>
                <w:tab w:val="left" w:pos="445"/>
              </w:tabs>
              <w:spacing w:before="125"/>
              <w:rPr>
                <w:sz w:val="19"/>
                <w:szCs w:val="19"/>
              </w:rPr>
            </w:pPr>
            <w:commentRangeStart w:id="66"/>
            <w:commentRangeStart w:id="67"/>
            <w:r>
              <w:rPr>
                <w:sz w:val="19"/>
                <w:szCs w:val="19"/>
              </w:rPr>
              <w:t>A</w:t>
            </w:r>
            <w:r w:rsidRPr="00370278">
              <w:rPr>
                <w:sz w:val="19"/>
                <w:szCs w:val="19"/>
              </w:rPr>
              <w:t>dd a production (event) model 118 to the virtual unit</w:t>
            </w:r>
            <w:r>
              <w:rPr>
                <w:sz w:val="19"/>
                <w:szCs w:val="19"/>
              </w:rPr>
              <w:t>.</w:t>
            </w:r>
            <w:r w:rsidRPr="00370278">
              <w:rPr>
                <w:sz w:val="19"/>
                <w:szCs w:val="19"/>
              </w:rPr>
              <w:t xml:space="preserve"> </w:t>
            </w:r>
          </w:p>
          <w:p w14:paraId="1FA8A778" w14:textId="77777777" w:rsidR="00C72F3E" w:rsidRPr="00370278" w:rsidRDefault="00C72F3E" w:rsidP="008D0FE4">
            <w:pPr>
              <w:pStyle w:val="ListParagraph"/>
              <w:numPr>
                <w:ilvl w:val="0"/>
                <w:numId w:val="44"/>
              </w:numPr>
              <w:tabs>
                <w:tab w:val="left" w:pos="445"/>
              </w:tabs>
              <w:spacing w:before="125"/>
              <w:rPr>
                <w:sz w:val="19"/>
                <w:szCs w:val="19"/>
              </w:rPr>
            </w:pPr>
            <w:r>
              <w:rPr>
                <w:sz w:val="19"/>
                <w:szCs w:val="19"/>
              </w:rPr>
              <w:t>D</w:t>
            </w:r>
            <w:r w:rsidRPr="00370278">
              <w:rPr>
                <w:sz w:val="19"/>
                <w:szCs w:val="19"/>
              </w:rPr>
              <w:t>elete the other production event models on that virtual unit</w:t>
            </w:r>
            <w:commentRangeEnd w:id="66"/>
            <w:r>
              <w:rPr>
                <w:rStyle w:val="CommentReference"/>
              </w:rPr>
              <w:commentReference w:id="66"/>
            </w:r>
            <w:commentRangeEnd w:id="67"/>
            <w:r>
              <w:rPr>
                <w:rStyle w:val="CommentReference"/>
              </w:rPr>
              <w:commentReference w:id="67"/>
            </w:r>
            <w:r>
              <w:rPr>
                <w:sz w:val="19"/>
                <w:szCs w:val="19"/>
              </w:rPr>
              <w:t>.</w:t>
            </w:r>
          </w:p>
        </w:tc>
      </w:tr>
      <w:tr w:rsidR="00C72F3E" w14:paraId="06B4ED79" w14:textId="77777777" w:rsidTr="008D0FE4">
        <w:tc>
          <w:tcPr>
            <w:tcW w:w="3404" w:type="dxa"/>
            <w:tcBorders>
              <w:top w:val="single" w:sz="4" w:space="0" w:color="auto"/>
              <w:left w:val="single" w:sz="4" w:space="0" w:color="auto"/>
              <w:bottom w:val="single" w:sz="4" w:space="0" w:color="auto"/>
              <w:right w:val="single" w:sz="4" w:space="0" w:color="auto"/>
            </w:tcBorders>
            <w:hideMark/>
          </w:tcPr>
          <w:p w14:paraId="7CD39FF7" w14:textId="77777777" w:rsidR="00C72F3E" w:rsidRPr="00D23FB5" w:rsidRDefault="00C72F3E" w:rsidP="008D0FE4">
            <w:pPr>
              <w:pStyle w:val="ListParagraph"/>
              <w:tabs>
                <w:tab w:val="left" w:pos="445"/>
              </w:tabs>
              <w:spacing w:before="125"/>
              <w:ind w:firstLine="0"/>
              <w:rPr>
                <w:sz w:val="19"/>
                <w:szCs w:val="19"/>
              </w:rPr>
            </w:pPr>
            <w:r w:rsidRPr="00D23FB5">
              <w:rPr>
                <w:sz w:val="19"/>
                <w:szCs w:val="19"/>
              </w:rPr>
              <w:t>There is more than 1 path configured on the line that contains the virtual unit. Please check the configuration and retry</w:t>
            </w:r>
            <w:r>
              <w:rPr>
                <w:sz w:val="19"/>
                <w:szCs w:val="19"/>
              </w:rPr>
              <w:t>.</w:t>
            </w:r>
          </w:p>
        </w:tc>
        <w:tc>
          <w:tcPr>
            <w:tcW w:w="3404" w:type="dxa"/>
            <w:tcBorders>
              <w:top w:val="single" w:sz="4" w:space="0" w:color="auto"/>
              <w:left w:val="single" w:sz="4" w:space="0" w:color="auto"/>
              <w:bottom w:val="single" w:sz="4" w:space="0" w:color="auto"/>
              <w:right w:val="single" w:sz="4" w:space="0" w:color="auto"/>
            </w:tcBorders>
          </w:tcPr>
          <w:p w14:paraId="5DACB433" w14:textId="77777777" w:rsidR="00C72F3E" w:rsidRDefault="00C72F3E" w:rsidP="008D0FE4">
            <w:pPr>
              <w:tabs>
                <w:tab w:val="left" w:pos="445"/>
              </w:tabs>
              <w:spacing w:before="125"/>
              <w:ind w:left="360"/>
              <w:rPr>
                <w:rFonts w:eastAsia="Times New Roman"/>
                <w:sz w:val="18"/>
                <w:szCs w:val="18"/>
              </w:rPr>
            </w:pPr>
            <w:r>
              <w:rPr>
                <w:rFonts w:eastAsia="Times New Roman"/>
                <w:sz w:val="18"/>
                <w:szCs w:val="18"/>
              </w:rPr>
              <w:t>The Production Line contains</w:t>
            </w:r>
            <w:r>
              <w:rPr>
                <w:sz w:val="19"/>
                <w:szCs w:val="19"/>
              </w:rPr>
              <w:t xml:space="preserve"> multiple</w:t>
            </w:r>
            <w:r>
              <w:rPr>
                <w:rFonts w:eastAsia="Times New Roman"/>
                <w:sz w:val="18"/>
                <w:szCs w:val="18"/>
              </w:rPr>
              <w:t xml:space="preserve"> paths configured with virtual units.</w:t>
            </w:r>
          </w:p>
          <w:p w14:paraId="4589F0E7" w14:textId="77777777" w:rsidR="00C72F3E" w:rsidRDefault="00C72F3E" w:rsidP="008D0FE4">
            <w:pPr>
              <w:widowControl/>
              <w:autoSpaceDE/>
              <w:rPr>
                <w:sz w:val="19"/>
                <w:szCs w:val="19"/>
              </w:rPr>
            </w:pPr>
          </w:p>
        </w:tc>
        <w:tc>
          <w:tcPr>
            <w:tcW w:w="2780" w:type="dxa"/>
            <w:tcBorders>
              <w:top w:val="single" w:sz="4" w:space="0" w:color="auto"/>
              <w:left w:val="single" w:sz="4" w:space="0" w:color="auto"/>
              <w:bottom w:val="single" w:sz="4" w:space="0" w:color="auto"/>
              <w:right w:val="single" w:sz="4" w:space="0" w:color="auto"/>
            </w:tcBorders>
            <w:hideMark/>
          </w:tcPr>
          <w:p w14:paraId="57EBA8BB" w14:textId="77777777" w:rsidR="00C72F3E" w:rsidRDefault="00C72F3E" w:rsidP="008D0FE4">
            <w:pPr>
              <w:tabs>
                <w:tab w:val="left" w:pos="445"/>
              </w:tabs>
              <w:spacing w:before="125"/>
              <w:ind w:left="360"/>
              <w:rPr>
                <w:sz w:val="19"/>
                <w:szCs w:val="19"/>
              </w:rPr>
            </w:pPr>
            <w:r>
              <w:rPr>
                <w:sz w:val="19"/>
                <w:szCs w:val="19"/>
              </w:rPr>
              <w:t>Ensure that only one path is configured for the Production Line that contains the virtual unit.</w:t>
            </w:r>
          </w:p>
        </w:tc>
      </w:tr>
      <w:tr w:rsidR="00C72F3E" w14:paraId="39FBCC33" w14:textId="77777777" w:rsidTr="008D0FE4">
        <w:tc>
          <w:tcPr>
            <w:tcW w:w="3404" w:type="dxa"/>
            <w:tcBorders>
              <w:top w:val="single" w:sz="4" w:space="0" w:color="auto"/>
              <w:left w:val="single" w:sz="4" w:space="0" w:color="auto"/>
              <w:bottom w:val="single" w:sz="4" w:space="0" w:color="auto"/>
              <w:right w:val="single" w:sz="4" w:space="0" w:color="auto"/>
            </w:tcBorders>
            <w:hideMark/>
          </w:tcPr>
          <w:p w14:paraId="6606DEC5" w14:textId="77777777" w:rsidR="00C72F3E" w:rsidRPr="00D23FB5" w:rsidRDefault="00C72F3E" w:rsidP="008D0FE4">
            <w:pPr>
              <w:pStyle w:val="ListParagraph"/>
              <w:tabs>
                <w:tab w:val="left" w:pos="445"/>
              </w:tabs>
              <w:spacing w:before="125"/>
              <w:ind w:firstLine="0"/>
              <w:rPr>
                <w:sz w:val="19"/>
                <w:szCs w:val="19"/>
              </w:rPr>
            </w:pPr>
            <w:r w:rsidRPr="00D23FB5">
              <w:rPr>
                <w:sz w:val="19"/>
                <w:szCs w:val="19"/>
              </w:rPr>
              <w:t xml:space="preserve">There is </w:t>
            </w:r>
            <w:r>
              <w:rPr>
                <w:sz w:val="19"/>
                <w:szCs w:val="19"/>
              </w:rPr>
              <w:t xml:space="preserve">a </w:t>
            </w:r>
            <w:r w:rsidRPr="00D23FB5">
              <w:rPr>
                <w:sz w:val="19"/>
                <w:szCs w:val="19"/>
              </w:rPr>
              <w:t>path that contains more than 1 virtual units on the path. Please check the configuration and retry</w:t>
            </w:r>
            <w:r>
              <w:rPr>
                <w:sz w:val="19"/>
                <w:szCs w:val="19"/>
              </w:rPr>
              <w:t>.</w:t>
            </w:r>
          </w:p>
        </w:tc>
        <w:tc>
          <w:tcPr>
            <w:tcW w:w="3404" w:type="dxa"/>
            <w:tcBorders>
              <w:top w:val="single" w:sz="4" w:space="0" w:color="auto"/>
              <w:left w:val="single" w:sz="4" w:space="0" w:color="auto"/>
              <w:bottom w:val="single" w:sz="4" w:space="0" w:color="auto"/>
              <w:right w:val="single" w:sz="4" w:space="0" w:color="auto"/>
            </w:tcBorders>
          </w:tcPr>
          <w:p w14:paraId="309D2507" w14:textId="77777777" w:rsidR="00C72F3E" w:rsidRDefault="00C72F3E" w:rsidP="008D0FE4">
            <w:pPr>
              <w:tabs>
                <w:tab w:val="left" w:pos="445"/>
              </w:tabs>
              <w:spacing w:before="125"/>
              <w:ind w:left="360"/>
              <w:rPr>
                <w:rFonts w:eastAsia="Times New Roman"/>
                <w:sz w:val="18"/>
                <w:szCs w:val="18"/>
              </w:rPr>
            </w:pPr>
            <w:r>
              <w:rPr>
                <w:sz w:val="19"/>
                <w:szCs w:val="19"/>
              </w:rPr>
              <w:t>The</w:t>
            </w:r>
            <w:r>
              <w:rPr>
                <w:rFonts w:eastAsia="Times New Roman"/>
                <w:sz w:val="18"/>
                <w:szCs w:val="18"/>
              </w:rPr>
              <w:t xml:space="preserve"> path associated with the Production Line contains multiple virtual units.</w:t>
            </w:r>
          </w:p>
          <w:p w14:paraId="17A241E1" w14:textId="77777777" w:rsidR="00C72F3E" w:rsidRDefault="00C72F3E" w:rsidP="008D0FE4">
            <w:pPr>
              <w:widowControl/>
              <w:autoSpaceDE/>
              <w:rPr>
                <w:rFonts w:eastAsia="Times New Roman"/>
                <w:sz w:val="18"/>
                <w:szCs w:val="18"/>
              </w:rPr>
            </w:pPr>
          </w:p>
        </w:tc>
        <w:tc>
          <w:tcPr>
            <w:tcW w:w="2780" w:type="dxa"/>
            <w:tcBorders>
              <w:top w:val="single" w:sz="4" w:space="0" w:color="auto"/>
              <w:left w:val="single" w:sz="4" w:space="0" w:color="auto"/>
              <w:bottom w:val="single" w:sz="4" w:space="0" w:color="auto"/>
              <w:right w:val="single" w:sz="4" w:space="0" w:color="auto"/>
            </w:tcBorders>
            <w:hideMark/>
          </w:tcPr>
          <w:p w14:paraId="46C62164" w14:textId="77777777" w:rsidR="00C72F3E" w:rsidRDefault="00C72F3E" w:rsidP="008D0FE4">
            <w:pPr>
              <w:tabs>
                <w:tab w:val="left" w:pos="445"/>
              </w:tabs>
              <w:spacing w:before="125"/>
              <w:ind w:left="360"/>
              <w:rPr>
                <w:sz w:val="19"/>
                <w:szCs w:val="19"/>
              </w:rPr>
            </w:pPr>
            <w:r>
              <w:rPr>
                <w:sz w:val="19"/>
                <w:szCs w:val="19"/>
              </w:rPr>
              <w:t xml:space="preserve">Ensure that only one virtual unit is configured on the path in the Production Line. </w:t>
            </w:r>
          </w:p>
        </w:tc>
      </w:tr>
      <w:tr w:rsidR="00C72F3E" w14:paraId="33CAC915" w14:textId="77777777" w:rsidTr="008D0FE4">
        <w:tc>
          <w:tcPr>
            <w:tcW w:w="3404" w:type="dxa"/>
            <w:tcBorders>
              <w:top w:val="single" w:sz="4" w:space="0" w:color="auto"/>
              <w:left w:val="single" w:sz="4" w:space="0" w:color="auto"/>
              <w:bottom w:val="single" w:sz="4" w:space="0" w:color="auto"/>
              <w:right w:val="single" w:sz="4" w:space="0" w:color="auto"/>
            </w:tcBorders>
            <w:hideMark/>
          </w:tcPr>
          <w:p w14:paraId="0BD59653" w14:textId="77777777" w:rsidR="00C72F3E" w:rsidRPr="00D23FB5" w:rsidRDefault="00C72F3E" w:rsidP="008D0FE4">
            <w:pPr>
              <w:pStyle w:val="ListParagraph"/>
              <w:tabs>
                <w:tab w:val="left" w:pos="445"/>
              </w:tabs>
              <w:spacing w:before="125"/>
              <w:ind w:firstLine="0"/>
              <w:rPr>
                <w:sz w:val="19"/>
                <w:szCs w:val="19"/>
              </w:rPr>
            </w:pPr>
            <w:r w:rsidRPr="00D23FB5">
              <w:rPr>
                <w:sz w:val="19"/>
                <w:szCs w:val="19"/>
              </w:rPr>
              <w:t>Unit(s) ['+@</w:t>
            </w:r>
            <w:proofErr w:type="spellStart"/>
            <w:r w:rsidRPr="00D23FB5">
              <w:rPr>
                <w:sz w:val="19"/>
                <w:szCs w:val="19"/>
              </w:rPr>
              <w:t>FailedUnits</w:t>
            </w:r>
            <w:proofErr w:type="spellEnd"/>
            <w:r w:rsidRPr="00D23FB5">
              <w:rPr>
                <w:sz w:val="19"/>
                <w:szCs w:val="19"/>
              </w:rPr>
              <w:t>+' has/have a production(event) model &lt;&gt; 118. It cannot be used for Route configuration.</w:t>
            </w:r>
          </w:p>
        </w:tc>
        <w:tc>
          <w:tcPr>
            <w:tcW w:w="3404" w:type="dxa"/>
            <w:tcBorders>
              <w:top w:val="single" w:sz="4" w:space="0" w:color="auto"/>
              <w:left w:val="single" w:sz="4" w:space="0" w:color="auto"/>
              <w:bottom w:val="single" w:sz="4" w:space="0" w:color="auto"/>
              <w:right w:val="single" w:sz="4" w:space="0" w:color="auto"/>
            </w:tcBorders>
          </w:tcPr>
          <w:p w14:paraId="1BF4A0CE" w14:textId="77777777" w:rsidR="00C72F3E" w:rsidRDefault="00C72F3E" w:rsidP="008D0FE4">
            <w:pPr>
              <w:tabs>
                <w:tab w:val="left" w:pos="445"/>
              </w:tabs>
              <w:spacing w:before="125"/>
              <w:ind w:left="360"/>
              <w:rPr>
                <w:rFonts w:eastAsia="Times New Roman"/>
                <w:sz w:val="18"/>
                <w:szCs w:val="18"/>
              </w:rPr>
            </w:pPr>
            <w:r w:rsidRPr="00A451D8">
              <w:rPr>
                <w:sz w:val="19"/>
                <w:szCs w:val="19"/>
              </w:rPr>
              <w:t>The</w:t>
            </w:r>
            <w:r w:rsidRPr="00A451D8">
              <w:rPr>
                <w:rFonts w:eastAsia="Times New Roman"/>
                <w:sz w:val="18"/>
                <w:szCs w:val="18"/>
              </w:rPr>
              <w:t xml:space="preserve"> units associated with a production line does not contain the production event for the Model 118</w:t>
            </w:r>
          </w:p>
        </w:tc>
        <w:tc>
          <w:tcPr>
            <w:tcW w:w="2780" w:type="dxa"/>
            <w:tcBorders>
              <w:top w:val="single" w:sz="4" w:space="0" w:color="auto"/>
              <w:left w:val="single" w:sz="4" w:space="0" w:color="auto"/>
              <w:bottom w:val="single" w:sz="4" w:space="0" w:color="auto"/>
              <w:right w:val="single" w:sz="4" w:space="0" w:color="auto"/>
            </w:tcBorders>
            <w:hideMark/>
          </w:tcPr>
          <w:p w14:paraId="12C9D096" w14:textId="77777777" w:rsidR="00C72F3E" w:rsidRDefault="00C72F3E" w:rsidP="008D0FE4">
            <w:pPr>
              <w:tabs>
                <w:tab w:val="left" w:pos="445"/>
              </w:tabs>
              <w:spacing w:before="125"/>
              <w:ind w:left="360"/>
              <w:rPr>
                <w:sz w:val="19"/>
                <w:szCs w:val="19"/>
              </w:rPr>
            </w:pPr>
            <w:r>
              <w:rPr>
                <w:sz w:val="19"/>
                <w:szCs w:val="19"/>
              </w:rPr>
              <w:t xml:space="preserve">Ensure that the unit associated with the Production Line contains a </w:t>
            </w:r>
            <w:r w:rsidRPr="00F70B53">
              <w:rPr>
                <w:sz w:val="19"/>
                <w:szCs w:val="19"/>
              </w:rPr>
              <w:t>production</w:t>
            </w:r>
            <w:r>
              <w:rPr>
                <w:sz w:val="19"/>
                <w:szCs w:val="19"/>
              </w:rPr>
              <w:t xml:space="preserve"> </w:t>
            </w:r>
            <w:r w:rsidRPr="00F70B53">
              <w:rPr>
                <w:sz w:val="19"/>
                <w:szCs w:val="19"/>
              </w:rPr>
              <w:t>(event) mode</w:t>
            </w:r>
            <w:r>
              <w:rPr>
                <w:sz w:val="19"/>
                <w:szCs w:val="19"/>
              </w:rPr>
              <w:t>l 118. You can do one of the following tasks before running the route-enabled Production Line:</w:t>
            </w:r>
          </w:p>
          <w:p w14:paraId="6353C47C" w14:textId="77777777" w:rsidR="00C72F3E" w:rsidRDefault="00C72F3E" w:rsidP="008D0FE4">
            <w:pPr>
              <w:pStyle w:val="ListParagraph"/>
              <w:numPr>
                <w:ilvl w:val="0"/>
                <w:numId w:val="44"/>
              </w:numPr>
              <w:tabs>
                <w:tab w:val="left" w:pos="445"/>
              </w:tabs>
              <w:spacing w:before="125"/>
              <w:rPr>
                <w:sz w:val="19"/>
                <w:szCs w:val="19"/>
              </w:rPr>
            </w:pPr>
            <w:r>
              <w:rPr>
                <w:sz w:val="19"/>
                <w:szCs w:val="19"/>
              </w:rPr>
              <w:t>A</w:t>
            </w:r>
            <w:r w:rsidRPr="00370278">
              <w:rPr>
                <w:sz w:val="19"/>
                <w:szCs w:val="19"/>
              </w:rPr>
              <w:t>dd a production (event) model 118 to the virtual unit</w:t>
            </w:r>
            <w:r>
              <w:rPr>
                <w:sz w:val="19"/>
                <w:szCs w:val="19"/>
              </w:rPr>
              <w:t>.</w:t>
            </w:r>
            <w:r w:rsidRPr="00370278">
              <w:rPr>
                <w:sz w:val="19"/>
                <w:szCs w:val="19"/>
              </w:rPr>
              <w:t xml:space="preserve"> </w:t>
            </w:r>
          </w:p>
          <w:p w14:paraId="1FA5B984" w14:textId="77777777" w:rsidR="00C72F3E" w:rsidRPr="00B661D8" w:rsidRDefault="00C72F3E" w:rsidP="008D0FE4">
            <w:pPr>
              <w:pStyle w:val="ListParagraph"/>
              <w:numPr>
                <w:ilvl w:val="0"/>
                <w:numId w:val="44"/>
              </w:numPr>
              <w:tabs>
                <w:tab w:val="left" w:pos="445"/>
              </w:tabs>
              <w:spacing w:before="125"/>
              <w:rPr>
                <w:color w:val="FF0000"/>
                <w:sz w:val="19"/>
                <w:szCs w:val="19"/>
              </w:rPr>
            </w:pPr>
            <w:r w:rsidRPr="00B661D8">
              <w:rPr>
                <w:sz w:val="19"/>
                <w:szCs w:val="19"/>
              </w:rPr>
              <w:t>Delete the other production event models on that virtual unit.</w:t>
            </w:r>
          </w:p>
        </w:tc>
      </w:tr>
    </w:tbl>
    <w:p w14:paraId="0590F317" w14:textId="77777777" w:rsidR="00C72F3E" w:rsidRDefault="00C72F3E" w:rsidP="00C72F3E">
      <w:pPr>
        <w:pStyle w:val="ListParagraph"/>
        <w:tabs>
          <w:tab w:val="left" w:pos="445"/>
        </w:tabs>
        <w:spacing w:before="125"/>
        <w:ind w:firstLine="0"/>
        <w:rPr>
          <w:sz w:val="19"/>
          <w:szCs w:val="19"/>
        </w:rPr>
      </w:pPr>
    </w:p>
    <w:p w14:paraId="24CA5F45" w14:textId="77777777" w:rsidR="00C72F3E" w:rsidRDefault="00C72F3E" w:rsidP="00C72F3E">
      <w:pPr>
        <w:pStyle w:val="ListParagraph"/>
        <w:tabs>
          <w:tab w:val="left" w:pos="445"/>
        </w:tabs>
        <w:spacing w:before="125"/>
        <w:ind w:firstLine="0"/>
        <w:rPr>
          <w:sz w:val="19"/>
          <w:szCs w:val="19"/>
        </w:rPr>
      </w:pPr>
    </w:p>
    <w:p w14:paraId="02B5B076" w14:textId="77777777" w:rsidR="00C72F3E" w:rsidRPr="008A29E1" w:rsidRDefault="00C72F3E" w:rsidP="00C72F3E">
      <w:pPr>
        <w:pStyle w:val="Heading2"/>
      </w:pPr>
      <w:r w:rsidRPr="008A29E1">
        <w:t>Validate a</w:t>
      </w:r>
      <w:r>
        <w:t xml:space="preserve"> Route-Enabled</w:t>
      </w:r>
      <w:r w:rsidRPr="008A29E1">
        <w:t xml:space="preserve"> </w:t>
      </w:r>
      <w:r>
        <w:t>Production L</w:t>
      </w:r>
      <w:r w:rsidRPr="008A29E1">
        <w:t>ine</w:t>
      </w:r>
    </w:p>
    <w:p w14:paraId="0F3F62E8" w14:textId="77777777" w:rsidR="00C72F3E" w:rsidRDefault="00C72F3E" w:rsidP="00C72F3E">
      <w:pPr>
        <w:pStyle w:val="BodyText"/>
        <w:spacing w:before="271" w:line="360" w:lineRule="auto"/>
        <w:ind w:left="140" w:right="162"/>
        <w:rPr>
          <w:rFonts w:eastAsia="Times New Roman"/>
        </w:rPr>
      </w:pPr>
      <w:r>
        <w:rPr>
          <w:rFonts w:eastAsia="Times New Roman"/>
          <w:sz w:val="20"/>
          <w:szCs w:val="20"/>
        </w:rPr>
        <w:t>Y</w:t>
      </w:r>
      <w:r>
        <w:rPr>
          <w:rFonts w:eastAsia="Times New Roman"/>
        </w:rPr>
        <w:t xml:space="preserve">ou can </w:t>
      </w:r>
      <w:r w:rsidRPr="00792235">
        <w:rPr>
          <w:rFonts w:eastAsia="Times New Roman"/>
        </w:rPr>
        <w:t xml:space="preserve">verify </w:t>
      </w:r>
      <w:r>
        <w:rPr>
          <w:rFonts w:eastAsia="Times New Roman"/>
        </w:rPr>
        <w:t>whether the</w:t>
      </w:r>
      <w:r w:rsidRPr="00792235">
        <w:rPr>
          <w:rFonts w:eastAsia="Times New Roman"/>
        </w:rPr>
        <w:t xml:space="preserve"> </w:t>
      </w:r>
      <w:r>
        <w:rPr>
          <w:rFonts w:eastAsia="Times New Roman"/>
        </w:rPr>
        <w:t>correct</w:t>
      </w:r>
      <w:r w:rsidRPr="00792235">
        <w:rPr>
          <w:rFonts w:eastAsia="Times New Roman"/>
        </w:rPr>
        <w:t xml:space="preserve"> </w:t>
      </w:r>
      <w:r>
        <w:rPr>
          <w:rFonts w:eastAsia="Times New Roman"/>
        </w:rPr>
        <w:t>values</w:t>
      </w:r>
      <w:r w:rsidRPr="00792235">
        <w:rPr>
          <w:rFonts w:eastAsia="Times New Roman"/>
        </w:rPr>
        <w:t xml:space="preserve"> </w:t>
      </w:r>
      <w:r>
        <w:rPr>
          <w:rFonts w:eastAsia="Times New Roman"/>
        </w:rPr>
        <w:t>are specified for</w:t>
      </w:r>
      <w:r w:rsidRPr="00792235">
        <w:rPr>
          <w:rFonts w:eastAsia="Times New Roman"/>
        </w:rPr>
        <w:t xml:space="preserve"> each </w:t>
      </w:r>
      <w:r>
        <w:rPr>
          <w:rFonts w:eastAsia="Times New Roman"/>
        </w:rPr>
        <w:t xml:space="preserve">Production Unit and </w:t>
      </w:r>
      <w:commentRangeStart w:id="68"/>
      <w:r>
        <w:rPr>
          <w:rFonts w:eastAsia="Times New Roman"/>
        </w:rPr>
        <w:t>Line</w:t>
      </w:r>
      <w:commentRangeEnd w:id="68"/>
      <w:r>
        <w:rPr>
          <w:rStyle w:val="CommentReference"/>
        </w:rPr>
        <w:commentReference w:id="68"/>
      </w:r>
      <w:r>
        <w:rPr>
          <w:rFonts w:eastAsia="Times New Roman"/>
        </w:rPr>
        <w:t xml:space="preserve">. You can further validate whether a production line is route-enabled by using the Unit Properties and Execution Paths values associated with the production line. </w:t>
      </w:r>
    </w:p>
    <w:p w14:paraId="0DC20F11" w14:textId="77777777" w:rsidR="00C72F3E" w:rsidRDefault="00C72F3E" w:rsidP="00C72F3E">
      <w:pPr>
        <w:pStyle w:val="BodyText"/>
        <w:spacing w:before="271" w:line="360" w:lineRule="auto"/>
        <w:ind w:left="140" w:right="162"/>
        <w:rPr>
          <w:rFonts w:eastAsia="Times New Roman"/>
        </w:rPr>
      </w:pPr>
      <w:r w:rsidRPr="00BB5F8F">
        <w:rPr>
          <w:rFonts w:eastAsia="Times New Roman"/>
          <w:b/>
        </w:rPr>
        <w:t>Note</w:t>
      </w:r>
      <w:r>
        <w:rPr>
          <w:rFonts w:eastAsia="Times New Roman"/>
        </w:rPr>
        <w:t xml:space="preserve">: </w:t>
      </w:r>
      <w:r w:rsidRPr="001262C9">
        <w:rPr>
          <w:rFonts w:eastAsia="Times New Roman"/>
        </w:rPr>
        <w:t xml:space="preserve">To </w:t>
      </w:r>
      <w:r>
        <w:rPr>
          <w:rFonts w:eastAsia="Times New Roman"/>
        </w:rPr>
        <w:t>validate the production lines</w:t>
      </w:r>
      <w:r w:rsidRPr="001262C9">
        <w:rPr>
          <w:rFonts w:eastAsia="Times New Roman"/>
        </w:rPr>
        <w:t xml:space="preserve">, you must have the </w:t>
      </w:r>
      <w:r w:rsidRPr="00067026">
        <w:t>Plant Applications Administrator</w:t>
      </w:r>
      <w:r w:rsidRPr="001262C9">
        <w:rPr>
          <w:rFonts w:eastAsia="Times New Roman"/>
        </w:rPr>
        <w:t xml:space="preserve"> role assigned to your user ID.</w:t>
      </w:r>
    </w:p>
    <w:p w14:paraId="68C8ACCE" w14:textId="77777777" w:rsidR="00C72F3E" w:rsidRPr="008A29E1" w:rsidRDefault="00C72F3E" w:rsidP="00C72F3E">
      <w:pPr>
        <w:tabs>
          <w:tab w:val="left" w:pos="445"/>
        </w:tabs>
        <w:spacing w:before="125"/>
        <w:ind w:left="103"/>
        <w:rPr>
          <w:sz w:val="19"/>
          <w:szCs w:val="19"/>
        </w:rPr>
      </w:pPr>
    </w:p>
    <w:p w14:paraId="759A4C6D" w14:textId="77777777" w:rsidR="00C72F3E" w:rsidRPr="00012B65" w:rsidRDefault="00C72F3E" w:rsidP="00C72F3E">
      <w:pPr>
        <w:pStyle w:val="ListParagraph"/>
        <w:numPr>
          <w:ilvl w:val="0"/>
          <w:numId w:val="37"/>
        </w:numPr>
        <w:tabs>
          <w:tab w:val="left" w:pos="445"/>
        </w:tabs>
        <w:spacing w:before="125"/>
        <w:rPr>
          <w:sz w:val="19"/>
        </w:rPr>
      </w:pPr>
      <w:r w:rsidRPr="00AE449D">
        <w:rPr>
          <w:sz w:val="19"/>
        </w:rPr>
        <w:tab/>
      </w:r>
      <w:r w:rsidRPr="00012B65">
        <w:rPr>
          <w:sz w:val="19"/>
        </w:rPr>
        <w:t>Log in to the Plant Applications Administrator - [Server</w:t>
      </w:r>
      <w:r w:rsidRPr="00012B65">
        <w:rPr>
          <w:spacing w:val="2"/>
          <w:sz w:val="19"/>
        </w:rPr>
        <w:t xml:space="preserve"> </w:t>
      </w:r>
      <w:r w:rsidRPr="00012B65">
        <w:rPr>
          <w:sz w:val="19"/>
        </w:rPr>
        <w:t>Manager].</w:t>
      </w:r>
    </w:p>
    <w:p w14:paraId="3B72D986" w14:textId="77777777" w:rsidR="00C72F3E" w:rsidRDefault="00C72F3E" w:rsidP="00C72F3E">
      <w:pPr>
        <w:pStyle w:val="ListParagraph"/>
        <w:numPr>
          <w:ilvl w:val="0"/>
          <w:numId w:val="37"/>
        </w:numPr>
        <w:tabs>
          <w:tab w:val="left" w:pos="445"/>
        </w:tabs>
        <w:spacing w:before="125"/>
        <w:ind w:hanging="340"/>
        <w:rPr>
          <w:sz w:val="19"/>
        </w:rPr>
      </w:pPr>
      <w:r w:rsidRPr="00012B65">
        <w:rPr>
          <w:sz w:val="19"/>
        </w:rPr>
        <w:t xml:space="preserve">In the </w:t>
      </w:r>
      <w:r w:rsidRPr="00012B65">
        <w:rPr>
          <w:b/>
          <w:sz w:val="19"/>
        </w:rPr>
        <w:t>Plant Applications Servers</w:t>
      </w:r>
      <w:r>
        <w:rPr>
          <w:b/>
          <w:sz w:val="19"/>
        </w:rPr>
        <w:t xml:space="preserve"> </w:t>
      </w:r>
      <w:r>
        <w:rPr>
          <w:sz w:val="19"/>
        </w:rPr>
        <w:t>node</w:t>
      </w:r>
      <w:r w:rsidRPr="00012B65">
        <w:rPr>
          <w:sz w:val="19"/>
        </w:rPr>
        <w:t>, select</w:t>
      </w:r>
      <w:r w:rsidRPr="00012B65">
        <w:rPr>
          <w:spacing w:val="10"/>
          <w:sz w:val="19"/>
        </w:rPr>
        <w:t xml:space="preserve"> </w:t>
      </w:r>
      <w:r w:rsidRPr="00012B65">
        <w:rPr>
          <w:noProof/>
          <w:sz w:val="19"/>
        </w:rPr>
        <w:drawing>
          <wp:inline distT="0" distB="0" distL="0" distR="0" wp14:anchorId="6576E3C5" wp14:editId="1D0CFAC0">
            <wp:extent cx="134111" cy="169164"/>
            <wp:effectExtent l="0" t="0" r="0" b="0"/>
            <wp:docPr id="20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r>
        <w:rPr>
          <w:spacing w:val="10"/>
          <w:sz w:val="19"/>
        </w:rPr>
        <w:t>.</w:t>
      </w:r>
    </w:p>
    <w:p w14:paraId="400FC11F" w14:textId="77777777" w:rsidR="00C72F3E" w:rsidRPr="00B16607" w:rsidRDefault="00C72F3E" w:rsidP="00C72F3E">
      <w:pPr>
        <w:pStyle w:val="ListParagraph"/>
        <w:numPr>
          <w:ilvl w:val="0"/>
          <w:numId w:val="37"/>
        </w:numPr>
        <w:tabs>
          <w:tab w:val="left" w:pos="445"/>
        </w:tabs>
        <w:spacing w:before="125"/>
        <w:rPr>
          <w:sz w:val="19"/>
        </w:rPr>
      </w:pPr>
      <w:r>
        <w:rPr>
          <w:sz w:val="19"/>
        </w:rPr>
        <w:t xml:space="preserve">In the </w:t>
      </w:r>
      <w:r w:rsidRPr="00224052">
        <w:rPr>
          <w:b/>
          <w:sz w:val="19"/>
        </w:rPr>
        <w:t>Plant Model</w:t>
      </w:r>
      <w:r>
        <w:rPr>
          <w:b/>
          <w:sz w:val="19"/>
        </w:rPr>
        <w:t xml:space="preserve"> </w:t>
      </w:r>
      <w:r>
        <w:rPr>
          <w:sz w:val="19"/>
        </w:rPr>
        <w:t xml:space="preserve">node, select </w:t>
      </w:r>
      <w:r w:rsidRPr="00012B65">
        <w:rPr>
          <w:noProof/>
          <w:sz w:val="19"/>
        </w:rPr>
        <w:drawing>
          <wp:inline distT="0" distB="0" distL="0" distR="0" wp14:anchorId="15FC46BC" wp14:editId="0A324981">
            <wp:extent cx="134111" cy="169164"/>
            <wp:effectExtent l="0" t="0" r="0" b="0"/>
            <wp:docPr id="20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r>
        <w:rPr>
          <w:sz w:val="19"/>
        </w:rPr>
        <w:t>.</w:t>
      </w:r>
    </w:p>
    <w:p w14:paraId="37709B21" w14:textId="77777777" w:rsidR="00C72F3E" w:rsidRDefault="00C72F3E" w:rsidP="00C72F3E">
      <w:pPr>
        <w:pStyle w:val="ListParagraph"/>
        <w:tabs>
          <w:tab w:val="left" w:pos="445"/>
        </w:tabs>
        <w:spacing w:before="125"/>
        <w:ind w:firstLine="0"/>
        <w:rPr>
          <w:sz w:val="19"/>
        </w:rPr>
      </w:pPr>
      <w:r>
        <w:rPr>
          <w:sz w:val="19"/>
          <w:szCs w:val="19"/>
        </w:rPr>
        <w:t>A</w:t>
      </w:r>
      <w:r w:rsidRPr="035FC21B">
        <w:rPr>
          <w:sz w:val="19"/>
          <w:szCs w:val="19"/>
        </w:rPr>
        <w:t xml:space="preserve">ll the Departments </w:t>
      </w:r>
      <w:r>
        <w:rPr>
          <w:sz w:val="19"/>
          <w:szCs w:val="19"/>
        </w:rPr>
        <w:t>for</w:t>
      </w:r>
      <w:r w:rsidRPr="035FC21B">
        <w:rPr>
          <w:sz w:val="19"/>
          <w:szCs w:val="19"/>
        </w:rPr>
        <w:t xml:space="preserve"> the selected Plant Model appear.</w:t>
      </w:r>
      <w:r>
        <w:rPr>
          <w:noProof/>
        </w:rPr>
        <w:t xml:space="preserve"> </w:t>
      </w:r>
    </w:p>
    <w:p w14:paraId="75FC04CC" w14:textId="77777777" w:rsidR="00C72F3E" w:rsidRDefault="00C72F3E" w:rsidP="00C72F3E">
      <w:pPr>
        <w:pStyle w:val="ListParagraph"/>
        <w:numPr>
          <w:ilvl w:val="0"/>
          <w:numId w:val="37"/>
        </w:numPr>
        <w:tabs>
          <w:tab w:val="left" w:pos="445"/>
        </w:tabs>
        <w:spacing w:before="125"/>
        <w:rPr>
          <w:sz w:val="19"/>
          <w:szCs w:val="19"/>
        </w:rPr>
      </w:pPr>
      <w:r w:rsidRPr="035FC21B">
        <w:rPr>
          <w:sz w:val="19"/>
          <w:szCs w:val="19"/>
        </w:rPr>
        <w:t xml:space="preserve">In the </w:t>
      </w:r>
      <w:r w:rsidRPr="035FC21B">
        <w:rPr>
          <w:b/>
          <w:bCs/>
          <w:sz w:val="19"/>
          <w:szCs w:val="19"/>
        </w:rPr>
        <w:t>Plant Model</w:t>
      </w:r>
      <w:r>
        <w:rPr>
          <w:bCs/>
          <w:sz w:val="19"/>
          <w:szCs w:val="19"/>
        </w:rPr>
        <w:t xml:space="preserve"> node</w:t>
      </w:r>
      <w:r w:rsidRPr="035FC21B">
        <w:rPr>
          <w:sz w:val="19"/>
          <w:szCs w:val="19"/>
        </w:rPr>
        <w:t xml:space="preserve">, right-click </w:t>
      </w:r>
      <w:r>
        <w:rPr>
          <w:sz w:val="19"/>
          <w:szCs w:val="19"/>
        </w:rPr>
        <w:t>a</w:t>
      </w:r>
      <w:r w:rsidRPr="035FC21B">
        <w:rPr>
          <w:sz w:val="19"/>
          <w:szCs w:val="19"/>
        </w:rPr>
        <w:t xml:space="preserve"> virtual Production Unit, and then select </w:t>
      </w:r>
      <w:r w:rsidRPr="035FC21B">
        <w:rPr>
          <w:b/>
          <w:bCs/>
          <w:sz w:val="19"/>
          <w:szCs w:val="19"/>
        </w:rPr>
        <w:t>Edit &lt;Production Department:</w:t>
      </w:r>
      <w:r>
        <w:rPr>
          <w:b/>
          <w:bCs/>
          <w:sz w:val="19"/>
          <w:szCs w:val="19"/>
        </w:rPr>
        <w:t xml:space="preserve"> </w:t>
      </w:r>
      <w:r w:rsidRPr="035FC21B">
        <w:rPr>
          <w:b/>
          <w:bCs/>
          <w:sz w:val="19"/>
          <w:szCs w:val="19"/>
        </w:rPr>
        <w:t>Production Line&gt;: Properties</w:t>
      </w:r>
      <w:r w:rsidRPr="035FC21B">
        <w:rPr>
          <w:sz w:val="19"/>
          <w:szCs w:val="19"/>
        </w:rPr>
        <w:t>.</w:t>
      </w:r>
    </w:p>
    <w:p w14:paraId="6050EEB5" w14:textId="77777777" w:rsidR="00C72F3E" w:rsidRDefault="00C72F3E" w:rsidP="00C72F3E">
      <w:pPr>
        <w:pStyle w:val="ListParagraph"/>
        <w:numPr>
          <w:ilvl w:val="0"/>
          <w:numId w:val="37"/>
        </w:numPr>
        <w:tabs>
          <w:tab w:val="left" w:pos="445"/>
        </w:tabs>
        <w:spacing w:before="125"/>
        <w:rPr>
          <w:sz w:val="19"/>
        </w:rPr>
      </w:pPr>
      <w:r>
        <w:rPr>
          <w:sz w:val="19"/>
        </w:rPr>
        <w:t xml:space="preserve">In the </w:t>
      </w:r>
      <w:r w:rsidRPr="00836C1C">
        <w:rPr>
          <w:b/>
          <w:sz w:val="19"/>
        </w:rPr>
        <w:t>&lt;Unit Properties Configuration – [Production Unit / Production Line]&gt;</w:t>
      </w:r>
      <w:r>
        <w:rPr>
          <w:sz w:val="19"/>
        </w:rPr>
        <w:t xml:space="preserve"> window, ensure that the value of the </w:t>
      </w:r>
      <w:commentRangeStart w:id="69"/>
      <w:r w:rsidRPr="00D40210">
        <w:rPr>
          <w:sz w:val="19"/>
        </w:rPr>
        <w:t xml:space="preserve">Extended Information </w:t>
      </w:r>
      <w:commentRangeEnd w:id="69"/>
      <w:r>
        <w:rPr>
          <w:rStyle w:val="CommentReference"/>
        </w:rPr>
        <w:commentReference w:id="69"/>
      </w:r>
      <w:r w:rsidRPr="00D40210">
        <w:rPr>
          <w:sz w:val="19"/>
        </w:rPr>
        <w:t>field</w:t>
      </w:r>
      <w:r>
        <w:rPr>
          <w:sz w:val="19"/>
        </w:rPr>
        <w:t xml:space="preserve"> is </w:t>
      </w:r>
      <w:commentRangeStart w:id="70"/>
      <w:r>
        <w:rPr>
          <w:sz w:val="19"/>
        </w:rPr>
        <w:t>BATCH</w:t>
      </w:r>
      <w:commentRangeEnd w:id="70"/>
      <w:r>
        <w:rPr>
          <w:rStyle w:val="CommentReference"/>
        </w:rPr>
        <w:commentReference w:id="70"/>
      </w:r>
      <w:r>
        <w:rPr>
          <w:sz w:val="19"/>
        </w:rPr>
        <w:t xml:space="preserve">. </w:t>
      </w:r>
    </w:p>
    <w:p w14:paraId="1BE28579" w14:textId="77777777" w:rsidR="00C72F3E" w:rsidRPr="00F87B9F" w:rsidRDefault="00C72F3E" w:rsidP="00C72F3E">
      <w:pPr>
        <w:pStyle w:val="ListParagraph"/>
        <w:numPr>
          <w:ilvl w:val="0"/>
          <w:numId w:val="37"/>
        </w:numPr>
        <w:tabs>
          <w:tab w:val="left" w:pos="445"/>
        </w:tabs>
        <w:spacing w:before="125"/>
        <w:rPr>
          <w:sz w:val="19"/>
          <w:szCs w:val="19"/>
        </w:rPr>
      </w:pPr>
      <w:r w:rsidRPr="00F87B9F">
        <w:rPr>
          <w:rFonts w:eastAsia="Times New Roman"/>
          <w:sz w:val="19"/>
          <w:szCs w:val="19"/>
        </w:rPr>
        <w:t>Right-click the unit</w:t>
      </w:r>
      <w:r>
        <w:rPr>
          <w:rFonts w:eastAsia="Times New Roman"/>
          <w:sz w:val="19"/>
          <w:szCs w:val="19"/>
        </w:rPr>
        <w:t>,</w:t>
      </w:r>
      <w:r w:rsidRPr="00F87B9F">
        <w:rPr>
          <w:rFonts w:eastAsia="Times New Roman"/>
          <w:sz w:val="19"/>
          <w:szCs w:val="19"/>
        </w:rPr>
        <w:t xml:space="preserve"> and </w:t>
      </w:r>
      <w:r>
        <w:rPr>
          <w:rFonts w:eastAsia="Times New Roman"/>
          <w:sz w:val="19"/>
          <w:szCs w:val="19"/>
        </w:rPr>
        <w:t xml:space="preserve">then </w:t>
      </w:r>
      <w:r w:rsidRPr="00F87B9F">
        <w:rPr>
          <w:rFonts w:eastAsia="Times New Roman"/>
          <w:sz w:val="19"/>
          <w:szCs w:val="19"/>
        </w:rPr>
        <w:t xml:space="preserve">select </w:t>
      </w:r>
      <w:r w:rsidRPr="00F87B9F">
        <w:rPr>
          <w:rFonts w:eastAsia="Times New Roman"/>
          <w:b/>
          <w:bCs/>
          <w:sz w:val="19"/>
          <w:szCs w:val="19"/>
        </w:rPr>
        <w:t>Configure Events on &lt;Production Unit:</w:t>
      </w:r>
      <w:r>
        <w:rPr>
          <w:rFonts w:eastAsia="Times New Roman"/>
          <w:b/>
          <w:bCs/>
          <w:sz w:val="19"/>
          <w:szCs w:val="19"/>
        </w:rPr>
        <w:t xml:space="preserve"> </w:t>
      </w:r>
      <w:r w:rsidRPr="00F87B9F">
        <w:rPr>
          <w:rFonts w:eastAsia="Times New Roman"/>
          <w:b/>
          <w:bCs/>
          <w:sz w:val="19"/>
          <w:szCs w:val="19"/>
        </w:rPr>
        <w:t>Production Line&gt;</w:t>
      </w:r>
      <w:r>
        <w:rPr>
          <w:rFonts w:eastAsia="Times New Roman"/>
          <w:bCs/>
          <w:sz w:val="19"/>
          <w:szCs w:val="19"/>
        </w:rPr>
        <w:t>to</w:t>
      </w:r>
      <w:r>
        <w:rPr>
          <w:rFonts w:eastAsia="Times New Roman"/>
          <w:b/>
          <w:bCs/>
          <w:sz w:val="19"/>
          <w:szCs w:val="19"/>
        </w:rPr>
        <w:t xml:space="preserve"> </w:t>
      </w:r>
      <w:r>
        <w:rPr>
          <w:sz w:val="19"/>
        </w:rPr>
        <w:t xml:space="preserve">ensure that the following properties are configured for the selected Production Unit: </w:t>
      </w:r>
    </w:p>
    <w:p w14:paraId="5C274620" w14:textId="77777777" w:rsidR="00C72F3E" w:rsidRPr="00143DE7" w:rsidRDefault="00C72F3E" w:rsidP="00C72F3E">
      <w:pPr>
        <w:pStyle w:val="ListParagraph"/>
        <w:numPr>
          <w:ilvl w:val="1"/>
          <w:numId w:val="35"/>
        </w:numPr>
        <w:tabs>
          <w:tab w:val="left" w:pos="445"/>
        </w:tabs>
        <w:spacing w:before="125"/>
        <w:rPr>
          <w:sz w:val="19"/>
        </w:rPr>
      </w:pPr>
      <w:commentRangeStart w:id="71"/>
      <w:commentRangeStart w:id="72"/>
      <w:r w:rsidRPr="00143DE7">
        <w:rPr>
          <w:sz w:val="19"/>
        </w:rPr>
        <w:t xml:space="preserve">The </w:t>
      </w:r>
      <w:r>
        <w:rPr>
          <w:sz w:val="19"/>
        </w:rPr>
        <w:t>Production Event (Lot)</w:t>
      </w:r>
      <w:r w:rsidRPr="00143DE7">
        <w:rPr>
          <w:sz w:val="19"/>
        </w:rPr>
        <w:t xml:space="preserve"> Model 118 is included in the virtual Production Unit.</w:t>
      </w:r>
      <w:commentRangeEnd w:id="71"/>
      <w:r>
        <w:rPr>
          <w:rStyle w:val="CommentReference"/>
        </w:rPr>
        <w:commentReference w:id="71"/>
      </w:r>
      <w:commentRangeEnd w:id="72"/>
      <w:r>
        <w:rPr>
          <w:rStyle w:val="CommentReference"/>
        </w:rPr>
        <w:commentReference w:id="72"/>
      </w:r>
    </w:p>
    <w:p w14:paraId="69BA2B4A" w14:textId="77777777" w:rsidR="00C72F3E" w:rsidRDefault="00C72F3E" w:rsidP="00C72F3E">
      <w:pPr>
        <w:pStyle w:val="ListParagraph"/>
        <w:numPr>
          <w:ilvl w:val="1"/>
          <w:numId w:val="35"/>
        </w:numPr>
        <w:tabs>
          <w:tab w:val="left" w:pos="445"/>
        </w:tabs>
        <w:spacing w:before="125"/>
        <w:rPr>
          <w:sz w:val="19"/>
        </w:rPr>
      </w:pPr>
      <w:r>
        <w:rPr>
          <w:sz w:val="19"/>
        </w:rPr>
        <w:t xml:space="preserve">The </w:t>
      </w:r>
      <w:r w:rsidRPr="00813F12">
        <w:rPr>
          <w:b/>
          <w:sz w:val="19"/>
        </w:rPr>
        <w:t>Area</w:t>
      </w:r>
      <w:r w:rsidRPr="007B0AC6">
        <w:rPr>
          <w:sz w:val="19"/>
        </w:rPr>
        <w:t xml:space="preserve">, </w:t>
      </w:r>
      <w:r w:rsidRPr="00813F12">
        <w:rPr>
          <w:b/>
          <w:sz w:val="19"/>
        </w:rPr>
        <w:t>Cell</w:t>
      </w:r>
      <w:r w:rsidRPr="007B0AC6">
        <w:rPr>
          <w:sz w:val="19"/>
        </w:rPr>
        <w:t xml:space="preserve">, </w:t>
      </w:r>
      <w:r>
        <w:rPr>
          <w:sz w:val="19"/>
        </w:rPr>
        <w:t xml:space="preserve">and </w:t>
      </w:r>
      <w:r w:rsidRPr="00813F12">
        <w:rPr>
          <w:b/>
          <w:sz w:val="19"/>
        </w:rPr>
        <w:t>Unit</w:t>
      </w:r>
      <w:r w:rsidRPr="007B0AC6">
        <w:rPr>
          <w:sz w:val="19"/>
        </w:rPr>
        <w:t xml:space="preserve"> properties </w:t>
      </w:r>
      <w:r>
        <w:rPr>
          <w:sz w:val="19"/>
        </w:rPr>
        <w:t>for the virtual Production Unit are configured with the required values</w:t>
      </w:r>
      <w:r w:rsidRPr="007B0AC6">
        <w:rPr>
          <w:sz w:val="19"/>
        </w:rPr>
        <w:t xml:space="preserve"> </w:t>
      </w:r>
    </w:p>
    <w:p w14:paraId="261BA4C7" w14:textId="77777777" w:rsidR="00C72F3E" w:rsidRDefault="00C72F3E" w:rsidP="00C72F3E">
      <w:pPr>
        <w:pStyle w:val="ListParagraph"/>
        <w:numPr>
          <w:ilvl w:val="1"/>
          <w:numId w:val="35"/>
        </w:numPr>
        <w:rPr>
          <w:sz w:val="19"/>
        </w:rPr>
      </w:pPr>
      <w:r w:rsidRPr="00790FEE">
        <w:rPr>
          <w:sz w:val="19"/>
        </w:rPr>
        <w:t xml:space="preserve">The </w:t>
      </w:r>
      <w:commentRangeStart w:id="73"/>
      <w:commentRangeStart w:id="74"/>
      <w:r w:rsidRPr="00790FEE">
        <w:rPr>
          <w:sz w:val="19"/>
        </w:rPr>
        <w:t xml:space="preserve">Waste model 304 </w:t>
      </w:r>
      <w:commentRangeEnd w:id="73"/>
      <w:r>
        <w:rPr>
          <w:rStyle w:val="CommentReference"/>
        </w:rPr>
        <w:commentReference w:id="73"/>
      </w:r>
      <w:commentRangeEnd w:id="74"/>
      <w:r>
        <w:rPr>
          <w:rStyle w:val="CommentReference"/>
        </w:rPr>
        <w:commentReference w:id="74"/>
      </w:r>
      <w:r w:rsidRPr="00790FEE">
        <w:rPr>
          <w:sz w:val="19"/>
        </w:rPr>
        <w:t xml:space="preserve">is </w:t>
      </w:r>
      <w:r>
        <w:rPr>
          <w:sz w:val="19"/>
        </w:rPr>
        <w:t>included</w:t>
      </w:r>
      <w:r w:rsidRPr="00790FEE">
        <w:rPr>
          <w:sz w:val="19"/>
        </w:rPr>
        <w:t xml:space="preserve"> in the virtual Production Unit</w:t>
      </w:r>
      <w:r>
        <w:rPr>
          <w:sz w:val="19"/>
        </w:rPr>
        <w:t xml:space="preserve">. </w:t>
      </w:r>
    </w:p>
    <w:p w14:paraId="0D8D398B" w14:textId="77777777" w:rsidR="00C72F3E" w:rsidRDefault="00C72F3E" w:rsidP="00C72F3E">
      <w:pPr>
        <w:pStyle w:val="ListParagraph"/>
        <w:numPr>
          <w:ilvl w:val="0"/>
          <w:numId w:val="37"/>
        </w:numPr>
        <w:tabs>
          <w:tab w:val="left" w:pos="445"/>
        </w:tabs>
        <w:spacing w:before="125"/>
        <w:rPr>
          <w:sz w:val="19"/>
        </w:rPr>
      </w:pPr>
      <w:bookmarkStart w:id="75" w:name="_Hlk532221508"/>
      <w:r>
        <w:rPr>
          <w:sz w:val="19"/>
        </w:rPr>
        <w:t xml:space="preserve">Optional: To verify whether the Model 49000 is active, run the following query on the </w:t>
      </w:r>
      <w:r w:rsidRPr="00897A91">
        <w:rPr>
          <w:sz w:val="19"/>
        </w:rPr>
        <w:t xml:space="preserve">service-oriented architecture </w:t>
      </w:r>
      <w:r>
        <w:rPr>
          <w:sz w:val="19"/>
        </w:rPr>
        <w:t xml:space="preserve">(SOA) database, and then enter </w:t>
      </w:r>
      <w:commentRangeStart w:id="76"/>
      <w:commentRangeStart w:id="77"/>
      <w:r>
        <w:rPr>
          <w:sz w:val="19"/>
        </w:rPr>
        <w:t>&lt;</w:t>
      </w:r>
      <w:proofErr w:type="spellStart"/>
      <w:r w:rsidRPr="007334E8">
        <w:rPr>
          <w:sz w:val="19"/>
        </w:rPr>
        <w:t>ED_Model_Id</w:t>
      </w:r>
      <w:proofErr w:type="spellEnd"/>
      <w:r>
        <w:rPr>
          <w:sz w:val="19"/>
        </w:rPr>
        <w:t>&gt;</w:t>
      </w:r>
      <w:r w:rsidRPr="007334E8">
        <w:rPr>
          <w:sz w:val="19"/>
        </w:rPr>
        <w:t xml:space="preserve"> </w:t>
      </w:r>
      <w:commentRangeEnd w:id="76"/>
      <w:r>
        <w:rPr>
          <w:rStyle w:val="CommentReference"/>
        </w:rPr>
        <w:commentReference w:id="76"/>
      </w:r>
      <w:commentRangeEnd w:id="77"/>
      <w:r>
        <w:rPr>
          <w:rStyle w:val="CommentReference"/>
        </w:rPr>
        <w:commentReference w:id="77"/>
      </w:r>
      <w:r>
        <w:rPr>
          <w:sz w:val="19"/>
        </w:rPr>
        <w:t>as</w:t>
      </w:r>
      <w:r w:rsidRPr="007334E8">
        <w:rPr>
          <w:sz w:val="19"/>
        </w:rPr>
        <w:t xml:space="preserve"> 49000</w:t>
      </w:r>
      <w:r>
        <w:rPr>
          <w:sz w:val="19"/>
        </w:rPr>
        <w:t>:</w:t>
      </w:r>
      <w:bookmarkEnd w:id="75"/>
      <w:r>
        <w:rPr>
          <w:sz w:val="19"/>
        </w:rPr>
        <w:br/>
      </w:r>
      <w:bookmarkStart w:id="78" w:name="_Hlk532221626"/>
      <w:r w:rsidRPr="00A451D8">
        <w:rPr>
          <w:rFonts w:ascii="Courier New" w:hAnsi="Courier New" w:cs="Courier New"/>
          <w:sz w:val="19"/>
        </w:rPr>
        <w:t>select</w:t>
      </w:r>
      <w:r w:rsidRPr="007334E8">
        <w:rPr>
          <w:sz w:val="19"/>
        </w:rPr>
        <w:t xml:space="preserve"> </w:t>
      </w:r>
      <w:r w:rsidRPr="00A451D8">
        <w:rPr>
          <w:rFonts w:ascii="Courier New" w:hAnsi="Courier New" w:cs="Courier New"/>
          <w:sz w:val="19"/>
        </w:rPr>
        <w:t>* in &lt;</w:t>
      </w:r>
      <w:proofErr w:type="spellStart"/>
      <w:r w:rsidRPr="00A451D8">
        <w:rPr>
          <w:rFonts w:ascii="Courier New" w:hAnsi="Courier New" w:cs="Courier New"/>
          <w:sz w:val="19"/>
        </w:rPr>
        <w:t>event_configuration</w:t>
      </w:r>
      <w:proofErr w:type="spellEnd"/>
      <w:r w:rsidRPr="00A451D8">
        <w:rPr>
          <w:rFonts w:ascii="Courier New" w:hAnsi="Courier New" w:cs="Courier New"/>
          <w:sz w:val="19"/>
        </w:rPr>
        <w:t>&gt;</w:t>
      </w:r>
      <w:r w:rsidRPr="007334E8">
        <w:rPr>
          <w:sz w:val="19"/>
        </w:rPr>
        <w:t xml:space="preserve">.  </w:t>
      </w:r>
      <w:bookmarkEnd w:id="78"/>
    </w:p>
    <w:p w14:paraId="7DE53567" w14:textId="77777777" w:rsidR="00C72F3E" w:rsidRPr="007334E8" w:rsidRDefault="00C72F3E" w:rsidP="00C72F3E">
      <w:pPr>
        <w:tabs>
          <w:tab w:val="left" w:pos="445"/>
        </w:tabs>
        <w:spacing w:before="125"/>
        <w:ind w:left="444"/>
        <w:rPr>
          <w:sz w:val="19"/>
        </w:rPr>
      </w:pPr>
      <w:r>
        <w:rPr>
          <w:sz w:val="19"/>
        </w:rPr>
        <w:t xml:space="preserve">The </w:t>
      </w:r>
      <w:r w:rsidRPr="007334E8">
        <w:rPr>
          <w:sz w:val="19"/>
        </w:rPr>
        <w:t>record</w:t>
      </w:r>
      <w:r>
        <w:rPr>
          <w:sz w:val="19"/>
        </w:rPr>
        <w:t xml:space="preserve"> associated with the Model 49000</w:t>
      </w:r>
      <w:r w:rsidRPr="007334E8">
        <w:rPr>
          <w:sz w:val="19"/>
        </w:rPr>
        <w:t xml:space="preserve"> </w:t>
      </w:r>
      <w:r>
        <w:rPr>
          <w:sz w:val="19"/>
        </w:rPr>
        <w:t>appears</w:t>
      </w:r>
      <w:r w:rsidRPr="007334E8">
        <w:rPr>
          <w:sz w:val="19"/>
        </w:rPr>
        <w:t xml:space="preserve"> and</w:t>
      </w:r>
      <w:r>
        <w:rPr>
          <w:sz w:val="19"/>
        </w:rPr>
        <w:t xml:space="preserve"> the value of the</w:t>
      </w:r>
      <w:r w:rsidRPr="007334E8">
        <w:rPr>
          <w:sz w:val="19"/>
        </w:rPr>
        <w:t xml:space="preserve"> </w:t>
      </w:r>
      <w:commentRangeStart w:id="79"/>
      <w:commentRangeStart w:id="80"/>
      <w:r>
        <w:rPr>
          <w:sz w:val="19"/>
        </w:rPr>
        <w:t>&lt;</w:t>
      </w:r>
      <w:proofErr w:type="spellStart"/>
      <w:r>
        <w:rPr>
          <w:sz w:val="19"/>
        </w:rPr>
        <w:t>is_a</w:t>
      </w:r>
      <w:r w:rsidRPr="007334E8">
        <w:rPr>
          <w:sz w:val="19"/>
        </w:rPr>
        <w:t>ctive</w:t>
      </w:r>
      <w:proofErr w:type="spellEnd"/>
      <w:r>
        <w:rPr>
          <w:sz w:val="19"/>
        </w:rPr>
        <w:t xml:space="preserve">&gt; </w:t>
      </w:r>
      <w:commentRangeEnd w:id="79"/>
      <w:r>
        <w:rPr>
          <w:rStyle w:val="CommentReference"/>
        </w:rPr>
        <w:commentReference w:id="79"/>
      </w:r>
      <w:commentRangeEnd w:id="80"/>
      <w:r>
        <w:rPr>
          <w:rStyle w:val="CommentReference"/>
        </w:rPr>
        <w:commentReference w:id="80"/>
      </w:r>
      <w:r>
        <w:rPr>
          <w:sz w:val="19"/>
        </w:rPr>
        <w:t>option is</w:t>
      </w:r>
      <w:r w:rsidRPr="007334E8">
        <w:rPr>
          <w:sz w:val="19"/>
        </w:rPr>
        <w:t xml:space="preserve"> set to </w:t>
      </w:r>
      <w:r w:rsidRPr="00F37B75">
        <w:rPr>
          <w:b/>
          <w:sz w:val="19"/>
        </w:rPr>
        <w:t>1</w:t>
      </w:r>
      <w:r w:rsidRPr="007334E8">
        <w:rPr>
          <w:sz w:val="19"/>
        </w:rPr>
        <w:t xml:space="preserve">. </w:t>
      </w:r>
    </w:p>
    <w:p w14:paraId="5D3E9B30" w14:textId="77777777" w:rsidR="00C72F3E" w:rsidRDefault="00C72F3E" w:rsidP="00C72F3E">
      <w:pPr>
        <w:pStyle w:val="ListParagraph"/>
        <w:numPr>
          <w:ilvl w:val="0"/>
          <w:numId w:val="37"/>
        </w:numPr>
        <w:tabs>
          <w:tab w:val="left" w:pos="445"/>
        </w:tabs>
        <w:spacing w:before="125"/>
        <w:rPr>
          <w:sz w:val="19"/>
        </w:rPr>
      </w:pPr>
      <w:r w:rsidRPr="00A70BDE">
        <w:rPr>
          <w:sz w:val="19"/>
        </w:rPr>
        <w:t xml:space="preserve">Right-click the Production Line, and then select </w:t>
      </w:r>
      <w:r w:rsidRPr="00F74C1F">
        <w:rPr>
          <w:b/>
          <w:sz w:val="19"/>
        </w:rPr>
        <w:t xml:space="preserve">Configure Execution Paths </w:t>
      </w:r>
      <w:r>
        <w:rPr>
          <w:b/>
          <w:sz w:val="19"/>
        </w:rPr>
        <w:t>for &lt;</w:t>
      </w:r>
      <w:proofErr w:type="spellStart"/>
      <w:r>
        <w:rPr>
          <w:b/>
          <w:sz w:val="19"/>
        </w:rPr>
        <w:t>production_l</w:t>
      </w:r>
      <w:r w:rsidRPr="00F74C1F">
        <w:rPr>
          <w:b/>
          <w:sz w:val="19"/>
        </w:rPr>
        <w:t>ine</w:t>
      </w:r>
      <w:proofErr w:type="spellEnd"/>
      <w:r w:rsidRPr="00F74C1F">
        <w:rPr>
          <w:b/>
          <w:sz w:val="19"/>
        </w:rPr>
        <w:t>&gt;</w:t>
      </w:r>
      <w:r w:rsidRPr="00A70BDE">
        <w:rPr>
          <w:sz w:val="19"/>
        </w:rPr>
        <w:t>.</w:t>
      </w:r>
      <w:r>
        <w:rPr>
          <w:sz w:val="19"/>
        </w:rPr>
        <w:br/>
      </w:r>
    </w:p>
    <w:p w14:paraId="45D47A7F" w14:textId="77777777" w:rsidR="00C72F3E" w:rsidRPr="00813F12" w:rsidRDefault="00C72F3E" w:rsidP="00C72F3E">
      <w:pPr>
        <w:tabs>
          <w:tab w:val="left" w:pos="445"/>
        </w:tabs>
        <w:spacing w:before="125"/>
        <w:ind w:left="103"/>
        <w:jc w:val="center"/>
        <w:rPr>
          <w:sz w:val="19"/>
        </w:rPr>
      </w:pPr>
      <w:r>
        <w:rPr>
          <w:noProof/>
        </w:rPr>
        <w:drawing>
          <wp:inline distT="0" distB="0" distL="0" distR="0" wp14:anchorId="463A9DF9" wp14:editId="51CB3791">
            <wp:extent cx="2381250" cy="2047875"/>
            <wp:effectExtent l="0" t="0" r="0" b="952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2902" r="63733" b="31618"/>
                    <a:stretch/>
                  </pic:blipFill>
                  <pic:spPr bwMode="auto">
                    <a:xfrm>
                      <a:off x="0" y="0"/>
                      <a:ext cx="2381250" cy="2047875"/>
                    </a:xfrm>
                    <a:prstGeom prst="rect">
                      <a:avLst/>
                    </a:prstGeom>
                    <a:ln>
                      <a:noFill/>
                    </a:ln>
                    <a:extLst>
                      <a:ext uri="{53640926-AAD7-44D8-BBD7-CCE9431645EC}">
                        <a14:shadowObscured xmlns:a14="http://schemas.microsoft.com/office/drawing/2010/main"/>
                      </a:ext>
                    </a:extLst>
                  </pic:spPr>
                </pic:pic>
              </a:graphicData>
            </a:graphic>
          </wp:inline>
        </w:drawing>
      </w:r>
    </w:p>
    <w:p w14:paraId="036C2FDC" w14:textId="77777777" w:rsidR="00C72F3E" w:rsidRDefault="00C72F3E" w:rsidP="00C72F3E">
      <w:pPr>
        <w:tabs>
          <w:tab w:val="left" w:pos="445"/>
        </w:tabs>
        <w:spacing w:before="125"/>
        <w:rPr>
          <w:sz w:val="19"/>
        </w:rPr>
      </w:pPr>
      <w:r>
        <w:rPr>
          <w:sz w:val="19"/>
        </w:rPr>
        <w:tab/>
      </w:r>
      <w:r w:rsidRPr="0069384E">
        <w:rPr>
          <w:sz w:val="19"/>
        </w:rPr>
        <w:t xml:space="preserve">The </w:t>
      </w:r>
      <w:r w:rsidRPr="0069384E">
        <w:rPr>
          <w:b/>
          <w:sz w:val="19"/>
        </w:rPr>
        <w:t xml:space="preserve">Execution Paths </w:t>
      </w:r>
      <w:r>
        <w:rPr>
          <w:b/>
          <w:sz w:val="19"/>
        </w:rPr>
        <w:t xml:space="preserve">for </w:t>
      </w:r>
      <w:r w:rsidRPr="0069384E">
        <w:rPr>
          <w:b/>
          <w:sz w:val="19"/>
        </w:rPr>
        <w:t>&lt;</w:t>
      </w:r>
      <w:proofErr w:type="spellStart"/>
      <w:r w:rsidRPr="0069384E">
        <w:rPr>
          <w:b/>
          <w:sz w:val="19"/>
        </w:rPr>
        <w:t>Production_Line</w:t>
      </w:r>
      <w:proofErr w:type="spellEnd"/>
      <w:r w:rsidRPr="0069384E">
        <w:rPr>
          <w:b/>
          <w:sz w:val="19"/>
        </w:rPr>
        <w:t>&gt;</w:t>
      </w:r>
      <w:r w:rsidRPr="0069384E">
        <w:rPr>
          <w:sz w:val="19"/>
        </w:rPr>
        <w:t xml:space="preserve"> window appears.</w:t>
      </w:r>
    </w:p>
    <w:p w14:paraId="6874B69A" w14:textId="77777777" w:rsidR="00C72F3E" w:rsidRPr="0069384E" w:rsidRDefault="00C72F3E" w:rsidP="00C72F3E">
      <w:pPr>
        <w:tabs>
          <w:tab w:val="left" w:pos="445"/>
        </w:tabs>
        <w:spacing w:before="125"/>
        <w:rPr>
          <w:sz w:val="19"/>
        </w:rPr>
      </w:pPr>
    </w:p>
    <w:p w14:paraId="608E2E2D" w14:textId="77777777" w:rsidR="00C72F3E" w:rsidRPr="00836C1C" w:rsidRDefault="00C72F3E" w:rsidP="00C72F3E">
      <w:pPr>
        <w:pStyle w:val="ListParagraph"/>
        <w:numPr>
          <w:ilvl w:val="0"/>
          <w:numId w:val="37"/>
        </w:numPr>
        <w:tabs>
          <w:tab w:val="left" w:pos="445"/>
        </w:tabs>
        <w:spacing w:before="125"/>
        <w:rPr>
          <w:sz w:val="19"/>
        </w:rPr>
      </w:pPr>
      <w:r>
        <w:rPr>
          <w:sz w:val="19"/>
        </w:rPr>
        <w:t>In the</w:t>
      </w:r>
      <w:r w:rsidRPr="0069384E">
        <w:rPr>
          <w:sz w:val="19"/>
        </w:rPr>
        <w:t xml:space="preserve"> </w:t>
      </w:r>
      <w:r w:rsidRPr="0069384E">
        <w:rPr>
          <w:b/>
          <w:sz w:val="19"/>
        </w:rPr>
        <w:t xml:space="preserve">Execution Paths </w:t>
      </w:r>
      <w:r>
        <w:rPr>
          <w:b/>
          <w:sz w:val="19"/>
        </w:rPr>
        <w:t xml:space="preserve">for </w:t>
      </w:r>
      <w:r w:rsidRPr="0069384E">
        <w:rPr>
          <w:b/>
          <w:sz w:val="19"/>
        </w:rPr>
        <w:t>&lt;</w:t>
      </w:r>
      <w:proofErr w:type="spellStart"/>
      <w:r w:rsidRPr="0069384E">
        <w:rPr>
          <w:b/>
          <w:sz w:val="19"/>
        </w:rPr>
        <w:t>Production_Line</w:t>
      </w:r>
      <w:proofErr w:type="spellEnd"/>
      <w:r w:rsidRPr="0069384E">
        <w:rPr>
          <w:b/>
          <w:sz w:val="19"/>
        </w:rPr>
        <w:t>&gt;</w:t>
      </w:r>
      <w:r>
        <w:rPr>
          <w:sz w:val="19"/>
        </w:rPr>
        <w:t xml:space="preserve"> window, ensure</w:t>
      </w:r>
      <w:r w:rsidRPr="00836C1C">
        <w:rPr>
          <w:sz w:val="19"/>
        </w:rPr>
        <w:t xml:space="preserve"> that the </w:t>
      </w:r>
      <w:r w:rsidRPr="00836C1C">
        <w:rPr>
          <w:b/>
          <w:sz w:val="19"/>
        </w:rPr>
        <w:t>Production</w:t>
      </w:r>
      <w:r w:rsidRPr="00836C1C">
        <w:rPr>
          <w:sz w:val="19"/>
        </w:rPr>
        <w:t xml:space="preserve"> and </w:t>
      </w:r>
      <w:r w:rsidRPr="00836C1C">
        <w:rPr>
          <w:b/>
          <w:sz w:val="19"/>
        </w:rPr>
        <w:t>Schedule</w:t>
      </w:r>
      <w:r w:rsidRPr="00836C1C">
        <w:rPr>
          <w:sz w:val="19"/>
        </w:rPr>
        <w:t xml:space="preserve"> boxes are set to </w:t>
      </w:r>
      <w:r w:rsidRPr="00836C1C">
        <w:rPr>
          <w:b/>
          <w:sz w:val="19"/>
        </w:rPr>
        <w:t>False</w:t>
      </w:r>
      <w:r w:rsidRPr="00836C1C">
        <w:rPr>
          <w:sz w:val="19"/>
        </w:rPr>
        <w:t>.</w:t>
      </w:r>
    </w:p>
    <w:p w14:paraId="498E5455" w14:textId="77777777" w:rsidR="00C72F3E" w:rsidRPr="00005AC3" w:rsidRDefault="00C72F3E" w:rsidP="00C72F3E">
      <w:pPr>
        <w:pStyle w:val="ListParagraph"/>
        <w:numPr>
          <w:ilvl w:val="0"/>
          <w:numId w:val="37"/>
        </w:numPr>
        <w:tabs>
          <w:tab w:val="left" w:pos="445"/>
        </w:tabs>
        <w:spacing w:before="125"/>
        <w:rPr>
          <w:sz w:val="19"/>
          <w:szCs w:val="19"/>
        </w:rPr>
      </w:pPr>
      <w:r w:rsidRPr="035FC21B">
        <w:rPr>
          <w:sz w:val="19"/>
          <w:szCs w:val="19"/>
        </w:rPr>
        <w:t xml:space="preserve">Select the </w:t>
      </w:r>
      <w:r w:rsidRPr="035FC21B">
        <w:rPr>
          <w:b/>
          <w:bCs/>
          <w:sz w:val="19"/>
          <w:szCs w:val="19"/>
        </w:rPr>
        <w:t>Path Units</w:t>
      </w:r>
      <w:r>
        <w:rPr>
          <w:sz w:val="19"/>
          <w:szCs w:val="19"/>
        </w:rPr>
        <w:t xml:space="preserve"> tab,</w:t>
      </w:r>
      <w:r w:rsidRPr="035FC21B">
        <w:rPr>
          <w:sz w:val="19"/>
          <w:szCs w:val="19"/>
        </w:rPr>
        <w:t xml:space="preserve"> </w:t>
      </w:r>
      <w:r>
        <w:rPr>
          <w:sz w:val="19"/>
          <w:szCs w:val="19"/>
        </w:rPr>
        <w:t>and then select the</w:t>
      </w:r>
      <w:r w:rsidRPr="035FC21B">
        <w:rPr>
          <w:sz w:val="19"/>
          <w:szCs w:val="19"/>
        </w:rPr>
        <w:t xml:space="preserve"> </w:t>
      </w:r>
      <w:r w:rsidRPr="035FC21B">
        <w:rPr>
          <w:b/>
          <w:bCs/>
          <w:sz w:val="19"/>
          <w:szCs w:val="19"/>
        </w:rPr>
        <w:t>Execution Path</w:t>
      </w:r>
      <w:r w:rsidRPr="035FC21B">
        <w:rPr>
          <w:sz w:val="19"/>
          <w:szCs w:val="19"/>
        </w:rPr>
        <w:t xml:space="preserve"> Units. </w:t>
      </w:r>
    </w:p>
    <w:p w14:paraId="74460E80" w14:textId="77777777" w:rsidR="00C72F3E" w:rsidRDefault="00C72F3E" w:rsidP="00C72F3E">
      <w:pPr>
        <w:tabs>
          <w:tab w:val="left" w:pos="445"/>
        </w:tabs>
        <w:spacing w:before="125"/>
        <w:rPr>
          <w:sz w:val="19"/>
        </w:rPr>
      </w:pPr>
      <w:r>
        <w:rPr>
          <w:sz w:val="19"/>
        </w:rPr>
        <w:tab/>
        <w:t xml:space="preserve">The virtual unit appears. </w:t>
      </w:r>
    </w:p>
    <w:p w14:paraId="3EA74B99" w14:textId="77777777" w:rsidR="00C72F3E" w:rsidRPr="00836C1C" w:rsidRDefault="00C72F3E" w:rsidP="00C72F3E">
      <w:pPr>
        <w:pStyle w:val="ListParagraph"/>
        <w:numPr>
          <w:ilvl w:val="0"/>
          <w:numId w:val="37"/>
        </w:numPr>
        <w:tabs>
          <w:tab w:val="left" w:pos="445"/>
        </w:tabs>
        <w:spacing w:before="125"/>
        <w:rPr>
          <w:sz w:val="19"/>
        </w:rPr>
      </w:pPr>
      <w:r w:rsidRPr="00836C1C">
        <w:rPr>
          <w:sz w:val="19"/>
        </w:rPr>
        <w:t xml:space="preserve">Ensure that </w:t>
      </w:r>
      <w:r>
        <w:rPr>
          <w:sz w:val="19"/>
        </w:rPr>
        <w:t xml:space="preserve">you have configured </w:t>
      </w:r>
      <w:r w:rsidRPr="00836C1C">
        <w:rPr>
          <w:sz w:val="19"/>
        </w:rPr>
        <w:t xml:space="preserve">the </w:t>
      </w:r>
      <w:r>
        <w:rPr>
          <w:sz w:val="19"/>
        </w:rPr>
        <w:t xml:space="preserve">following properties for the </w:t>
      </w:r>
      <w:r w:rsidRPr="00836C1C">
        <w:rPr>
          <w:sz w:val="19"/>
        </w:rPr>
        <w:t>virtual unit:</w:t>
      </w:r>
      <w:r w:rsidRPr="00836C1C">
        <w:rPr>
          <w:sz w:val="19"/>
        </w:rPr>
        <w:tab/>
      </w:r>
    </w:p>
    <w:p w14:paraId="330BF33E" w14:textId="77777777" w:rsidR="00C72F3E" w:rsidRDefault="00C72F3E" w:rsidP="00C72F3E">
      <w:pPr>
        <w:pStyle w:val="ListParagraph"/>
        <w:numPr>
          <w:ilvl w:val="0"/>
          <w:numId w:val="26"/>
        </w:numPr>
        <w:tabs>
          <w:tab w:val="left" w:pos="445"/>
        </w:tabs>
        <w:spacing w:before="125"/>
        <w:rPr>
          <w:sz w:val="19"/>
        </w:rPr>
      </w:pPr>
      <w:r>
        <w:rPr>
          <w:sz w:val="19"/>
        </w:rPr>
        <w:t xml:space="preserve">The </w:t>
      </w:r>
      <w:r w:rsidRPr="00905737">
        <w:rPr>
          <w:b/>
          <w:sz w:val="19"/>
        </w:rPr>
        <w:t>&lt;</w:t>
      </w:r>
      <w:proofErr w:type="spellStart"/>
      <w:r w:rsidRPr="00905737">
        <w:rPr>
          <w:b/>
          <w:sz w:val="19"/>
        </w:rPr>
        <w:t>is_production_point</w:t>
      </w:r>
      <w:proofErr w:type="spellEnd"/>
      <w:r w:rsidRPr="00905737">
        <w:rPr>
          <w:b/>
          <w:sz w:val="19"/>
        </w:rPr>
        <w:t>&gt;</w:t>
      </w:r>
      <w:r>
        <w:rPr>
          <w:sz w:val="19"/>
        </w:rPr>
        <w:t xml:space="preserve"> production point value is set to </w:t>
      </w:r>
      <w:r w:rsidRPr="002C41D2">
        <w:rPr>
          <w:b/>
          <w:sz w:val="19"/>
        </w:rPr>
        <w:t>True</w:t>
      </w:r>
      <w:r>
        <w:rPr>
          <w:b/>
          <w:sz w:val="19"/>
        </w:rPr>
        <w:t>.</w:t>
      </w:r>
    </w:p>
    <w:p w14:paraId="6C7F5003" w14:textId="77777777" w:rsidR="00C72F3E" w:rsidRDefault="00C72F3E" w:rsidP="00C72F3E">
      <w:pPr>
        <w:pStyle w:val="ListParagraph"/>
        <w:numPr>
          <w:ilvl w:val="0"/>
          <w:numId w:val="26"/>
        </w:numPr>
        <w:tabs>
          <w:tab w:val="left" w:pos="445"/>
        </w:tabs>
        <w:spacing w:before="125"/>
        <w:rPr>
          <w:sz w:val="19"/>
        </w:rPr>
      </w:pPr>
      <w:r>
        <w:rPr>
          <w:sz w:val="19"/>
        </w:rPr>
        <w:t>T</w:t>
      </w:r>
      <w:r w:rsidRPr="005B3584">
        <w:rPr>
          <w:sz w:val="19"/>
        </w:rPr>
        <w:t xml:space="preserve">he </w:t>
      </w:r>
      <w:r w:rsidRPr="00702397">
        <w:rPr>
          <w:b/>
          <w:sz w:val="19"/>
        </w:rPr>
        <w:t>&lt;</w:t>
      </w:r>
      <w:proofErr w:type="spellStart"/>
      <w:r w:rsidRPr="00702397">
        <w:rPr>
          <w:b/>
          <w:sz w:val="19"/>
        </w:rPr>
        <w:t>is_schedule_point</w:t>
      </w:r>
      <w:proofErr w:type="spellEnd"/>
      <w:r w:rsidRPr="00702397">
        <w:rPr>
          <w:b/>
          <w:sz w:val="19"/>
        </w:rPr>
        <w:t>&gt;</w:t>
      </w:r>
      <w:r w:rsidRPr="005B3584">
        <w:rPr>
          <w:sz w:val="19"/>
        </w:rPr>
        <w:t xml:space="preserve"> </w:t>
      </w:r>
      <w:r>
        <w:rPr>
          <w:sz w:val="19"/>
        </w:rPr>
        <w:t xml:space="preserve">schedule point value </w:t>
      </w:r>
      <w:r w:rsidRPr="005B3584">
        <w:rPr>
          <w:sz w:val="19"/>
        </w:rPr>
        <w:t xml:space="preserve">is set to </w:t>
      </w:r>
      <w:r w:rsidRPr="002C41D2">
        <w:rPr>
          <w:b/>
          <w:sz w:val="19"/>
        </w:rPr>
        <w:t>True</w:t>
      </w:r>
      <w:r>
        <w:rPr>
          <w:b/>
          <w:sz w:val="19"/>
        </w:rPr>
        <w:t>.</w:t>
      </w:r>
    </w:p>
    <w:p w14:paraId="6B2D6FA9" w14:textId="77777777" w:rsidR="00C72F3E" w:rsidRPr="00873952" w:rsidRDefault="00C72F3E" w:rsidP="00C72F3E">
      <w:pPr>
        <w:pStyle w:val="ListParagraph"/>
        <w:numPr>
          <w:ilvl w:val="0"/>
          <w:numId w:val="26"/>
        </w:numPr>
        <w:tabs>
          <w:tab w:val="left" w:pos="445"/>
        </w:tabs>
        <w:spacing w:before="125"/>
        <w:rPr>
          <w:sz w:val="19"/>
        </w:rPr>
      </w:pPr>
      <w:r>
        <w:rPr>
          <w:sz w:val="19"/>
        </w:rPr>
        <w:t xml:space="preserve">The </w:t>
      </w:r>
      <w:r w:rsidRPr="0091796C">
        <w:rPr>
          <w:b/>
          <w:sz w:val="19"/>
        </w:rPr>
        <w:t>&lt;</w:t>
      </w:r>
      <w:proofErr w:type="spellStart"/>
      <w:r w:rsidRPr="0091796C">
        <w:rPr>
          <w:b/>
          <w:sz w:val="19"/>
        </w:rPr>
        <w:t>unitorder</w:t>
      </w:r>
      <w:proofErr w:type="spellEnd"/>
      <w:r w:rsidRPr="0091796C">
        <w:rPr>
          <w:b/>
          <w:sz w:val="19"/>
        </w:rPr>
        <w:t>&gt;</w:t>
      </w:r>
      <w:r>
        <w:rPr>
          <w:sz w:val="19"/>
        </w:rPr>
        <w:t xml:space="preserve"> unit order value is set to </w:t>
      </w:r>
      <w:r w:rsidRPr="002C41D2">
        <w:rPr>
          <w:b/>
          <w:sz w:val="19"/>
        </w:rPr>
        <w:t>1</w:t>
      </w:r>
      <w:r>
        <w:rPr>
          <w:b/>
          <w:sz w:val="19"/>
        </w:rPr>
        <w:t>.</w:t>
      </w:r>
    </w:p>
    <w:p w14:paraId="492187E0" w14:textId="77777777" w:rsidR="00C72F3E" w:rsidRPr="00873952" w:rsidRDefault="00C72F3E" w:rsidP="00C72F3E">
      <w:pPr>
        <w:pStyle w:val="ListParagraph"/>
        <w:numPr>
          <w:ilvl w:val="0"/>
          <w:numId w:val="26"/>
        </w:numPr>
        <w:tabs>
          <w:tab w:val="left" w:pos="445"/>
        </w:tabs>
        <w:spacing w:before="125"/>
        <w:rPr>
          <w:sz w:val="19"/>
        </w:rPr>
      </w:pPr>
      <w:r w:rsidRPr="00873952">
        <w:rPr>
          <w:sz w:val="19"/>
        </w:rPr>
        <w:t xml:space="preserve">The </w:t>
      </w:r>
      <w:r>
        <w:rPr>
          <w:b/>
          <w:sz w:val="19"/>
        </w:rPr>
        <w:t>Valid Transition</w:t>
      </w:r>
      <w:r w:rsidRPr="00873952">
        <w:rPr>
          <w:sz w:val="19"/>
        </w:rPr>
        <w:t xml:space="preserve"> </w:t>
      </w:r>
      <w:r>
        <w:rPr>
          <w:sz w:val="19"/>
        </w:rPr>
        <w:t xml:space="preserve">property for a pending Path Item contains the </w:t>
      </w:r>
      <w:r w:rsidRPr="00C744CF">
        <w:rPr>
          <w:b/>
          <w:sz w:val="19"/>
        </w:rPr>
        <w:t>Active</w:t>
      </w:r>
      <w:r w:rsidRPr="00873952">
        <w:rPr>
          <w:sz w:val="19"/>
        </w:rPr>
        <w:t xml:space="preserve"> and </w:t>
      </w:r>
      <w:r w:rsidRPr="00C744CF">
        <w:rPr>
          <w:b/>
          <w:sz w:val="19"/>
        </w:rPr>
        <w:t>Next</w:t>
      </w:r>
      <w:r>
        <w:rPr>
          <w:b/>
          <w:sz w:val="19"/>
        </w:rPr>
        <w:t xml:space="preserve"> </w:t>
      </w:r>
      <w:r w:rsidRPr="00763451">
        <w:rPr>
          <w:sz w:val="19"/>
        </w:rPr>
        <w:t>transition</w:t>
      </w:r>
      <w:r>
        <w:rPr>
          <w:b/>
          <w:sz w:val="19"/>
        </w:rPr>
        <w:t xml:space="preserve"> </w:t>
      </w:r>
      <w:r w:rsidRPr="00327BD6">
        <w:rPr>
          <w:sz w:val="19"/>
        </w:rPr>
        <w:t>options.</w:t>
      </w:r>
    </w:p>
    <w:p w14:paraId="2666825B" w14:textId="77777777" w:rsidR="00C72F3E" w:rsidRPr="00873952" w:rsidRDefault="00C72F3E" w:rsidP="00C72F3E">
      <w:pPr>
        <w:pStyle w:val="ListParagraph"/>
        <w:numPr>
          <w:ilvl w:val="0"/>
          <w:numId w:val="26"/>
        </w:numPr>
        <w:tabs>
          <w:tab w:val="left" w:pos="445"/>
        </w:tabs>
        <w:spacing w:before="125"/>
        <w:rPr>
          <w:sz w:val="19"/>
        </w:rPr>
      </w:pPr>
      <w:bookmarkStart w:id="81" w:name="_Hlk532221715"/>
      <w:r>
        <w:rPr>
          <w:sz w:val="19"/>
        </w:rPr>
        <w:t xml:space="preserve">For an order in the Active status, the </w:t>
      </w:r>
      <w:r w:rsidRPr="00327BD6">
        <w:rPr>
          <w:sz w:val="19"/>
        </w:rPr>
        <w:t xml:space="preserve">value </w:t>
      </w:r>
      <w:r>
        <w:rPr>
          <w:sz w:val="19"/>
        </w:rPr>
        <w:t>of the</w:t>
      </w:r>
      <w:r>
        <w:rPr>
          <w:b/>
          <w:sz w:val="19"/>
        </w:rPr>
        <w:t xml:space="preserve"> How </w:t>
      </w:r>
      <w:r w:rsidRPr="00327BD6">
        <w:rPr>
          <w:b/>
          <w:sz w:val="19"/>
        </w:rPr>
        <w:t>Many</w:t>
      </w:r>
      <w:r>
        <w:rPr>
          <w:sz w:val="19"/>
        </w:rPr>
        <w:t xml:space="preserve"> </w:t>
      </w:r>
      <w:proofErr w:type="gramStart"/>
      <w:r>
        <w:rPr>
          <w:sz w:val="19"/>
        </w:rPr>
        <w:t>property</w:t>
      </w:r>
      <w:proofErr w:type="gramEnd"/>
      <w:r>
        <w:rPr>
          <w:sz w:val="19"/>
        </w:rPr>
        <w:t xml:space="preserve"> </w:t>
      </w:r>
      <w:r w:rsidRPr="00873952">
        <w:rPr>
          <w:sz w:val="19"/>
        </w:rPr>
        <w:t xml:space="preserve">is set to </w:t>
      </w:r>
      <w:r w:rsidRPr="00327BD6">
        <w:rPr>
          <w:b/>
          <w:sz w:val="19"/>
        </w:rPr>
        <w:t>1000</w:t>
      </w:r>
      <w:r w:rsidRPr="00873952">
        <w:rPr>
          <w:sz w:val="19"/>
        </w:rPr>
        <w:t>.</w:t>
      </w:r>
    </w:p>
    <w:bookmarkEnd w:id="81"/>
    <w:p w14:paraId="45A398B4" w14:textId="77777777" w:rsidR="00C72F3E" w:rsidRPr="00763451" w:rsidRDefault="00C72F3E" w:rsidP="00C72F3E">
      <w:pPr>
        <w:tabs>
          <w:tab w:val="left" w:pos="445"/>
        </w:tabs>
        <w:spacing w:before="125"/>
        <w:ind w:left="1089"/>
        <w:rPr>
          <w:sz w:val="19"/>
        </w:rPr>
      </w:pPr>
    </w:p>
    <w:p w14:paraId="3025FB59" w14:textId="77777777" w:rsidR="00C72F3E" w:rsidRDefault="00C72F3E" w:rsidP="00C72F3E">
      <w:pPr>
        <w:pStyle w:val="ListParagraph"/>
        <w:tabs>
          <w:tab w:val="left" w:pos="445"/>
        </w:tabs>
        <w:spacing w:before="125"/>
        <w:ind w:firstLine="0"/>
        <w:rPr>
          <w:sz w:val="19"/>
        </w:rPr>
      </w:pPr>
      <w:r w:rsidRPr="00C32DD4">
        <w:rPr>
          <w:b/>
          <w:sz w:val="19"/>
        </w:rPr>
        <w:t>Note</w:t>
      </w:r>
      <w:r>
        <w:rPr>
          <w:sz w:val="19"/>
        </w:rPr>
        <w:t>: If there are more than one</w:t>
      </w:r>
      <w:r w:rsidRPr="00564054">
        <w:rPr>
          <w:sz w:val="19"/>
        </w:rPr>
        <w:t xml:space="preserve"> virtual unit</w:t>
      </w:r>
      <w:r>
        <w:rPr>
          <w:sz w:val="19"/>
        </w:rPr>
        <w:t>s configured for</w:t>
      </w:r>
      <w:r w:rsidRPr="00564054">
        <w:rPr>
          <w:sz w:val="19"/>
        </w:rPr>
        <w:t xml:space="preserve"> </w:t>
      </w:r>
      <w:r>
        <w:rPr>
          <w:sz w:val="19"/>
        </w:rPr>
        <w:t>a Production</w:t>
      </w:r>
      <w:r w:rsidRPr="00564054">
        <w:rPr>
          <w:sz w:val="19"/>
        </w:rPr>
        <w:t xml:space="preserve"> </w:t>
      </w:r>
      <w:r>
        <w:rPr>
          <w:sz w:val="19"/>
        </w:rPr>
        <w:t>L</w:t>
      </w:r>
      <w:r w:rsidRPr="00564054">
        <w:rPr>
          <w:sz w:val="19"/>
        </w:rPr>
        <w:t>ine</w:t>
      </w:r>
      <w:r>
        <w:rPr>
          <w:sz w:val="19"/>
        </w:rPr>
        <w:t>, you cannot enable the Production Line by using a route. In this case, you</w:t>
      </w:r>
      <w:r w:rsidRPr="00564054">
        <w:rPr>
          <w:sz w:val="19"/>
        </w:rPr>
        <w:t xml:space="preserve"> must manually </w:t>
      </w:r>
      <w:r>
        <w:rPr>
          <w:sz w:val="19"/>
        </w:rPr>
        <w:t xml:space="preserve">select the </w:t>
      </w:r>
      <w:r w:rsidRPr="00564054">
        <w:rPr>
          <w:sz w:val="19"/>
        </w:rPr>
        <w:t>correct virtual un</w:t>
      </w:r>
      <w:r>
        <w:rPr>
          <w:sz w:val="19"/>
        </w:rPr>
        <w:t>it and remove any other virtual units.</w:t>
      </w:r>
    </w:p>
    <w:p w14:paraId="3C284386" w14:textId="77777777" w:rsidR="00C72F3E" w:rsidRDefault="00C72F3E" w:rsidP="00C72F3E">
      <w:pPr>
        <w:pStyle w:val="ListParagraph"/>
        <w:numPr>
          <w:ilvl w:val="0"/>
          <w:numId w:val="37"/>
        </w:numPr>
        <w:tabs>
          <w:tab w:val="left" w:pos="445"/>
        </w:tabs>
        <w:spacing w:before="125"/>
        <w:rPr>
          <w:sz w:val="19"/>
          <w:szCs w:val="19"/>
        </w:rPr>
      </w:pPr>
      <w:r w:rsidRPr="035FC21B">
        <w:rPr>
          <w:sz w:val="19"/>
          <w:szCs w:val="19"/>
        </w:rPr>
        <w:t>In</w:t>
      </w:r>
      <w:r>
        <w:rPr>
          <w:sz w:val="19"/>
          <w:szCs w:val="19"/>
        </w:rPr>
        <w:t xml:space="preserve"> the</w:t>
      </w:r>
      <w:r w:rsidRPr="035FC21B">
        <w:rPr>
          <w:sz w:val="19"/>
          <w:szCs w:val="19"/>
        </w:rPr>
        <w:t xml:space="preserve"> </w:t>
      </w:r>
      <w:r w:rsidRPr="035FC21B">
        <w:rPr>
          <w:b/>
          <w:bCs/>
          <w:sz w:val="19"/>
          <w:szCs w:val="19"/>
        </w:rPr>
        <w:t>Client Management</w:t>
      </w:r>
      <w:r>
        <w:rPr>
          <w:bCs/>
          <w:sz w:val="19"/>
          <w:szCs w:val="19"/>
        </w:rPr>
        <w:t xml:space="preserve"> node</w:t>
      </w:r>
      <w:r w:rsidRPr="035FC21B">
        <w:rPr>
          <w:sz w:val="19"/>
          <w:szCs w:val="19"/>
        </w:rPr>
        <w:t xml:space="preserve">, select </w:t>
      </w:r>
      <w:r>
        <w:rPr>
          <w:noProof/>
        </w:rPr>
        <w:drawing>
          <wp:inline distT="0" distB="0" distL="0" distR="0" wp14:anchorId="7C1F94E8" wp14:editId="62A08350">
            <wp:extent cx="134111" cy="169164"/>
            <wp:effectExtent l="0" t="0" r="0" b="0"/>
            <wp:docPr id="20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2">
                      <a:extLst>
                        <a:ext uri="{28A0092B-C50C-407E-A947-70E740481C1C}">
                          <a14:useLocalDpi xmlns:a14="http://schemas.microsoft.com/office/drawing/2010/main" val="0"/>
                        </a:ext>
                      </a:extLst>
                    </a:blip>
                    <a:stretch>
                      <a:fillRect/>
                    </a:stretch>
                  </pic:blipFill>
                  <pic:spPr>
                    <a:xfrm>
                      <a:off x="0" y="0"/>
                      <a:ext cx="134111" cy="169164"/>
                    </a:xfrm>
                    <a:prstGeom prst="rect">
                      <a:avLst/>
                    </a:prstGeom>
                  </pic:spPr>
                </pic:pic>
              </a:graphicData>
            </a:graphic>
          </wp:inline>
        </w:drawing>
      </w:r>
      <w:r w:rsidRPr="035FC21B">
        <w:rPr>
          <w:sz w:val="19"/>
          <w:szCs w:val="19"/>
        </w:rPr>
        <w:t xml:space="preserve">. </w:t>
      </w:r>
    </w:p>
    <w:p w14:paraId="6FB33C60" w14:textId="77777777" w:rsidR="00C72F3E" w:rsidRPr="00550AF4" w:rsidRDefault="00C72F3E" w:rsidP="00C72F3E">
      <w:pPr>
        <w:pStyle w:val="ListParagraph"/>
        <w:numPr>
          <w:ilvl w:val="0"/>
          <w:numId w:val="37"/>
        </w:numPr>
        <w:tabs>
          <w:tab w:val="left" w:pos="445"/>
        </w:tabs>
        <w:spacing w:before="125"/>
        <w:rPr>
          <w:sz w:val="19"/>
        </w:rPr>
      </w:pPr>
      <w:r w:rsidRPr="00550AF4">
        <w:rPr>
          <w:sz w:val="19"/>
        </w:rPr>
        <w:t>In</w:t>
      </w:r>
      <w:r>
        <w:rPr>
          <w:sz w:val="19"/>
        </w:rPr>
        <w:t xml:space="preserve"> the</w:t>
      </w:r>
      <w:r w:rsidRPr="00550AF4">
        <w:rPr>
          <w:sz w:val="19"/>
        </w:rPr>
        <w:t xml:space="preserve"> </w:t>
      </w:r>
      <w:r w:rsidRPr="00550AF4">
        <w:rPr>
          <w:b/>
          <w:sz w:val="19"/>
        </w:rPr>
        <w:t>Display</w:t>
      </w:r>
      <w:r>
        <w:rPr>
          <w:sz w:val="19"/>
        </w:rPr>
        <w:t xml:space="preserve"> node</w:t>
      </w:r>
      <w:r w:rsidRPr="00550AF4">
        <w:rPr>
          <w:sz w:val="19"/>
        </w:rPr>
        <w:t xml:space="preserve">, select </w:t>
      </w:r>
      <w:r w:rsidRPr="00550AF4">
        <w:rPr>
          <w:noProof/>
          <w:sz w:val="19"/>
        </w:rPr>
        <w:drawing>
          <wp:inline distT="0" distB="0" distL="0" distR="0" wp14:anchorId="42DA77CB" wp14:editId="52327785">
            <wp:extent cx="134111" cy="169164"/>
            <wp:effectExtent l="0" t="0" r="0" b="0"/>
            <wp:docPr id="20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r w:rsidRPr="00550AF4">
        <w:rPr>
          <w:sz w:val="19"/>
        </w:rPr>
        <w:t xml:space="preserve">, and then select the display group. </w:t>
      </w:r>
      <w:r w:rsidRPr="00550AF4">
        <w:rPr>
          <w:sz w:val="19"/>
        </w:rPr>
        <w:br/>
        <w:t xml:space="preserve">Ensure that the Schedule and Waste </w:t>
      </w:r>
      <w:commentRangeStart w:id="82"/>
      <w:r w:rsidRPr="00550AF4">
        <w:rPr>
          <w:sz w:val="19"/>
        </w:rPr>
        <w:t>View</w:t>
      </w:r>
      <w:commentRangeEnd w:id="82"/>
      <w:r>
        <w:rPr>
          <w:rStyle w:val="CommentReference"/>
        </w:rPr>
        <w:commentReference w:id="82"/>
      </w:r>
      <w:r w:rsidRPr="00550AF4">
        <w:rPr>
          <w:sz w:val="19"/>
        </w:rPr>
        <w:t>s for the route-enabled path appear in the pane</w:t>
      </w:r>
      <w:r>
        <w:rPr>
          <w:sz w:val="19"/>
        </w:rPr>
        <w:t xml:space="preserve"> containing </w:t>
      </w:r>
      <w:proofErr w:type="gramStart"/>
      <w:r>
        <w:rPr>
          <w:sz w:val="19"/>
        </w:rPr>
        <w:t>the ?</w:t>
      </w:r>
      <w:proofErr w:type="gramEnd"/>
      <w:r>
        <w:rPr>
          <w:sz w:val="19"/>
        </w:rPr>
        <w:t>????</w:t>
      </w:r>
      <w:r w:rsidRPr="00550AF4">
        <w:rPr>
          <w:sz w:val="19"/>
        </w:rPr>
        <w:t xml:space="preserve">. </w:t>
      </w:r>
    </w:p>
    <w:p w14:paraId="4A2020C4" w14:textId="77777777" w:rsidR="00C72F3E" w:rsidRPr="003C4749" w:rsidRDefault="00C72F3E" w:rsidP="00C72F3E">
      <w:pPr>
        <w:pStyle w:val="ListParagraph"/>
        <w:tabs>
          <w:tab w:val="left" w:pos="445"/>
        </w:tabs>
        <w:spacing w:before="125"/>
        <w:ind w:firstLine="0"/>
        <w:rPr>
          <w:sz w:val="19"/>
        </w:rPr>
      </w:pPr>
      <w:r w:rsidRPr="00AC5A8C">
        <w:rPr>
          <w:b/>
          <w:sz w:val="19"/>
        </w:rPr>
        <w:t>Note</w:t>
      </w:r>
      <w:r>
        <w:rPr>
          <w:sz w:val="19"/>
        </w:rPr>
        <w:t>:</w:t>
      </w:r>
    </w:p>
    <w:p w14:paraId="4D95DCA3" w14:textId="77777777" w:rsidR="00C72F3E" w:rsidRPr="000822CD" w:rsidRDefault="00C72F3E" w:rsidP="00C72F3E">
      <w:pPr>
        <w:tabs>
          <w:tab w:val="left" w:pos="445"/>
        </w:tabs>
        <w:spacing w:before="125"/>
        <w:ind w:left="1080"/>
        <w:rPr>
          <w:sz w:val="19"/>
        </w:rPr>
      </w:pPr>
      <w:r w:rsidRPr="00AC5A8C">
        <w:rPr>
          <w:sz w:val="19"/>
        </w:rPr>
        <w:t xml:space="preserve">If the Schedule </w:t>
      </w:r>
      <w:commentRangeStart w:id="83"/>
      <w:r w:rsidRPr="00AC5A8C">
        <w:rPr>
          <w:sz w:val="19"/>
        </w:rPr>
        <w:t>View</w:t>
      </w:r>
      <w:commentRangeEnd w:id="83"/>
      <w:r>
        <w:rPr>
          <w:rStyle w:val="CommentReference"/>
        </w:rPr>
        <w:commentReference w:id="83"/>
      </w:r>
      <w:r w:rsidRPr="00AC5A8C">
        <w:rPr>
          <w:sz w:val="19"/>
        </w:rPr>
        <w:t xml:space="preserve"> does not exist, configure the view according to the </w:t>
      </w:r>
      <w:r>
        <w:rPr>
          <w:sz w:val="19"/>
        </w:rPr>
        <w:t>required</w:t>
      </w:r>
      <w:r w:rsidRPr="00AC5A8C">
        <w:rPr>
          <w:sz w:val="19"/>
        </w:rPr>
        <w:t xml:space="preserve"> configuration</w:t>
      </w:r>
      <w:r>
        <w:rPr>
          <w:sz w:val="19"/>
        </w:rPr>
        <w:t xml:space="preserve"> with the display path as the path in the line that contains a single virtual unit</w:t>
      </w:r>
      <w:r w:rsidRPr="00AC5A8C">
        <w:rPr>
          <w:sz w:val="19"/>
        </w:rPr>
        <w:t xml:space="preserve">, and then set the security group for the view to </w:t>
      </w:r>
      <w:r w:rsidRPr="00AC5A8C">
        <w:rPr>
          <w:b/>
          <w:sz w:val="19"/>
        </w:rPr>
        <w:t>Administrator</w:t>
      </w:r>
      <w:r w:rsidRPr="00AC5A8C">
        <w:rPr>
          <w:sz w:val="19"/>
        </w:rPr>
        <w:t>.</w:t>
      </w:r>
      <w:r>
        <w:rPr>
          <w:sz w:val="19"/>
        </w:rPr>
        <w:t xml:space="preserve"> For more information, refer to </w:t>
      </w:r>
      <w:commentRangeStart w:id="84"/>
      <w:commentRangeStart w:id="85"/>
      <w:r>
        <w:rPr>
          <w:sz w:val="19"/>
        </w:rPr>
        <w:t>the &lt;</w:t>
      </w:r>
      <w:r w:rsidRPr="000822CD">
        <w:rPr>
          <w:sz w:val="19"/>
          <w:highlight w:val="yellow"/>
        </w:rPr>
        <w:t>creating a schedule view</w:t>
      </w:r>
      <w:r>
        <w:rPr>
          <w:sz w:val="19"/>
        </w:rPr>
        <w:t xml:space="preserve">&gt; </w:t>
      </w:r>
      <w:commentRangeEnd w:id="84"/>
      <w:r>
        <w:rPr>
          <w:rStyle w:val="CommentReference"/>
        </w:rPr>
        <w:commentReference w:id="84"/>
      </w:r>
      <w:commentRangeEnd w:id="85"/>
      <w:r>
        <w:rPr>
          <w:rStyle w:val="CommentReference"/>
        </w:rPr>
        <w:commentReference w:id="85"/>
      </w:r>
      <w:r>
        <w:rPr>
          <w:sz w:val="19"/>
        </w:rPr>
        <w:t>topic</w:t>
      </w:r>
      <w:r w:rsidRPr="000822CD">
        <w:rPr>
          <w:sz w:val="19"/>
        </w:rPr>
        <w:t>.</w:t>
      </w:r>
    </w:p>
    <w:p w14:paraId="093E4677" w14:textId="77777777" w:rsidR="00C72F3E" w:rsidRPr="00AC5A8C" w:rsidRDefault="00C72F3E" w:rsidP="00C72F3E">
      <w:pPr>
        <w:tabs>
          <w:tab w:val="left" w:pos="445"/>
        </w:tabs>
        <w:spacing w:before="125"/>
        <w:ind w:left="1080"/>
        <w:rPr>
          <w:sz w:val="19"/>
        </w:rPr>
      </w:pPr>
    </w:p>
    <w:p w14:paraId="3521F043" w14:textId="77777777" w:rsidR="00C72F3E" w:rsidRDefault="00C72F3E" w:rsidP="00C72F3E">
      <w:pPr>
        <w:tabs>
          <w:tab w:val="left" w:pos="445"/>
        </w:tabs>
        <w:spacing w:before="125"/>
        <w:ind w:left="103"/>
        <w:rPr>
          <w:sz w:val="19"/>
        </w:rPr>
      </w:pPr>
    </w:p>
    <w:p w14:paraId="720B1A8C" w14:textId="77777777" w:rsidR="00C72F3E" w:rsidRPr="00B425FB" w:rsidRDefault="00C72F3E" w:rsidP="00C72F3E">
      <w:pPr>
        <w:tabs>
          <w:tab w:val="left" w:pos="445"/>
        </w:tabs>
        <w:spacing w:before="125"/>
        <w:ind w:left="103"/>
        <w:rPr>
          <w:b/>
          <w:sz w:val="19"/>
        </w:rPr>
      </w:pPr>
      <w:r w:rsidRPr="00B425FB">
        <w:rPr>
          <w:b/>
          <w:sz w:val="19"/>
        </w:rPr>
        <w:t>See Also</w:t>
      </w:r>
    </w:p>
    <w:p w14:paraId="2F064F64" w14:textId="77777777" w:rsidR="00C72F3E" w:rsidRPr="00B425FB" w:rsidRDefault="00C72F3E" w:rsidP="00C72F3E">
      <w:pPr>
        <w:pStyle w:val="ListParagraph"/>
        <w:numPr>
          <w:ilvl w:val="0"/>
          <w:numId w:val="40"/>
        </w:numPr>
        <w:tabs>
          <w:tab w:val="left" w:pos="445"/>
        </w:tabs>
        <w:spacing w:before="125"/>
        <w:rPr>
          <w:sz w:val="20"/>
          <w:szCs w:val="20"/>
        </w:rPr>
      </w:pPr>
      <w:commentRangeStart w:id="86"/>
      <w:commentRangeStart w:id="87"/>
      <w:r w:rsidRPr="00B425FB">
        <w:rPr>
          <w:sz w:val="20"/>
          <w:szCs w:val="20"/>
        </w:rPr>
        <w:t>Production Lines</w:t>
      </w:r>
    </w:p>
    <w:p w14:paraId="202083C6" w14:textId="77777777" w:rsidR="00C72F3E" w:rsidRPr="00B425FB" w:rsidRDefault="00C72F3E" w:rsidP="00C72F3E">
      <w:pPr>
        <w:pStyle w:val="ListParagraph"/>
        <w:numPr>
          <w:ilvl w:val="0"/>
          <w:numId w:val="40"/>
        </w:numPr>
        <w:tabs>
          <w:tab w:val="left" w:pos="445"/>
        </w:tabs>
        <w:spacing w:before="125"/>
        <w:rPr>
          <w:sz w:val="20"/>
          <w:szCs w:val="20"/>
        </w:rPr>
      </w:pPr>
      <w:r w:rsidRPr="00B425FB">
        <w:rPr>
          <w:rFonts w:eastAsia="Times New Roman"/>
          <w:sz w:val="20"/>
          <w:szCs w:val="20"/>
        </w:rPr>
        <w:t>Production Units</w:t>
      </w:r>
    </w:p>
    <w:p w14:paraId="1A6C119B" w14:textId="77777777" w:rsidR="00C72F3E" w:rsidRPr="00B425FB" w:rsidRDefault="00C72F3E" w:rsidP="00C72F3E">
      <w:pPr>
        <w:pStyle w:val="ListParagraph"/>
        <w:numPr>
          <w:ilvl w:val="0"/>
          <w:numId w:val="40"/>
        </w:numPr>
        <w:tabs>
          <w:tab w:val="left" w:pos="445"/>
        </w:tabs>
        <w:spacing w:before="125"/>
        <w:rPr>
          <w:rFonts w:eastAsia="Times New Roman"/>
          <w:sz w:val="20"/>
          <w:szCs w:val="20"/>
        </w:rPr>
      </w:pPr>
      <w:r w:rsidRPr="00B425FB">
        <w:rPr>
          <w:rFonts w:eastAsia="Times New Roman"/>
          <w:sz w:val="20"/>
          <w:szCs w:val="20"/>
        </w:rPr>
        <w:t>Adding Products</w:t>
      </w:r>
    </w:p>
    <w:p w14:paraId="3EEC3682" w14:textId="77777777" w:rsidR="00C72F3E" w:rsidRPr="00B425FB" w:rsidRDefault="00C72F3E" w:rsidP="00C72F3E">
      <w:pPr>
        <w:pStyle w:val="ListParagraph"/>
        <w:numPr>
          <w:ilvl w:val="0"/>
          <w:numId w:val="40"/>
        </w:numPr>
        <w:tabs>
          <w:tab w:val="left" w:pos="445"/>
        </w:tabs>
        <w:spacing w:before="125"/>
        <w:rPr>
          <w:rFonts w:eastAsia="Times New Roman"/>
          <w:sz w:val="20"/>
          <w:szCs w:val="20"/>
        </w:rPr>
      </w:pPr>
      <w:r w:rsidRPr="00B425FB">
        <w:rPr>
          <w:rFonts w:eastAsia="Times New Roman"/>
          <w:sz w:val="20"/>
          <w:szCs w:val="20"/>
        </w:rPr>
        <w:t>Mapping Products to Units</w:t>
      </w:r>
      <w:commentRangeEnd w:id="86"/>
      <w:r>
        <w:rPr>
          <w:rStyle w:val="CommentReference"/>
        </w:rPr>
        <w:commentReference w:id="86"/>
      </w:r>
      <w:commentRangeEnd w:id="87"/>
      <w:r>
        <w:rPr>
          <w:rStyle w:val="CommentReference"/>
        </w:rPr>
        <w:commentReference w:id="87"/>
      </w:r>
    </w:p>
    <w:p w14:paraId="06F3F2D8" w14:textId="77777777" w:rsidR="00C72F3E" w:rsidRDefault="00C72F3E" w:rsidP="00C72F3E">
      <w:pPr>
        <w:tabs>
          <w:tab w:val="left" w:pos="445"/>
        </w:tabs>
        <w:spacing w:before="125"/>
        <w:ind w:left="1080"/>
      </w:pPr>
    </w:p>
    <w:p w14:paraId="57B8053C" w14:textId="77777777" w:rsidR="00C72F3E" w:rsidRDefault="00C72F3E" w:rsidP="00C72F3E">
      <w:pPr>
        <w:rPr>
          <w:color w:val="000080"/>
          <w:sz w:val="35"/>
        </w:rPr>
      </w:pPr>
      <w:r w:rsidRPr="007514E4">
        <w:t xml:space="preserve"> </w:t>
      </w:r>
      <w:r w:rsidRPr="007514E4">
        <w:rPr>
          <w:color w:val="000080"/>
          <w:sz w:val="35"/>
        </w:rPr>
        <w:br w:type="page"/>
      </w:r>
    </w:p>
    <w:p w14:paraId="49ADB48D" w14:textId="77777777" w:rsidR="00C72F3E" w:rsidRPr="00A0474E" w:rsidRDefault="00C72F3E" w:rsidP="00C72F3E">
      <w:pPr>
        <w:rPr>
          <w:sz w:val="68"/>
        </w:rPr>
      </w:pPr>
      <w:r w:rsidRPr="00A0474E">
        <w:rPr>
          <w:sz w:val="68"/>
          <w:highlight w:val="yellow"/>
        </w:rPr>
        <w:lastRenderedPageBreak/>
        <w:t>Earlier Content</w:t>
      </w:r>
    </w:p>
    <w:p w14:paraId="27F45253" w14:textId="77777777" w:rsidR="00C72F3E" w:rsidRDefault="00C72F3E" w:rsidP="00C72F3E"/>
    <w:p w14:paraId="63071078" w14:textId="77777777" w:rsidR="00C72F3E" w:rsidRDefault="00C72F3E" w:rsidP="00C72F3E">
      <w:r w:rsidRPr="00A0474E">
        <w:rPr>
          <w:b/>
          <w:highlight w:val="yellow"/>
        </w:rPr>
        <w:t>Note for Reviewers:</w:t>
      </w:r>
      <w:r w:rsidRPr="00A0474E">
        <w:rPr>
          <w:highlight w:val="yellow"/>
        </w:rPr>
        <w:t xml:space="preserve"> This section includes content submitted earlier for reviews. Use this section for reference purpose only and check the disposition status of any comments. To review the content, refer to the Latest Content section included above.</w:t>
      </w:r>
    </w:p>
    <w:p w14:paraId="210FAF07" w14:textId="77777777" w:rsidR="00C72F3E" w:rsidRDefault="00C72F3E" w:rsidP="00C72F3E"/>
    <w:p w14:paraId="71BA5471" w14:textId="77777777" w:rsidR="00C72F3E" w:rsidRDefault="00C72F3E" w:rsidP="00C72F3E">
      <w:pPr>
        <w:spacing w:before="113" w:line="350" w:lineRule="auto"/>
        <w:ind w:left="140" w:right="162"/>
        <w:rPr>
          <w:color w:val="000080"/>
          <w:sz w:val="35"/>
        </w:rPr>
      </w:pPr>
      <w:r w:rsidRPr="00401E4B">
        <w:rPr>
          <w:noProof/>
          <w:color w:val="000080"/>
          <w:sz w:val="35"/>
        </w:rPr>
        <mc:AlternateContent>
          <mc:Choice Requires="wpg">
            <w:drawing>
              <wp:anchor distT="0" distB="0" distL="114300" distR="114300" simplePos="0" relativeHeight="251662336" behindDoc="1" locked="0" layoutInCell="1" allowOverlap="1" wp14:anchorId="751FFBCF" wp14:editId="670C33E0">
                <wp:simplePos x="0" y="0"/>
                <wp:positionH relativeFrom="page">
                  <wp:posOffset>685800</wp:posOffset>
                </wp:positionH>
                <wp:positionV relativeFrom="paragraph">
                  <wp:posOffset>380365</wp:posOffset>
                </wp:positionV>
                <wp:extent cx="6403340" cy="37465"/>
                <wp:effectExtent l="9525" t="1270" r="16510" b="0"/>
                <wp:wrapNone/>
                <wp:docPr id="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3340" cy="37465"/>
                          <a:chOff x="1080" y="1200"/>
                          <a:chExt cx="10084" cy="59"/>
                        </a:xfrm>
                      </wpg:grpSpPr>
                      <wps:wsp>
                        <wps:cNvPr id="9" name="Line 4"/>
                        <wps:cNvCnPr>
                          <a:cxnSpLocks noChangeShapeType="1"/>
                        </wps:cNvCnPr>
                        <wps:spPr bwMode="auto">
                          <a:xfrm>
                            <a:off x="1080" y="1243"/>
                            <a:ext cx="10084" cy="0"/>
                          </a:xfrm>
                          <a:prstGeom prst="line">
                            <a:avLst/>
                          </a:prstGeom>
                          <a:noFill/>
                          <a:ln w="19050">
                            <a:solidFill>
                              <a:srgbClr val="000080"/>
                            </a:solidFill>
                            <a:round/>
                            <a:headEnd/>
                            <a:tailEnd/>
                          </a:ln>
                          <a:extLst>
                            <a:ext uri="{909E8E84-426E-40DD-AFC4-6F175D3DCCD1}">
                              <a14:hiddenFill xmlns:a14="http://schemas.microsoft.com/office/drawing/2010/main">
                                <a:noFill/>
                              </a14:hiddenFill>
                            </a:ext>
                          </a:extLst>
                        </wps:spPr>
                        <wps:bodyPr/>
                      </wps:wsp>
                      <wps:wsp>
                        <wps:cNvPr id="11" name="Line 3"/>
                        <wps:cNvCnPr>
                          <a:cxnSpLocks noChangeShapeType="1"/>
                        </wps:cNvCnPr>
                        <wps:spPr bwMode="auto">
                          <a:xfrm>
                            <a:off x="1080" y="1207"/>
                            <a:ext cx="10084" cy="0"/>
                          </a:xfrm>
                          <a:prstGeom prst="line">
                            <a:avLst/>
                          </a:prstGeom>
                          <a:noFill/>
                          <a:ln w="9144">
                            <a:solidFill>
                              <a:srgbClr val="00008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C7A344B" id="Group 2" o:spid="_x0000_s1026" style="position:absolute;margin-left:54pt;margin-top:29.95pt;width:504.2pt;height:2.95pt;z-index:-251654144;mso-position-horizontal-relative:page" coordorigin="1080,1200" coordsize="1008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">
                <v:line id="Line 4" o:spid="_x0000_s1027" style="position:absolute;visibility:visible;mso-wrap-style:square" from="1080,1243" to="11164,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" strokecolor="navy" strokeweight="1.5pt"/>
                <v:line id="Line 3" o:spid="_x0000_s1028" style="position:absolute;visibility:visible;mso-wrap-style:square" from="1080,1207" to="11164,1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" strokecolor="navy" strokeweight=".72pt"/>
                <w10:wrap anchorx="page"/>
              </v:group>
            </w:pict>
          </mc:Fallback>
        </mc:AlternateContent>
      </w:r>
      <w:r w:rsidRPr="00401E4B">
        <w:rPr>
          <w:color w:val="000080"/>
          <w:sz w:val="35"/>
        </w:rPr>
        <w:t>Enable</w:t>
      </w:r>
      <w:r>
        <w:rPr>
          <w:color w:val="000080"/>
          <w:sz w:val="35"/>
        </w:rPr>
        <w:t xml:space="preserve"> a Production Line to use Routes to Manufacture Products </w:t>
      </w:r>
    </w:p>
    <w:p w14:paraId="14465609" w14:textId="77777777" w:rsidR="00C72F3E" w:rsidRDefault="00C72F3E" w:rsidP="00C72F3E"/>
    <w:p w14:paraId="695F48CC" w14:textId="77777777" w:rsidR="00C72F3E" w:rsidRDefault="00C72F3E" w:rsidP="00C72F3E">
      <w:pPr>
        <w:pStyle w:val="BodyText"/>
        <w:spacing w:before="271" w:line="259" w:lineRule="auto"/>
        <w:ind w:left="140" w:right="162"/>
        <w:rPr>
          <w:rFonts w:eastAsia="Times New Roman"/>
        </w:rPr>
      </w:pPr>
      <w:r>
        <w:rPr>
          <w:rFonts w:eastAsia="Times New Roman"/>
        </w:rPr>
        <w:t xml:space="preserve">You must configure a production line to execute the work orders in the manufacturing process. </w:t>
      </w:r>
    </w:p>
    <w:p w14:paraId="0778966D" w14:textId="77777777" w:rsidR="00C72F3E" w:rsidRPr="00012B65" w:rsidRDefault="00C72F3E" w:rsidP="00C72F3E">
      <w:pPr>
        <w:pStyle w:val="ListParagraph"/>
        <w:numPr>
          <w:ilvl w:val="0"/>
          <w:numId w:val="37"/>
        </w:numPr>
        <w:tabs>
          <w:tab w:val="left" w:pos="445"/>
        </w:tabs>
        <w:spacing w:before="125"/>
        <w:ind w:hanging="340"/>
        <w:rPr>
          <w:sz w:val="19"/>
        </w:rPr>
      </w:pPr>
      <w:r w:rsidRPr="00012B65">
        <w:rPr>
          <w:sz w:val="19"/>
        </w:rPr>
        <w:t>Log in to the Plant Applications Administrator - [Server</w:t>
      </w:r>
      <w:r w:rsidRPr="00012B65">
        <w:rPr>
          <w:spacing w:val="2"/>
          <w:sz w:val="19"/>
        </w:rPr>
        <w:t xml:space="preserve"> </w:t>
      </w:r>
      <w:r w:rsidRPr="00012B65">
        <w:rPr>
          <w:sz w:val="19"/>
        </w:rPr>
        <w:t>Manager].</w:t>
      </w:r>
    </w:p>
    <w:p w14:paraId="382F7EAF" w14:textId="77777777" w:rsidR="00C72F3E" w:rsidRDefault="00C72F3E" w:rsidP="00C72F3E">
      <w:pPr>
        <w:pStyle w:val="ListParagraph"/>
        <w:numPr>
          <w:ilvl w:val="0"/>
          <w:numId w:val="37"/>
        </w:numPr>
        <w:tabs>
          <w:tab w:val="left" w:pos="445"/>
        </w:tabs>
        <w:spacing w:before="125"/>
        <w:ind w:hanging="340"/>
        <w:rPr>
          <w:sz w:val="19"/>
        </w:rPr>
      </w:pPr>
      <w:r w:rsidRPr="00012B65">
        <w:rPr>
          <w:sz w:val="19"/>
        </w:rPr>
        <w:t xml:space="preserve">In the </w:t>
      </w:r>
      <w:r w:rsidRPr="00012B65">
        <w:rPr>
          <w:b/>
          <w:sz w:val="19"/>
        </w:rPr>
        <w:t>Plant Applications Servers</w:t>
      </w:r>
      <w:r w:rsidRPr="00012B65">
        <w:rPr>
          <w:sz w:val="19"/>
        </w:rPr>
        <w:t>, select</w:t>
      </w:r>
      <w:r w:rsidRPr="00012B65">
        <w:rPr>
          <w:spacing w:val="10"/>
          <w:sz w:val="19"/>
        </w:rPr>
        <w:t xml:space="preserve"> </w:t>
      </w:r>
      <w:r w:rsidRPr="00012B65">
        <w:rPr>
          <w:noProof/>
          <w:sz w:val="19"/>
        </w:rPr>
        <w:drawing>
          <wp:inline distT="0" distB="0" distL="0" distR="0" wp14:anchorId="5A2F05FE" wp14:editId="5905D782">
            <wp:extent cx="134111" cy="169164"/>
            <wp:effectExtent l="0" t="0" r="0" b="0"/>
            <wp:docPr id="1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p>
    <w:p w14:paraId="111BC410" w14:textId="77777777" w:rsidR="00C72F3E" w:rsidRPr="00B16607" w:rsidRDefault="00C72F3E" w:rsidP="00C72F3E">
      <w:pPr>
        <w:pStyle w:val="ListParagraph"/>
        <w:numPr>
          <w:ilvl w:val="0"/>
          <w:numId w:val="37"/>
        </w:numPr>
        <w:tabs>
          <w:tab w:val="left" w:pos="445"/>
        </w:tabs>
        <w:spacing w:before="125"/>
        <w:rPr>
          <w:sz w:val="19"/>
        </w:rPr>
      </w:pPr>
      <w:r>
        <w:rPr>
          <w:sz w:val="19"/>
        </w:rPr>
        <w:t xml:space="preserve">In the </w:t>
      </w:r>
      <w:r w:rsidRPr="00224052">
        <w:rPr>
          <w:b/>
          <w:sz w:val="19"/>
        </w:rPr>
        <w:t>Plant Model</w:t>
      </w:r>
      <w:r>
        <w:rPr>
          <w:sz w:val="19"/>
        </w:rPr>
        <w:t xml:space="preserve">, select </w:t>
      </w:r>
      <w:r w:rsidRPr="00012B65">
        <w:rPr>
          <w:noProof/>
          <w:sz w:val="19"/>
        </w:rPr>
        <w:drawing>
          <wp:inline distT="0" distB="0" distL="0" distR="0" wp14:anchorId="50298831" wp14:editId="645AA434">
            <wp:extent cx="134111" cy="169164"/>
            <wp:effectExtent l="0" t="0" r="0" b="0"/>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p>
    <w:p w14:paraId="713D4E09" w14:textId="77777777" w:rsidR="00C72F3E" w:rsidRDefault="00C72F3E" w:rsidP="00C72F3E">
      <w:pPr>
        <w:pStyle w:val="ListParagraph"/>
        <w:tabs>
          <w:tab w:val="left" w:pos="445"/>
        </w:tabs>
        <w:spacing w:before="125"/>
        <w:ind w:firstLine="0"/>
        <w:rPr>
          <w:sz w:val="19"/>
        </w:rPr>
      </w:pPr>
      <w:r w:rsidRPr="035FC21B">
        <w:rPr>
          <w:sz w:val="19"/>
          <w:szCs w:val="19"/>
        </w:rPr>
        <w:t>All the Departments within the selected Plant Model appear.</w:t>
      </w:r>
      <w:r>
        <w:rPr>
          <w:noProof/>
        </w:rPr>
        <w:t xml:space="preserve"> </w:t>
      </w:r>
    </w:p>
    <w:p w14:paraId="57E7A043" w14:textId="77777777" w:rsidR="00C72F3E" w:rsidRDefault="00C72F3E" w:rsidP="00C72F3E">
      <w:pPr>
        <w:pStyle w:val="ListParagraph"/>
        <w:numPr>
          <w:ilvl w:val="0"/>
          <w:numId w:val="37"/>
        </w:numPr>
        <w:tabs>
          <w:tab w:val="left" w:pos="445"/>
        </w:tabs>
        <w:spacing w:before="125"/>
        <w:rPr>
          <w:sz w:val="19"/>
        </w:rPr>
      </w:pPr>
      <w:r w:rsidRPr="00A54D1E">
        <w:rPr>
          <w:sz w:val="19"/>
        </w:rPr>
        <w:t xml:space="preserve">In the </w:t>
      </w:r>
      <w:r w:rsidRPr="00A54D1E">
        <w:rPr>
          <w:b/>
          <w:sz w:val="19"/>
        </w:rPr>
        <w:t>&lt;</w:t>
      </w:r>
      <w:proofErr w:type="spellStart"/>
      <w:r w:rsidRPr="00A54D1E">
        <w:rPr>
          <w:b/>
          <w:sz w:val="19"/>
        </w:rPr>
        <w:t>Department_Name</w:t>
      </w:r>
      <w:proofErr w:type="spellEnd"/>
      <w:r w:rsidRPr="00A54D1E">
        <w:rPr>
          <w:b/>
          <w:sz w:val="19"/>
        </w:rPr>
        <w:t>&gt;,</w:t>
      </w:r>
      <w:r>
        <w:rPr>
          <w:sz w:val="19"/>
        </w:rPr>
        <w:t xml:space="preserve"> select </w:t>
      </w:r>
      <w:r w:rsidRPr="00012B65">
        <w:rPr>
          <w:noProof/>
          <w:sz w:val="19"/>
        </w:rPr>
        <w:drawing>
          <wp:inline distT="0" distB="0" distL="0" distR="0" wp14:anchorId="045A4805" wp14:editId="1689953A">
            <wp:extent cx="134111" cy="169164"/>
            <wp:effectExtent l="0" t="0" r="0" b="0"/>
            <wp:docPr id="1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r w:rsidRPr="00A54D1E">
        <w:rPr>
          <w:sz w:val="19"/>
        </w:rPr>
        <w:t xml:space="preserve">, where </w:t>
      </w:r>
      <w:r w:rsidRPr="00A54D1E">
        <w:rPr>
          <w:b/>
          <w:sz w:val="19"/>
        </w:rPr>
        <w:t>&lt;</w:t>
      </w:r>
      <w:proofErr w:type="spellStart"/>
      <w:r w:rsidRPr="00A54D1E">
        <w:rPr>
          <w:b/>
          <w:sz w:val="19"/>
        </w:rPr>
        <w:t>Department_Name</w:t>
      </w:r>
      <w:proofErr w:type="spellEnd"/>
      <w:r w:rsidRPr="00A54D1E">
        <w:rPr>
          <w:b/>
          <w:sz w:val="19"/>
        </w:rPr>
        <w:t>&gt;</w:t>
      </w:r>
      <w:r w:rsidRPr="00A54D1E">
        <w:rPr>
          <w:sz w:val="19"/>
        </w:rPr>
        <w:t>, is the department that includes the Production Line for which you want to enable a route.</w:t>
      </w:r>
    </w:p>
    <w:p w14:paraId="6BFC00E1" w14:textId="77777777" w:rsidR="00C72F3E" w:rsidRDefault="00C72F3E" w:rsidP="00C72F3E">
      <w:pPr>
        <w:pStyle w:val="ListParagraph"/>
        <w:tabs>
          <w:tab w:val="left" w:pos="445"/>
        </w:tabs>
        <w:spacing w:before="125"/>
        <w:ind w:firstLine="0"/>
        <w:rPr>
          <w:sz w:val="19"/>
        </w:rPr>
      </w:pPr>
      <w:r w:rsidRPr="00A54D1E">
        <w:rPr>
          <w:sz w:val="19"/>
        </w:rPr>
        <w:t xml:space="preserve">All the </w:t>
      </w:r>
      <w:r>
        <w:rPr>
          <w:sz w:val="19"/>
        </w:rPr>
        <w:t>lines</w:t>
      </w:r>
      <w:r w:rsidRPr="00A54D1E">
        <w:rPr>
          <w:sz w:val="19"/>
        </w:rPr>
        <w:t xml:space="preserve"> within </w:t>
      </w:r>
      <w:r>
        <w:rPr>
          <w:sz w:val="19"/>
        </w:rPr>
        <w:t>the selected Department appear.</w:t>
      </w:r>
    </w:p>
    <w:p w14:paraId="3DBAB013" w14:textId="77777777" w:rsidR="00C72F3E" w:rsidRPr="00A54D1E" w:rsidRDefault="00C72F3E" w:rsidP="00C72F3E">
      <w:pPr>
        <w:pStyle w:val="ListParagraph"/>
        <w:tabs>
          <w:tab w:val="left" w:pos="445"/>
        </w:tabs>
        <w:spacing w:before="125"/>
        <w:ind w:firstLine="0"/>
        <w:jc w:val="center"/>
        <w:rPr>
          <w:sz w:val="19"/>
        </w:rPr>
      </w:pPr>
      <w:r>
        <w:rPr>
          <w:noProof/>
        </w:rPr>
        <w:drawing>
          <wp:inline distT="0" distB="0" distL="0" distR="0" wp14:anchorId="372E8865" wp14:editId="0F33589F">
            <wp:extent cx="2724290" cy="1936850"/>
            <wp:effectExtent l="0" t="0" r="0" b="635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24290" cy="1936850"/>
                    </a:xfrm>
                    <a:prstGeom prst="rect">
                      <a:avLst/>
                    </a:prstGeom>
                  </pic:spPr>
                </pic:pic>
              </a:graphicData>
            </a:graphic>
          </wp:inline>
        </w:drawing>
      </w:r>
    </w:p>
    <w:p w14:paraId="3E0197F4" w14:textId="77777777" w:rsidR="00C72F3E" w:rsidRPr="004933E9" w:rsidRDefault="00C72F3E" w:rsidP="00C72F3E">
      <w:pPr>
        <w:pStyle w:val="ListParagraph"/>
        <w:numPr>
          <w:ilvl w:val="0"/>
          <w:numId w:val="37"/>
        </w:numPr>
        <w:tabs>
          <w:tab w:val="left" w:pos="445"/>
        </w:tabs>
        <w:spacing w:before="125"/>
        <w:rPr>
          <w:sz w:val="19"/>
        </w:rPr>
      </w:pPr>
      <w:r w:rsidRPr="00EC3D59">
        <w:rPr>
          <w:sz w:val="19"/>
        </w:rPr>
        <w:t xml:space="preserve">Right-click the </w:t>
      </w:r>
      <w:r>
        <w:rPr>
          <w:sz w:val="19"/>
        </w:rPr>
        <w:t xml:space="preserve">required </w:t>
      </w:r>
      <w:r w:rsidRPr="00EC3D59">
        <w:rPr>
          <w:sz w:val="19"/>
        </w:rPr>
        <w:t xml:space="preserve">Production Line, and then select </w:t>
      </w:r>
      <w:r w:rsidRPr="00AA59E3">
        <w:rPr>
          <w:b/>
          <w:sz w:val="19"/>
        </w:rPr>
        <w:t>Route Enable &lt;</w:t>
      </w:r>
      <w:proofErr w:type="spellStart"/>
      <w:r w:rsidRPr="00AA59E3">
        <w:rPr>
          <w:b/>
          <w:sz w:val="19"/>
        </w:rPr>
        <w:t>Production_Line</w:t>
      </w:r>
      <w:proofErr w:type="spellEnd"/>
      <w:r w:rsidRPr="00AA59E3">
        <w:rPr>
          <w:b/>
          <w:sz w:val="19"/>
        </w:rPr>
        <w:t>&gt;.</w:t>
      </w:r>
    </w:p>
    <w:p w14:paraId="5E2F3751" w14:textId="77777777" w:rsidR="00C72F3E" w:rsidRPr="00EE4166" w:rsidRDefault="00C72F3E" w:rsidP="00C72F3E">
      <w:pPr>
        <w:pStyle w:val="ListParagraph"/>
        <w:tabs>
          <w:tab w:val="left" w:pos="445"/>
        </w:tabs>
        <w:spacing w:before="125"/>
        <w:ind w:firstLine="0"/>
        <w:rPr>
          <w:sz w:val="19"/>
          <w:szCs w:val="19"/>
        </w:rPr>
      </w:pPr>
      <w:r w:rsidRPr="035FC21B">
        <w:rPr>
          <w:sz w:val="19"/>
          <w:szCs w:val="19"/>
        </w:rPr>
        <w:t xml:space="preserve">The selected Production Line is enabled </w:t>
      </w:r>
      <w:r>
        <w:rPr>
          <w:sz w:val="19"/>
          <w:szCs w:val="19"/>
        </w:rPr>
        <w:t xml:space="preserve">to execute the work orders in the </w:t>
      </w:r>
      <w:r w:rsidRPr="00EE4166">
        <w:rPr>
          <w:sz w:val="19"/>
          <w:szCs w:val="19"/>
        </w:rPr>
        <w:t>Plant</w:t>
      </w:r>
      <w:r>
        <w:rPr>
          <w:sz w:val="19"/>
          <w:szCs w:val="19"/>
        </w:rPr>
        <w:t xml:space="preserve"> Application</w:t>
      </w:r>
      <w:r w:rsidRPr="00EE4166">
        <w:rPr>
          <w:sz w:val="19"/>
          <w:szCs w:val="19"/>
        </w:rPr>
        <w:t xml:space="preserve">. </w:t>
      </w:r>
    </w:p>
    <w:p w14:paraId="546A09CC" w14:textId="77777777" w:rsidR="00C72F3E" w:rsidRPr="00067026" w:rsidRDefault="00C72F3E" w:rsidP="00C72F3E">
      <w:pPr>
        <w:pStyle w:val="ListParagraph"/>
        <w:tabs>
          <w:tab w:val="left" w:pos="445"/>
        </w:tabs>
        <w:spacing w:before="125"/>
        <w:ind w:firstLine="0"/>
        <w:rPr>
          <w:sz w:val="19"/>
          <w:szCs w:val="19"/>
        </w:rPr>
      </w:pPr>
      <w:r w:rsidRPr="00067026">
        <w:rPr>
          <w:sz w:val="19"/>
          <w:szCs w:val="19"/>
        </w:rPr>
        <w:t>Consider the following conditions and their corresponding error messages that may appear when you select Route Enable &lt;Production_line&gt;.</w:t>
      </w:r>
    </w:p>
    <w:tbl>
      <w:tblPr>
        <w:tblStyle w:val="TableGrid"/>
        <w:tblW w:w="0" w:type="auto"/>
        <w:tblInd w:w="444" w:type="dxa"/>
        <w:tblLook w:val="04A0" w:firstRow="1" w:lastRow="0" w:firstColumn="1" w:lastColumn="0" w:noHBand="0" w:noVBand="1"/>
      </w:tblPr>
      <w:tblGrid>
        <w:gridCol w:w="3404"/>
        <w:gridCol w:w="3404"/>
        <w:gridCol w:w="2780"/>
      </w:tblGrid>
      <w:tr w:rsidR="00C72F3E" w:rsidRPr="00067026" w14:paraId="47404D90" w14:textId="77777777" w:rsidTr="008D0FE4">
        <w:tc>
          <w:tcPr>
            <w:tcW w:w="3404" w:type="dxa"/>
          </w:tcPr>
          <w:p w14:paraId="0306BC1E" w14:textId="77777777" w:rsidR="00C72F3E" w:rsidRPr="00825196" w:rsidRDefault="00C72F3E" w:rsidP="008D0FE4">
            <w:pPr>
              <w:tabs>
                <w:tab w:val="left" w:pos="445"/>
              </w:tabs>
              <w:spacing w:before="125"/>
              <w:ind w:left="360"/>
              <w:rPr>
                <w:sz w:val="19"/>
                <w:szCs w:val="19"/>
              </w:rPr>
            </w:pPr>
            <w:bookmarkStart w:id="88" w:name="_Hlk527978355"/>
            <w:r w:rsidRPr="00825196">
              <w:rPr>
                <w:sz w:val="19"/>
                <w:szCs w:val="19"/>
              </w:rPr>
              <w:t>Error</w:t>
            </w:r>
            <w:r>
              <w:rPr>
                <w:sz w:val="19"/>
                <w:szCs w:val="19"/>
              </w:rPr>
              <w:t xml:space="preserve"> Message </w:t>
            </w:r>
          </w:p>
        </w:tc>
        <w:tc>
          <w:tcPr>
            <w:tcW w:w="3404" w:type="dxa"/>
          </w:tcPr>
          <w:p w14:paraId="346B78AE" w14:textId="77777777" w:rsidR="00C72F3E" w:rsidRPr="00825196" w:rsidRDefault="00C72F3E" w:rsidP="008D0FE4">
            <w:pPr>
              <w:tabs>
                <w:tab w:val="left" w:pos="445"/>
              </w:tabs>
              <w:spacing w:before="125"/>
              <w:ind w:left="360"/>
              <w:rPr>
                <w:sz w:val="19"/>
                <w:szCs w:val="19"/>
              </w:rPr>
            </w:pPr>
            <w:r w:rsidRPr="00825196">
              <w:rPr>
                <w:sz w:val="19"/>
                <w:szCs w:val="19"/>
              </w:rPr>
              <w:t>C</w:t>
            </w:r>
            <w:r>
              <w:rPr>
                <w:sz w:val="19"/>
                <w:szCs w:val="19"/>
              </w:rPr>
              <w:t>ause</w:t>
            </w:r>
          </w:p>
        </w:tc>
        <w:tc>
          <w:tcPr>
            <w:tcW w:w="2780" w:type="dxa"/>
          </w:tcPr>
          <w:p w14:paraId="1A018461" w14:textId="77777777" w:rsidR="00C72F3E" w:rsidRPr="00825196" w:rsidRDefault="00C72F3E" w:rsidP="008D0FE4">
            <w:pPr>
              <w:tabs>
                <w:tab w:val="left" w:pos="445"/>
              </w:tabs>
              <w:spacing w:before="125"/>
              <w:ind w:left="360"/>
              <w:rPr>
                <w:sz w:val="19"/>
                <w:szCs w:val="19"/>
              </w:rPr>
            </w:pPr>
            <w:r>
              <w:rPr>
                <w:sz w:val="19"/>
                <w:szCs w:val="19"/>
              </w:rPr>
              <w:t>Solution</w:t>
            </w:r>
          </w:p>
        </w:tc>
      </w:tr>
      <w:tr w:rsidR="00C72F3E" w:rsidRPr="00067026" w14:paraId="31999A3D" w14:textId="77777777" w:rsidTr="008D0FE4">
        <w:tc>
          <w:tcPr>
            <w:tcW w:w="3404" w:type="dxa"/>
          </w:tcPr>
          <w:p w14:paraId="08EC5C5E" w14:textId="77777777" w:rsidR="00C72F3E" w:rsidRPr="00825196" w:rsidRDefault="00C72F3E" w:rsidP="008D0FE4">
            <w:pPr>
              <w:tabs>
                <w:tab w:val="left" w:pos="445"/>
              </w:tabs>
              <w:spacing w:before="125"/>
              <w:ind w:left="360"/>
              <w:rPr>
                <w:sz w:val="19"/>
                <w:szCs w:val="19"/>
              </w:rPr>
            </w:pPr>
            <w:r w:rsidRPr="00825196">
              <w:rPr>
                <w:sz w:val="19"/>
                <w:szCs w:val="19"/>
              </w:rPr>
              <w:t>Error Configuring Line</w:t>
            </w:r>
          </w:p>
        </w:tc>
        <w:tc>
          <w:tcPr>
            <w:tcW w:w="3404" w:type="dxa"/>
          </w:tcPr>
          <w:p w14:paraId="6EA02776" w14:textId="77777777" w:rsidR="00C72F3E" w:rsidRPr="00825196" w:rsidRDefault="00C72F3E" w:rsidP="008D0FE4">
            <w:pPr>
              <w:tabs>
                <w:tab w:val="left" w:pos="445"/>
              </w:tabs>
              <w:spacing w:before="125"/>
              <w:ind w:left="360"/>
              <w:rPr>
                <w:sz w:val="19"/>
                <w:szCs w:val="19"/>
              </w:rPr>
            </w:pPr>
            <w:r>
              <w:rPr>
                <w:sz w:val="19"/>
                <w:szCs w:val="19"/>
              </w:rPr>
              <w:t>T</w:t>
            </w:r>
            <w:r w:rsidRPr="00825196">
              <w:rPr>
                <w:sz w:val="19"/>
                <w:szCs w:val="19"/>
              </w:rPr>
              <w:t xml:space="preserve">here </w:t>
            </w:r>
            <w:r>
              <w:rPr>
                <w:sz w:val="19"/>
                <w:szCs w:val="19"/>
              </w:rPr>
              <w:t>is more than one virtual unit on a line.</w:t>
            </w:r>
            <w:r w:rsidRPr="00825196">
              <w:rPr>
                <w:sz w:val="19"/>
                <w:szCs w:val="19"/>
              </w:rPr>
              <w:t xml:space="preserve"> </w:t>
            </w:r>
          </w:p>
        </w:tc>
        <w:tc>
          <w:tcPr>
            <w:tcW w:w="2780" w:type="dxa"/>
          </w:tcPr>
          <w:p w14:paraId="1116C53E" w14:textId="77777777" w:rsidR="00C72F3E" w:rsidRPr="00825196" w:rsidRDefault="00C72F3E" w:rsidP="008D0FE4">
            <w:pPr>
              <w:tabs>
                <w:tab w:val="left" w:pos="445"/>
              </w:tabs>
              <w:spacing w:before="125"/>
              <w:ind w:left="360"/>
              <w:rPr>
                <w:sz w:val="19"/>
                <w:szCs w:val="19"/>
              </w:rPr>
            </w:pPr>
            <w:r>
              <w:rPr>
                <w:sz w:val="19"/>
                <w:szCs w:val="19"/>
              </w:rPr>
              <w:t xml:space="preserve">Remove additional virtual units manually before configuring the line. </w:t>
            </w:r>
          </w:p>
        </w:tc>
      </w:tr>
      <w:bookmarkEnd w:id="88"/>
      <w:tr w:rsidR="00C72F3E" w:rsidRPr="00067026" w14:paraId="19BDD5BC" w14:textId="77777777" w:rsidTr="008D0FE4">
        <w:tc>
          <w:tcPr>
            <w:tcW w:w="3404" w:type="dxa"/>
          </w:tcPr>
          <w:p w14:paraId="6CBEF145" w14:textId="77777777" w:rsidR="00C72F3E" w:rsidRPr="00723F78" w:rsidRDefault="00C72F3E" w:rsidP="008D0FE4">
            <w:pPr>
              <w:tabs>
                <w:tab w:val="left" w:pos="445"/>
              </w:tabs>
              <w:spacing w:before="125"/>
              <w:ind w:left="360"/>
              <w:rPr>
                <w:rFonts w:eastAsia="Times New Roman"/>
                <w:sz w:val="18"/>
                <w:szCs w:val="18"/>
              </w:rPr>
            </w:pPr>
          </w:p>
        </w:tc>
        <w:tc>
          <w:tcPr>
            <w:tcW w:w="3404" w:type="dxa"/>
          </w:tcPr>
          <w:p w14:paraId="743ADF78" w14:textId="77777777" w:rsidR="00C72F3E" w:rsidRPr="00723F78" w:rsidRDefault="00C72F3E" w:rsidP="008D0FE4">
            <w:pPr>
              <w:tabs>
                <w:tab w:val="left" w:pos="445"/>
              </w:tabs>
              <w:spacing w:before="125"/>
              <w:ind w:left="360"/>
              <w:rPr>
                <w:rFonts w:eastAsia="Times New Roman"/>
                <w:sz w:val="18"/>
                <w:szCs w:val="18"/>
              </w:rPr>
            </w:pPr>
            <w:r w:rsidRPr="00723F78">
              <w:rPr>
                <w:sz w:val="19"/>
                <w:szCs w:val="19"/>
              </w:rPr>
              <w:t>There</w:t>
            </w:r>
            <w:r w:rsidRPr="00723F78">
              <w:rPr>
                <w:rFonts w:eastAsia="Times New Roman"/>
                <w:sz w:val="18"/>
                <w:szCs w:val="18"/>
              </w:rPr>
              <w:t xml:space="preserve"> </w:t>
            </w:r>
            <w:r>
              <w:rPr>
                <w:rFonts w:eastAsia="Times New Roman"/>
                <w:sz w:val="18"/>
                <w:szCs w:val="18"/>
              </w:rPr>
              <w:t>is</w:t>
            </w:r>
            <w:r w:rsidRPr="00723F78">
              <w:rPr>
                <w:rFonts w:eastAsia="Times New Roman"/>
                <w:sz w:val="18"/>
                <w:szCs w:val="18"/>
              </w:rPr>
              <w:t xml:space="preserve"> more than </w:t>
            </w:r>
            <w:r>
              <w:rPr>
                <w:rFonts w:eastAsia="Times New Roman"/>
                <w:sz w:val="18"/>
                <w:szCs w:val="18"/>
              </w:rPr>
              <w:t>one</w:t>
            </w:r>
            <w:r w:rsidRPr="00723F78">
              <w:rPr>
                <w:rFonts w:eastAsia="Times New Roman"/>
                <w:sz w:val="18"/>
                <w:szCs w:val="18"/>
              </w:rPr>
              <w:t xml:space="preserve"> path with </w:t>
            </w:r>
            <w:r>
              <w:rPr>
                <w:rFonts w:eastAsia="Times New Roman"/>
                <w:sz w:val="18"/>
                <w:szCs w:val="18"/>
              </w:rPr>
              <w:t>a virtual unit</w:t>
            </w:r>
            <w:r w:rsidRPr="00723F78">
              <w:rPr>
                <w:rFonts w:eastAsia="Times New Roman"/>
                <w:sz w:val="18"/>
                <w:szCs w:val="18"/>
              </w:rPr>
              <w:t>.</w:t>
            </w:r>
          </w:p>
          <w:p w14:paraId="119C0518" w14:textId="77777777" w:rsidR="00C72F3E" w:rsidRPr="00825196" w:rsidRDefault="00C72F3E" w:rsidP="008D0FE4">
            <w:pPr>
              <w:widowControl/>
              <w:autoSpaceDE/>
              <w:autoSpaceDN/>
              <w:rPr>
                <w:sz w:val="19"/>
                <w:szCs w:val="19"/>
              </w:rPr>
            </w:pPr>
          </w:p>
        </w:tc>
        <w:tc>
          <w:tcPr>
            <w:tcW w:w="2780" w:type="dxa"/>
          </w:tcPr>
          <w:p w14:paraId="297C1EFF" w14:textId="77777777" w:rsidR="00C72F3E" w:rsidRPr="00825196" w:rsidRDefault="00C72F3E" w:rsidP="008D0FE4">
            <w:pPr>
              <w:tabs>
                <w:tab w:val="left" w:pos="445"/>
              </w:tabs>
              <w:spacing w:before="125"/>
              <w:ind w:left="360"/>
              <w:rPr>
                <w:sz w:val="19"/>
                <w:szCs w:val="19"/>
              </w:rPr>
            </w:pPr>
            <w:r>
              <w:rPr>
                <w:sz w:val="19"/>
                <w:szCs w:val="19"/>
              </w:rPr>
              <w:t>Remove additional paths related to the virtual unit.</w:t>
            </w:r>
          </w:p>
        </w:tc>
      </w:tr>
      <w:tr w:rsidR="00C72F3E" w:rsidRPr="00067026" w14:paraId="1D9685FD" w14:textId="77777777" w:rsidTr="008D0FE4">
        <w:tc>
          <w:tcPr>
            <w:tcW w:w="3404" w:type="dxa"/>
          </w:tcPr>
          <w:p w14:paraId="22BD5082" w14:textId="77777777" w:rsidR="00C72F3E" w:rsidRPr="00723F78" w:rsidRDefault="00C72F3E" w:rsidP="008D0FE4">
            <w:pPr>
              <w:tabs>
                <w:tab w:val="left" w:pos="445"/>
              </w:tabs>
              <w:spacing w:before="125"/>
              <w:ind w:left="360"/>
              <w:rPr>
                <w:rFonts w:eastAsia="Times New Roman"/>
                <w:sz w:val="18"/>
                <w:szCs w:val="18"/>
              </w:rPr>
            </w:pPr>
          </w:p>
        </w:tc>
        <w:tc>
          <w:tcPr>
            <w:tcW w:w="3404" w:type="dxa"/>
          </w:tcPr>
          <w:p w14:paraId="53C66271" w14:textId="77777777" w:rsidR="00C72F3E" w:rsidRPr="00723F78" w:rsidRDefault="00C72F3E" w:rsidP="008D0FE4">
            <w:pPr>
              <w:tabs>
                <w:tab w:val="left" w:pos="445"/>
              </w:tabs>
              <w:spacing w:before="125"/>
              <w:ind w:left="360"/>
              <w:rPr>
                <w:rFonts w:eastAsia="Times New Roman"/>
                <w:sz w:val="18"/>
                <w:szCs w:val="18"/>
              </w:rPr>
            </w:pPr>
            <w:r w:rsidRPr="00723F78">
              <w:rPr>
                <w:sz w:val="19"/>
                <w:szCs w:val="19"/>
              </w:rPr>
              <w:t>The</w:t>
            </w:r>
            <w:r w:rsidRPr="00723F78">
              <w:rPr>
                <w:rFonts w:eastAsia="Times New Roman"/>
                <w:sz w:val="18"/>
                <w:szCs w:val="18"/>
              </w:rPr>
              <w:t xml:space="preserve"> path </w:t>
            </w:r>
            <w:r>
              <w:rPr>
                <w:rFonts w:eastAsia="Times New Roman"/>
                <w:sz w:val="18"/>
                <w:szCs w:val="18"/>
              </w:rPr>
              <w:t>of the</w:t>
            </w:r>
            <w:r w:rsidRPr="00723F78">
              <w:rPr>
                <w:rFonts w:eastAsia="Times New Roman"/>
                <w:sz w:val="18"/>
                <w:szCs w:val="18"/>
              </w:rPr>
              <w:t xml:space="preserve"> virtual unit has other </w:t>
            </w:r>
            <w:r>
              <w:rPr>
                <w:rFonts w:eastAsia="Times New Roman"/>
                <w:sz w:val="18"/>
                <w:szCs w:val="18"/>
              </w:rPr>
              <w:t>configured</w:t>
            </w:r>
            <w:r w:rsidRPr="00723F78">
              <w:rPr>
                <w:rFonts w:eastAsia="Times New Roman"/>
                <w:sz w:val="18"/>
                <w:szCs w:val="18"/>
              </w:rPr>
              <w:t xml:space="preserve"> units</w:t>
            </w:r>
            <w:r>
              <w:rPr>
                <w:rFonts w:eastAsia="Times New Roman"/>
                <w:sz w:val="18"/>
                <w:szCs w:val="18"/>
              </w:rPr>
              <w:t>.</w:t>
            </w:r>
          </w:p>
          <w:p w14:paraId="7CBB735F" w14:textId="77777777" w:rsidR="00C72F3E" w:rsidRPr="00723F78" w:rsidRDefault="00C72F3E" w:rsidP="008D0FE4">
            <w:pPr>
              <w:widowControl/>
              <w:autoSpaceDE/>
              <w:autoSpaceDN/>
              <w:rPr>
                <w:rFonts w:eastAsia="Times New Roman"/>
                <w:sz w:val="18"/>
                <w:szCs w:val="18"/>
              </w:rPr>
            </w:pPr>
          </w:p>
        </w:tc>
        <w:tc>
          <w:tcPr>
            <w:tcW w:w="2780" w:type="dxa"/>
          </w:tcPr>
          <w:p w14:paraId="3E45FA0C" w14:textId="77777777" w:rsidR="00C72F3E" w:rsidRPr="00825196" w:rsidRDefault="00C72F3E" w:rsidP="008D0FE4">
            <w:pPr>
              <w:tabs>
                <w:tab w:val="left" w:pos="445"/>
              </w:tabs>
              <w:spacing w:before="125"/>
              <w:ind w:left="360"/>
              <w:rPr>
                <w:sz w:val="19"/>
                <w:szCs w:val="19"/>
              </w:rPr>
            </w:pPr>
            <w:r>
              <w:rPr>
                <w:sz w:val="19"/>
                <w:szCs w:val="19"/>
              </w:rPr>
              <w:lastRenderedPageBreak/>
              <w:t xml:space="preserve">Remove the other units in the configuration other </w:t>
            </w:r>
            <w:r>
              <w:rPr>
                <w:sz w:val="19"/>
                <w:szCs w:val="19"/>
              </w:rPr>
              <w:lastRenderedPageBreak/>
              <w:t xml:space="preserve">than the virtual unit. </w:t>
            </w:r>
          </w:p>
        </w:tc>
      </w:tr>
      <w:tr w:rsidR="00C72F3E" w:rsidRPr="00067026" w14:paraId="7118C700" w14:textId="77777777" w:rsidTr="008D0FE4">
        <w:tc>
          <w:tcPr>
            <w:tcW w:w="3404" w:type="dxa"/>
          </w:tcPr>
          <w:p w14:paraId="329EF668" w14:textId="77777777" w:rsidR="00C72F3E" w:rsidRPr="00723F78" w:rsidRDefault="00C72F3E" w:rsidP="008D0FE4">
            <w:pPr>
              <w:tabs>
                <w:tab w:val="left" w:pos="445"/>
              </w:tabs>
              <w:spacing w:before="125"/>
              <w:ind w:left="360"/>
              <w:rPr>
                <w:rFonts w:eastAsia="Times New Roman"/>
                <w:sz w:val="18"/>
                <w:szCs w:val="18"/>
              </w:rPr>
            </w:pPr>
          </w:p>
        </w:tc>
        <w:tc>
          <w:tcPr>
            <w:tcW w:w="3404" w:type="dxa"/>
          </w:tcPr>
          <w:p w14:paraId="175FAFCD" w14:textId="77777777" w:rsidR="00C72F3E" w:rsidRPr="00723F78" w:rsidRDefault="00C72F3E" w:rsidP="008D0FE4">
            <w:pPr>
              <w:tabs>
                <w:tab w:val="left" w:pos="445"/>
              </w:tabs>
              <w:spacing w:before="125"/>
              <w:ind w:left="360"/>
              <w:rPr>
                <w:rFonts w:eastAsia="Times New Roman"/>
                <w:sz w:val="18"/>
                <w:szCs w:val="18"/>
              </w:rPr>
            </w:pPr>
            <w:r>
              <w:rPr>
                <w:rFonts w:eastAsia="Times New Roman"/>
                <w:sz w:val="18"/>
                <w:szCs w:val="18"/>
              </w:rPr>
              <w:t>A</w:t>
            </w:r>
            <w:r w:rsidRPr="00723F78">
              <w:rPr>
                <w:rFonts w:eastAsia="Times New Roman"/>
                <w:sz w:val="18"/>
                <w:szCs w:val="18"/>
              </w:rPr>
              <w:t xml:space="preserve"> unit </w:t>
            </w:r>
            <w:r>
              <w:rPr>
                <w:rFonts w:eastAsia="Times New Roman"/>
                <w:sz w:val="18"/>
                <w:szCs w:val="18"/>
              </w:rPr>
              <w:t>without a</w:t>
            </w:r>
            <w:r w:rsidRPr="00723F78">
              <w:rPr>
                <w:rFonts w:eastAsia="Times New Roman"/>
                <w:sz w:val="18"/>
                <w:szCs w:val="18"/>
              </w:rPr>
              <w:t xml:space="preserve"> production</w:t>
            </w:r>
            <w:r>
              <w:rPr>
                <w:rFonts w:eastAsia="Times New Roman"/>
                <w:sz w:val="18"/>
                <w:szCs w:val="18"/>
              </w:rPr>
              <w:t xml:space="preserve"> </w:t>
            </w:r>
            <w:r w:rsidRPr="00723F78">
              <w:rPr>
                <w:rFonts w:eastAsia="Times New Roman"/>
                <w:sz w:val="18"/>
                <w:szCs w:val="18"/>
              </w:rPr>
              <w:t>(event) model &lt;&gt; 118</w:t>
            </w:r>
          </w:p>
          <w:p w14:paraId="4CE811E8" w14:textId="77777777" w:rsidR="00C72F3E" w:rsidRPr="00723F78" w:rsidRDefault="00C72F3E" w:rsidP="008D0FE4">
            <w:pPr>
              <w:widowControl/>
              <w:autoSpaceDE/>
              <w:autoSpaceDN/>
              <w:rPr>
                <w:rFonts w:eastAsia="Times New Roman"/>
                <w:sz w:val="18"/>
                <w:szCs w:val="18"/>
              </w:rPr>
            </w:pPr>
          </w:p>
        </w:tc>
        <w:tc>
          <w:tcPr>
            <w:tcW w:w="2780" w:type="dxa"/>
          </w:tcPr>
          <w:p w14:paraId="7E03C13A" w14:textId="77777777" w:rsidR="00C72F3E" w:rsidRPr="00825196" w:rsidRDefault="00C72F3E" w:rsidP="008D0FE4">
            <w:pPr>
              <w:tabs>
                <w:tab w:val="left" w:pos="445"/>
              </w:tabs>
              <w:spacing w:before="125"/>
              <w:ind w:left="360"/>
              <w:rPr>
                <w:sz w:val="19"/>
                <w:szCs w:val="19"/>
              </w:rPr>
            </w:pPr>
            <w:r>
              <w:rPr>
                <w:sz w:val="19"/>
                <w:szCs w:val="19"/>
              </w:rPr>
              <w:t>Make sure that</w:t>
            </w:r>
            <w:r w:rsidRPr="003A79DA">
              <w:rPr>
                <w:sz w:val="19"/>
                <w:szCs w:val="19"/>
              </w:rPr>
              <w:t xml:space="preserve"> all</w:t>
            </w:r>
            <w:r>
              <w:rPr>
                <w:sz w:val="19"/>
                <w:szCs w:val="19"/>
              </w:rPr>
              <w:t xml:space="preserve"> the</w:t>
            </w:r>
            <w:r w:rsidRPr="003A79DA">
              <w:rPr>
                <w:sz w:val="19"/>
                <w:szCs w:val="19"/>
              </w:rPr>
              <w:t xml:space="preserve"> units on the line have production(event) model 118, if not</w:t>
            </w:r>
            <w:r>
              <w:rPr>
                <w:sz w:val="19"/>
                <w:szCs w:val="19"/>
              </w:rPr>
              <w:t xml:space="preserve">, </w:t>
            </w:r>
            <w:r w:rsidRPr="003A79DA">
              <w:rPr>
                <w:sz w:val="19"/>
                <w:szCs w:val="19"/>
              </w:rPr>
              <w:t>add model 118</w:t>
            </w:r>
            <w:r>
              <w:rPr>
                <w:sz w:val="19"/>
                <w:szCs w:val="19"/>
              </w:rPr>
              <w:t xml:space="preserve"> to the units</w:t>
            </w:r>
            <w:r w:rsidRPr="003A79DA">
              <w:rPr>
                <w:sz w:val="19"/>
                <w:szCs w:val="19"/>
              </w:rPr>
              <w:t xml:space="preserve">.  </w:t>
            </w:r>
          </w:p>
        </w:tc>
      </w:tr>
    </w:tbl>
    <w:p w14:paraId="5E9751CB" w14:textId="77777777" w:rsidR="00C72F3E" w:rsidRDefault="00C72F3E" w:rsidP="00C72F3E">
      <w:pPr>
        <w:pStyle w:val="ListParagraph"/>
        <w:tabs>
          <w:tab w:val="left" w:pos="445"/>
        </w:tabs>
        <w:spacing w:before="125"/>
        <w:ind w:firstLine="0"/>
        <w:rPr>
          <w:sz w:val="19"/>
          <w:szCs w:val="19"/>
        </w:rPr>
      </w:pPr>
      <w:r w:rsidRPr="00067026">
        <w:rPr>
          <w:sz w:val="19"/>
          <w:szCs w:val="19"/>
        </w:rPr>
        <w:t>Note: Production lines are configured in the Plant Applications Administrator. To fix these errors, contact your administrator.</w:t>
      </w:r>
    </w:p>
    <w:p w14:paraId="6E29D041" w14:textId="77777777" w:rsidR="00C72F3E" w:rsidRDefault="00C72F3E" w:rsidP="00C72F3E"/>
    <w:p w14:paraId="552742F3" w14:textId="77777777" w:rsidR="00C72F3E" w:rsidRDefault="00C72F3E" w:rsidP="00C72F3E"/>
    <w:p w14:paraId="5E404F80" w14:textId="77777777" w:rsidR="00C72F3E" w:rsidRDefault="00C72F3E" w:rsidP="00C72F3E"/>
    <w:p w14:paraId="6436B891" w14:textId="77777777" w:rsidR="00C72F3E" w:rsidRDefault="00C72F3E" w:rsidP="00C72F3E">
      <w:pPr>
        <w:spacing w:before="113" w:line="350" w:lineRule="auto"/>
        <w:ind w:left="140" w:right="162"/>
        <w:rPr>
          <w:color w:val="000080"/>
          <w:sz w:val="35"/>
        </w:rPr>
      </w:pPr>
      <w:r w:rsidRPr="00401E4B">
        <w:rPr>
          <w:noProof/>
          <w:color w:val="000080"/>
          <w:sz w:val="35"/>
        </w:rPr>
        <mc:AlternateContent>
          <mc:Choice Requires="wpg">
            <w:drawing>
              <wp:anchor distT="0" distB="0" distL="114300" distR="114300" simplePos="0" relativeHeight="251661312" behindDoc="1" locked="0" layoutInCell="1" allowOverlap="1" wp14:anchorId="3FDB7BA4" wp14:editId="62231F0A">
                <wp:simplePos x="0" y="0"/>
                <wp:positionH relativeFrom="page">
                  <wp:posOffset>685800</wp:posOffset>
                </wp:positionH>
                <wp:positionV relativeFrom="paragraph">
                  <wp:posOffset>380365</wp:posOffset>
                </wp:positionV>
                <wp:extent cx="6403340" cy="37465"/>
                <wp:effectExtent l="9525" t="1270" r="16510" b="0"/>
                <wp:wrapNone/>
                <wp:docPr id="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3340" cy="37465"/>
                          <a:chOff x="1080" y="1200"/>
                          <a:chExt cx="10084" cy="59"/>
                        </a:xfrm>
                      </wpg:grpSpPr>
                      <wps:wsp>
                        <wps:cNvPr id="5" name="Line 4"/>
                        <wps:cNvCnPr>
                          <a:cxnSpLocks noChangeShapeType="1"/>
                        </wps:cNvCnPr>
                        <wps:spPr bwMode="auto">
                          <a:xfrm>
                            <a:off x="1080" y="1243"/>
                            <a:ext cx="10084" cy="0"/>
                          </a:xfrm>
                          <a:prstGeom prst="line">
                            <a:avLst/>
                          </a:prstGeom>
                          <a:noFill/>
                          <a:ln w="19050">
                            <a:solidFill>
                              <a:srgbClr val="000080"/>
                            </a:solidFill>
                            <a:round/>
                            <a:headEnd/>
                            <a:tailEnd/>
                          </a:ln>
                          <a:extLst>
                            <a:ext uri="{909E8E84-426E-40DD-AFC4-6F175D3DCCD1}">
                              <a14:hiddenFill xmlns:a14="http://schemas.microsoft.com/office/drawing/2010/main">
                                <a:noFill/>
                              </a14:hiddenFill>
                            </a:ext>
                          </a:extLst>
                        </wps:spPr>
                        <wps:bodyPr/>
                      </wps:wsp>
                      <wps:wsp>
                        <wps:cNvPr id="6" name="Line 3"/>
                        <wps:cNvCnPr>
                          <a:cxnSpLocks noChangeShapeType="1"/>
                        </wps:cNvCnPr>
                        <wps:spPr bwMode="auto">
                          <a:xfrm>
                            <a:off x="1080" y="1207"/>
                            <a:ext cx="10084" cy="0"/>
                          </a:xfrm>
                          <a:prstGeom prst="line">
                            <a:avLst/>
                          </a:prstGeom>
                          <a:noFill/>
                          <a:ln w="9144">
                            <a:solidFill>
                              <a:srgbClr val="00008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37E86A3" id="Group 2" o:spid="_x0000_s1026" style="position:absolute;margin-left:54pt;margin-top:29.95pt;width:504.2pt;height:2.95pt;z-index:-251655168;mso-position-horizontal-relative:page" coordorigin="1080,1200" coordsize="1008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">
                <v:line id="Line 4" o:spid="_x0000_s1027" style="position:absolute;visibility:visible;mso-wrap-style:square" from="1080,1243" to="11164,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" strokecolor="navy" strokeweight="1.5pt"/>
                <v:line id="Line 3" o:spid="_x0000_s1028" style="position:absolute;visibility:visible;mso-wrap-style:square" from="1080,1207" to="11164,1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" strokecolor="navy" strokeweight=".72pt"/>
                <w10:wrap anchorx="page"/>
              </v:group>
            </w:pict>
          </mc:Fallback>
        </mc:AlternateContent>
      </w:r>
      <w:r w:rsidRPr="00401E4B">
        <w:rPr>
          <w:color w:val="000080"/>
          <w:sz w:val="35"/>
        </w:rPr>
        <w:t>Enable</w:t>
      </w:r>
      <w:r>
        <w:rPr>
          <w:color w:val="000080"/>
          <w:sz w:val="35"/>
        </w:rPr>
        <w:t xml:space="preserve"> a Production Line to use Route to Manufacture Products </w:t>
      </w:r>
    </w:p>
    <w:p w14:paraId="22536F11" w14:textId="77777777" w:rsidR="00C72F3E" w:rsidRDefault="00C72F3E" w:rsidP="00C72F3E">
      <w:pPr>
        <w:pStyle w:val="BodyText"/>
        <w:spacing w:before="271" w:line="259" w:lineRule="auto"/>
        <w:ind w:left="140" w:right="162"/>
        <w:rPr>
          <w:rFonts w:eastAsia="Times New Roman"/>
        </w:rPr>
      </w:pPr>
      <w:commentRangeStart w:id="89"/>
      <w:commentRangeStart w:id="90"/>
      <w:r w:rsidRPr="035FC21B">
        <w:rPr>
          <w:b/>
          <w:bCs/>
          <w:highlight w:val="yellow"/>
        </w:rPr>
        <w:t>Note</w:t>
      </w:r>
      <w:commentRangeEnd w:id="89"/>
      <w:r>
        <w:rPr>
          <w:rStyle w:val="CommentReference"/>
        </w:rPr>
        <w:commentReference w:id="89"/>
      </w:r>
      <w:commentRangeEnd w:id="90"/>
      <w:r>
        <w:rPr>
          <w:rStyle w:val="CommentReference"/>
        </w:rPr>
        <w:commentReference w:id="90"/>
      </w:r>
      <w:r w:rsidRPr="035FC21B">
        <w:rPr>
          <w:b/>
          <w:bCs/>
          <w:highlight w:val="yellow"/>
        </w:rPr>
        <w:t xml:space="preserve"> for Reviewers:</w:t>
      </w:r>
      <w:r w:rsidRPr="035FC21B">
        <w:rPr>
          <w:highlight w:val="yellow"/>
        </w:rPr>
        <w:t xml:space="preserve"> This is a new topic for Route Enable a Line, which will be included in the Proficy Plant Applications Help (</w:t>
      </w:r>
      <w:proofErr w:type="spellStart"/>
      <w:r w:rsidRPr="035FC21B">
        <w:rPr>
          <w:highlight w:val="yellow"/>
        </w:rPr>
        <w:t>a.k.the</w:t>
      </w:r>
      <w:proofErr w:type="spellEnd"/>
      <w:r w:rsidRPr="035FC21B">
        <w:rPr>
          <w:highlight w:val="yellow"/>
        </w:rPr>
        <w:t xml:space="preserve"> thick client help). Also, refer to </w:t>
      </w:r>
      <w:hyperlink r:id="rId22">
        <w:r w:rsidRPr="035FC21B">
          <w:rPr>
            <w:rStyle w:val="Hyperlink"/>
            <w:highlight w:val="yellow"/>
          </w:rPr>
          <w:t>US265822</w:t>
        </w:r>
      </w:hyperlink>
      <w:r w:rsidRPr="035FC21B">
        <w:rPr>
          <w:highlight w:val="yellow"/>
        </w:rPr>
        <w:t>.</w:t>
      </w:r>
      <w:r>
        <w:t xml:space="preserve"> </w:t>
      </w:r>
      <w:r w:rsidRPr="00D24985">
        <w:rPr>
          <w:highlight w:val="yellow"/>
        </w:rPr>
        <w:t xml:space="preserve">References </w:t>
      </w:r>
      <w:r>
        <w:rPr>
          <w:highlight w:val="yellow"/>
        </w:rPr>
        <w:t xml:space="preserve">that </w:t>
      </w:r>
      <w:r w:rsidRPr="00D24985">
        <w:rPr>
          <w:highlight w:val="yellow"/>
        </w:rPr>
        <w:t xml:space="preserve">are to be included as references for </w:t>
      </w:r>
      <w:r w:rsidRPr="00BD10DF">
        <w:rPr>
          <w:highlight w:val="yellow"/>
        </w:rPr>
        <w:t>US265886 are in the See Also section.</w:t>
      </w:r>
      <w:r>
        <w:br/>
      </w:r>
    </w:p>
    <w:p w14:paraId="75D8913A" w14:textId="77777777" w:rsidR="00C72F3E" w:rsidRDefault="00C72F3E" w:rsidP="00C72F3E">
      <w:pPr>
        <w:pStyle w:val="BodyText"/>
        <w:spacing w:before="271" w:line="259" w:lineRule="auto"/>
        <w:ind w:left="140" w:right="162"/>
      </w:pPr>
      <w:r>
        <w:rPr>
          <w:rFonts w:eastAsia="Times New Roman"/>
        </w:rPr>
        <w:t>You must configure a production line to create routes for that line. After you configure the production line for a route</w:t>
      </w:r>
      <w:commentRangeStart w:id="91"/>
      <w:r>
        <w:rPr>
          <w:rFonts w:eastAsia="Times New Roman"/>
        </w:rPr>
        <w:t xml:space="preserve">, you can create as many products as required on that line. </w:t>
      </w:r>
      <w:commentRangeEnd w:id="91"/>
      <w:r>
        <w:rPr>
          <w:rStyle w:val="CommentReference"/>
        </w:rPr>
        <w:commentReference w:id="91"/>
      </w:r>
    </w:p>
    <w:p w14:paraId="104844CD" w14:textId="77777777" w:rsidR="00C72F3E" w:rsidRPr="00012B65" w:rsidRDefault="00C72F3E" w:rsidP="00C72F3E">
      <w:pPr>
        <w:pStyle w:val="ListParagraph"/>
        <w:numPr>
          <w:ilvl w:val="0"/>
          <w:numId w:val="37"/>
        </w:numPr>
        <w:tabs>
          <w:tab w:val="left" w:pos="445"/>
        </w:tabs>
        <w:spacing w:before="175"/>
        <w:rPr>
          <w:sz w:val="19"/>
        </w:rPr>
      </w:pPr>
      <w:r w:rsidRPr="00012B65">
        <w:rPr>
          <w:sz w:val="19"/>
        </w:rPr>
        <w:t>Log in to the Plant Applications Administrator - [Server</w:t>
      </w:r>
      <w:r w:rsidRPr="00012B65">
        <w:rPr>
          <w:spacing w:val="2"/>
          <w:sz w:val="19"/>
        </w:rPr>
        <w:t xml:space="preserve"> </w:t>
      </w:r>
      <w:r w:rsidRPr="00012B65">
        <w:rPr>
          <w:sz w:val="19"/>
        </w:rPr>
        <w:t>Manager].</w:t>
      </w:r>
    </w:p>
    <w:p w14:paraId="3F842126" w14:textId="77777777" w:rsidR="00C72F3E" w:rsidRDefault="00C72F3E" w:rsidP="00C72F3E">
      <w:pPr>
        <w:pStyle w:val="ListParagraph"/>
        <w:numPr>
          <w:ilvl w:val="0"/>
          <w:numId w:val="37"/>
        </w:numPr>
        <w:tabs>
          <w:tab w:val="left" w:pos="445"/>
        </w:tabs>
        <w:spacing w:before="125"/>
        <w:rPr>
          <w:sz w:val="19"/>
        </w:rPr>
      </w:pPr>
      <w:r w:rsidRPr="00012B65">
        <w:rPr>
          <w:sz w:val="19"/>
        </w:rPr>
        <w:t xml:space="preserve">In the </w:t>
      </w:r>
      <w:r w:rsidRPr="00012B65">
        <w:rPr>
          <w:b/>
          <w:sz w:val="19"/>
        </w:rPr>
        <w:t>Plant Applications Servers</w:t>
      </w:r>
      <w:r w:rsidRPr="00012B65">
        <w:rPr>
          <w:sz w:val="19"/>
        </w:rPr>
        <w:t>, select</w:t>
      </w:r>
      <w:r w:rsidRPr="00012B65">
        <w:rPr>
          <w:spacing w:val="10"/>
          <w:sz w:val="19"/>
        </w:rPr>
        <w:t xml:space="preserve"> </w:t>
      </w:r>
      <w:r w:rsidRPr="00012B65">
        <w:rPr>
          <w:noProof/>
          <w:sz w:val="19"/>
        </w:rPr>
        <w:drawing>
          <wp:inline distT="0" distB="0" distL="0" distR="0" wp14:anchorId="786AA203" wp14:editId="2DD6560F">
            <wp:extent cx="134111" cy="169164"/>
            <wp:effectExtent l="0" t="0" r="0" b="0"/>
            <wp:docPr id="1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p>
    <w:p w14:paraId="4AF87CE1" w14:textId="77777777" w:rsidR="00C72F3E" w:rsidRPr="00B16607" w:rsidRDefault="00C72F3E" w:rsidP="00C72F3E">
      <w:pPr>
        <w:pStyle w:val="ListParagraph"/>
        <w:numPr>
          <w:ilvl w:val="0"/>
          <w:numId w:val="37"/>
        </w:numPr>
        <w:tabs>
          <w:tab w:val="left" w:pos="445"/>
        </w:tabs>
        <w:spacing w:before="125"/>
        <w:rPr>
          <w:sz w:val="19"/>
        </w:rPr>
      </w:pPr>
      <w:r>
        <w:rPr>
          <w:sz w:val="19"/>
        </w:rPr>
        <w:t xml:space="preserve">In the </w:t>
      </w:r>
      <w:r w:rsidRPr="00224052">
        <w:rPr>
          <w:b/>
          <w:sz w:val="19"/>
        </w:rPr>
        <w:t>Plant Model</w:t>
      </w:r>
      <w:r>
        <w:rPr>
          <w:sz w:val="19"/>
        </w:rPr>
        <w:t xml:space="preserve">, select </w:t>
      </w:r>
      <w:r w:rsidRPr="00012B65">
        <w:rPr>
          <w:noProof/>
          <w:sz w:val="19"/>
        </w:rPr>
        <w:drawing>
          <wp:inline distT="0" distB="0" distL="0" distR="0" wp14:anchorId="12B058CA" wp14:editId="124B00F9">
            <wp:extent cx="134111" cy="169164"/>
            <wp:effectExtent l="0" t="0" r="0" b="0"/>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p>
    <w:p w14:paraId="39DBA7EB" w14:textId="77777777" w:rsidR="00C72F3E" w:rsidRDefault="00C72F3E" w:rsidP="00C72F3E">
      <w:pPr>
        <w:pStyle w:val="ListParagraph"/>
        <w:tabs>
          <w:tab w:val="left" w:pos="445"/>
        </w:tabs>
        <w:spacing w:before="125"/>
        <w:ind w:firstLine="0"/>
        <w:rPr>
          <w:sz w:val="19"/>
        </w:rPr>
      </w:pPr>
      <w:r w:rsidRPr="035FC21B">
        <w:rPr>
          <w:sz w:val="19"/>
          <w:szCs w:val="19"/>
        </w:rPr>
        <w:t xml:space="preserve">All the Departments within the </w:t>
      </w:r>
      <w:commentRangeStart w:id="92"/>
      <w:commentRangeStart w:id="93"/>
      <w:r w:rsidRPr="035FC21B">
        <w:rPr>
          <w:sz w:val="19"/>
          <w:szCs w:val="19"/>
        </w:rPr>
        <w:t>selected Plant Model appear.</w:t>
      </w:r>
      <w:commentRangeEnd w:id="92"/>
      <w:r>
        <w:rPr>
          <w:rStyle w:val="CommentReference"/>
        </w:rPr>
        <w:commentReference w:id="92"/>
      </w:r>
      <w:commentRangeEnd w:id="93"/>
      <w:r>
        <w:rPr>
          <w:rStyle w:val="CommentReference"/>
        </w:rPr>
        <w:commentReference w:id="93"/>
      </w:r>
      <w:r>
        <w:rPr>
          <w:noProof/>
        </w:rPr>
        <w:t xml:space="preserve"> </w:t>
      </w:r>
    </w:p>
    <w:p w14:paraId="3AC5B697" w14:textId="77777777" w:rsidR="00C72F3E" w:rsidRDefault="00C72F3E" w:rsidP="00C72F3E">
      <w:pPr>
        <w:pStyle w:val="ListParagraph"/>
        <w:numPr>
          <w:ilvl w:val="0"/>
          <w:numId w:val="37"/>
        </w:numPr>
        <w:tabs>
          <w:tab w:val="left" w:pos="445"/>
        </w:tabs>
        <w:spacing w:before="125"/>
        <w:rPr>
          <w:sz w:val="19"/>
        </w:rPr>
      </w:pPr>
      <w:r w:rsidRPr="00A54D1E">
        <w:rPr>
          <w:sz w:val="19"/>
        </w:rPr>
        <w:t xml:space="preserve">In the </w:t>
      </w:r>
      <w:r w:rsidRPr="00A54D1E">
        <w:rPr>
          <w:b/>
          <w:sz w:val="19"/>
        </w:rPr>
        <w:t>&lt;</w:t>
      </w:r>
      <w:proofErr w:type="spellStart"/>
      <w:r w:rsidRPr="00A54D1E">
        <w:rPr>
          <w:b/>
          <w:sz w:val="19"/>
        </w:rPr>
        <w:t>Department_Name</w:t>
      </w:r>
      <w:proofErr w:type="spellEnd"/>
      <w:r w:rsidRPr="00A54D1E">
        <w:rPr>
          <w:b/>
          <w:sz w:val="19"/>
        </w:rPr>
        <w:t>&gt;,</w:t>
      </w:r>
      <w:r>
        <w:rPr>
          <w:sz w:val="19"/>
        </w:rPr>
        <w:t xml:space="preserve"> select </w:t>
      </w:r>
      <w:r w:rsidRPr="00012B65">
        <w:rPr>
          <w:noProof/>
          <w:sz w:val="19"/>
        </w:rPr>
        <w:drawing>
          <wp:inline distT="0" distB="0" distL="0" distR="0" wp14:anchorId="6270FDC9" wp14:editId="23C5041A">
            <wp:extent cx="134111" cy="169164"/>
            <wp:effectExtent l="0" t="0" r="0" b="0"/>
            <wp:docPr id="2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r w:rsidRPr="00A54D1E">
        <w:rPr>
          <w:sz w:val="19"/>
        </w:rPr>
        <w:t xml:space="preserve">, where </w:t>
      </w:r>
      <w:r w:rsidRPr="00A54D1E">
        <w:rPr>
          <w:b/>
          <w:sz w:val="19"/>
        </w:rPr>
        <w:t>&lt;</w:t>
      </w:r>
      <w:proofErr w:type="spellStart"/>
      <w:r w:rsidRPr="00A54D1E">
        <w:rPr>
          <w:b/>
          <w:sz w:val="19"/>
        </w:rPr>
        <w:t>Department_Name</w:t>
      </w:r>
      <w:proofErr w:type="spellEnd"/>
      <w:r w:rsidRPr="00A54D1E">
        <w:rPr>
          <w:b/>
          <w:sz w:val="19"/>
        </w:rPr>
        <w:t>&gt;</w:t>
      </w:r>
      <w:r w:rsidRPr="00A54D1E">
        <w:rPr>
          <w:sz w:val="19"/>
        </w:rPr>
        <w:t>, is the department that includes the Production Line for which you want to enable a route.</w:t>
      </w:r>
    </w:p>
    <w:p w14:paraId="4DFA9EFD" w14:textId="77777777" w:rsidR="00C72F3E" w:rsidRPr="00A54D1E" w:rsidRDefault="00C72F3E" w:rsidP="00C72F3E">
      <w:pPr>
        <w:pStyle w:val="ListParagraph"/>
        <w:tabs>
          <w:tab w:val="left" w:pos="445"/>
        </w:tabs>
        <w:spacing w:before="125"/>
        <w:ind w:firstLine="0"/>
        <w:rPr>
          <w:sz w:val="19"/>
        </w:rPr>
      </w:pPr>
      <w:r w:rsidRPr="00A54D1E">
        <w:rPr>
          <w:sz w:val="19"/>
        </w:rPr>
        <w:t xml:space="preserve">All the </w:t>
      </w:r>
      <w:r>
        <w:rPr>
          <w:sz w:val="19"/>
        </w:rPr>
        <w:t>lines</w:t>
      </w:r>
      <w:r w:rsidRPr="00A54D1E">
        <w:rPr>
          <w:sz w:val="19"/>
        </w:rPr>
        <w:t xml:space="preserve"> within </w:t>
      </w:r>
      <w:r>
        <w:rPr>
          <w:sz w:val="19"/>
        </w:rPr>
        <w:t>the selected Department appear.</w:t>
      </w:r>
    </w:p>
    <w:p w14:paraId="22B22B7A" w14:textId="77777777" w:rsidR="00C72F3E" w:rsidRPr="004933E9" w:rsidRDefault="00C72F3E" w:rsidP="00C72F3E">
      <w:pPr>
        <w:pStyle w:val="ListParagraph"/>
        <w:numPr>
          <w:ilvl w:val="0"/>
          <w:numId w:val="37"/>
        </w:numPr>
        <w:tabs>
          <w:tab w:val="left" w:pos="445"/>
        </w:tabs>
        <w:spacing w:before="125"/>
        <w:rPr>
          <w:sz w:val="19"/>
        </w:rPr>
      </w:pPr>
      <w:r w:rsidRPr="00EC3D59">
        <w:rPr>
          <w:sz w:val="19"/>
        </w:rPr>
        <w:t xml:space="preserve">Right-click the </w:t>
      </w:r>
      <w:r>
        <w:rPr>
          <w:sz w:val="19"/>
        </w:rPr>
        <w:t xml:space="preserve">required </w:t>
      </w:r>
      <w:r w:rsidRPr="00EC3D59">
        <w:rPr>
          <w:sz w:val="19"/>
        </w:rPr>
        <w:t xml:space="preserve">Production Line, and then select </w:t>
      </w:r>
      <w:r w:rsidRPr="00AA59E3">
        <w:rPr>
          <w:b/>
          <w:sz w:val="19"/>
        </w:rPr>
        <w:t>Route Enable &lt;</w:t>
      </w:r>
      <w:proofErr w:type="spellStart"/>
      <w:r w:rsidRPr="00AA59E3">
        <w:rPr>
          <w:b/>
          <w:sz w:val="19"/>
        </w:rPr>
        <w:t>Production_Line</w:t>
      </w:r>
      <w:proofErr w:type="spellEnd"/>
      <w:r w:rsidRPr="00AA59E3">
        <w:rPr>
          <w:b/>
          <w:sz w:val="19"/>
        </w:rPr>
        <w:t>&gt;.</w:t>
      </w:r>
    </w:p>
    <w:p w14:paraId="283A9973" w14:textId="77777777" w:rsidR="00C72F3E" w:rsidRDefault="00C72F3E" w:rsidP="00C72F3E">
      <w:pPr>
        <w:pStyle w:val="ListParagraph"/>
        <w:tabs>
          <w:tab w:val="left" w:pos="445"/>
        </w:tabs>
        <w:spacing w:before="125"/>
        <w:ind w:firstLine="0"/>
        <w:rPr>
          <w:sz w:val="19"/>
          <w:szCs w:val="19"/>
        </w:rPr>
      </w:pPr>
      <w:commentRangeStart w:id="94"/>
      <w:commentRangeStart w:id="95"/>
      <w:r w:rsidRPr="035FC21B">
        <w:rPr>
          <w:sz w:val="19"/>
          <w:szCs w:val="19"/>
        </w:rPr>
        <w:t>The selected Production Line is enabled for the Route Management application.</w:t>
      </w:r>
      <w:commentRangeEnd w:id="94"/>
      <w:r>
        <w:rPr>
          <w:rStyle w:val="CommentReference"/>
        </w:rPr>
        <w:commentReference w:id="94"/>
      </w:r>
      <w:commentRangeEnd w:id="95"/>
      <w:r>
        <w:rPr>
          <w:rStyle w:val="CommentReference"/>
        </w:rPr>
        <w:commentReference w:id="95"/>
      </w:r>
    </w:p>
    <w:p w14:paraId="6B1D981B" w14:textId="77777777" w:rsidR="00C72F3E" w:rsidRDefault="00C72F3E" w:rsidP="00C72F3E">
      <w:pPr>
        <w:pStyle w:val="ListParagraph"/>
        <w:tabs>
          <w:tab w:val="left" w:pos="445"/>
        </w:tabs>
        <w:spacing w:before="125"/>
        <w:ind w:firstLine="0"/>
        <w:rPr>
          <w:sz w:val="19"/>
          <w:szCs w:val="19"/>
        </w:rPr>
      </w:pPr>
      <w:r>
        <w:rPr>
          <w:sz w:val="19"/>
          <w:szCs w:val="19"/>
        </w:rPr>
        <w:t xml:space="preserve">After the line is route-enabled, </w:t>
      </w:r>
      <w:r w:rsidRPr="00270964">
        <w:rPr>
          <w:sz w:val="19"/>
          <w:szCs w:val="19"/>
        </w:rPr>
        <w:t xml:space="preserve">you can </w:t>
      </w:r>
      <w:r>
        <w:rPr>
          <w:sz w:val="19"/>
          <w:szCs w:val="19"/>
        </w:rPr>
        <w:t>run</w:t>
      </w:r>
      <w:r w:rsidRPr="00270964">
        <w:rPr>
          <w:sz w:val="19"/>
          <w:szCs w:val="19"/>
        </w:rPr>
        <w:t xml:space="preserve"> </w:t>
      </w:r>
      <w:r>
        <w:rPr>
          <w:sz w:val="19"/>
          <w:szCs w:val="19"/>
        </w:rPr>
        <w:t>w</w:t>
      </w:r>
      <w:r w:rsidRPr="00270964">
        <w:rPr>
          <w:sz w:val="19"/>
          <w:szCs w:val="19"/>
        </w:rPr>
        <w:t>ork</w:t>
      </w:r>
      <w:r>
        <w:rPr>
          <w:sz w:val="19"/>
          <w:szCs w:val="19"/>
        </w:rPr>
        <w:t xml:space="preserve"> </w:t>
      </w:r>
      <w:r w:rsidRPr="00270964">
        <w:rPr>
          <w:sz w:val="19"/>
          <w:szCs w:val="19"/>
        </w:rPr>
        <w:t>orders in the Plants Applications.</w:t>
      </w:r>
      <w:r>
        <w:rPr>
          <w:sz w:val="19"/>
          <w:szCs w:val="19"/>
        </w:rPr>
        <w:t xml:space="preserve"> Cross-ref to work orders (from existing topic in PA).</w:t>
      </w:r>
    </w:p>
    <w:p w14:paraId="69614103" w14:textId="77777777" w:rsidR="00C72F3E" w:rsidRPr="00067026" w:rsidRDefault="00C72F3E" w:rsidP="00C72F3E">
      <w:pPr>
        <w:pStyle w:val="ListParagraph"/>
        <w:tabs>
          <w:tab w:val="left" w:pos="445"/>
        </w:tabs>
        <w:spacing w:before="125"/>
        <w:ind w:firstLine="0"/>
        <w:rPr>
          <w:sz w:val="19"/>
          <w:szCs w:val="19"/>
        </w:rPr>
      </w:pPr>
      <w:r w:rsidRPr="00067026">
        <w:rPr>
          <w:sz w:val="19"/>
          <w:szCs w:val="19"/>
        </w:rPr>
        <w:t>Consider the following conditions and their corresponding error messages that may appear when you select Route Enable &lt;Production_line&gt;.</w:t>
      </w:r>
    </w:p>
    <w:tbl>
      <w:tblPr>
        <w:tblStyle w:val="TableGrid"/>
        <w:tblW w:w="0" w:type="auto"/>
        <w:tblInd w:w="444" w:type="dxa"/>
        <w:tblLook w:val="04A0" w:firstRow="1" w:lastRow="0" w:firstColumn="1" w:lastColumn="0" w:noHBand="0" w:noVBand="1"/>
      </w:tblPr>
      <w:tblGrid>
        <w:gridCol w:w="4940"/>
        <w:gridCol w:w="4946"/>
      </w:tblGrid>
      <w:tr w:rsidR="00C72F3E" w:rsidRPr="00067026" w14:paraId="7F08C96F" w14:textId="77777777" w:rsidTr="008D0FE4">
        <w:tc>
          <w:tcPr>
            <w:tcW w:w="5165" w:type="dxa"/>
          </w:tcPr>
          <w:p w14:paraId="5307FE02" w14:textId="77777777" w:rsidR="00C72F3E" w:rsidRPr="00067026" w:rsidRDefault="00C72F3E" w:rsidP="008D0FE4">
            <w:pPr>
              <w:pStyle w:val="ListParagraph"/>
              <w:numPr>
                <w:ilvl w:val="0"/>
                <w:numId w:val="31"/>
              </w:numPr>
              <w:tabs>
                <w:tab w:val="left" w:pos="445"/>
              </w:tabs>
              <w:spacing w:before="125"/>
              <w:rPr>
                <w:sz w:val="19"/>
                <w:szCs w:val="19"/>
              </w:rPr>
            </w:pPr>
            <w:r w:rsidRPr="00067026">
              <w:rPr>
                <w:sz w:val="19"/>
                <w:szCs w:val="19"/>
              </w:rPr>
              <w:t>Condition</w:t>
            </w:r>
          </w:p>
        </w:tc>
        <w:tc>
          <w:tcPr>
            <w:tcW w:w="5165" w:type="dxa"/>
          </w:tcPr>
          <w:p w14:paraId="74A87E78" w14:textId="77777777" w:rsidR="00C72F3E" w:rsidRPr="00067026" w:rsidRDefault="00C72F3E" w:rsidP="008D0FE4">
            <w:pPr>
              <w:pStyle w:val="ListParagraph"/>
              <w:numPr>
                <w:ilvl w:val="0"/>
                <w:numId w:val="31"/>
              </w:numPr>
              <w:tabs>
                <w:tab w:val="left" w:pos="445"/>
              </w:tabs>
              <w:spacing w:before="125"/>
              <w:rPr>
                <w:sz w:val="19"/>
                <w:szCs w:val="19"/>
              </w:rPr>
            </w:pPr>
            <w:r w:rsidRPr="00067026">
              <w:rPr>
                <w:sz w:val="19"/>
                <w:szCs w:val="19"/>
              </w:rPr>
              <w:t>Error</w:t>
            </w:r>
          </w:p>
        </w:tc>
      </w:tr>
      <w:tr w:rsidR="00C72F3E" w:rsidRPr="00067026" w14:paraId="3295A307" w14:textId="77777777" w:rsidTr="008D0FE4">
        <w:tc>
          <w:tcPr>
            <w:tcW w:w="5165" w:type="dxa"/>
          </w:tcPr>
          <w:p w14:paraId="0F24B3AB" w14:textId="77777777" w:rsidR="00C72F3E" w:rsidRPr="00067026" w:rsidRDefault="00C72F3E" w:rsidP="008D0FE4">
            <w:pPr>
              <w:pStyle w:val="ListParagraph"/>
              <w:numPr>
                <w:ilvl w:val="0"/>
                <w:numId w:val="31"/>
              </w:numPr>
              <w:tabs>
                <w:tab w:val="left" w:pos="445"/>
              </w:tabs>
              <w:spacing w:before="125"/>
              <w:rPr>
                <w:sz w:val="19"/>
                <w:szCs w:val="19"/>
              </w:rPr>
            </w:pPr>
            <w:r w:rsidRPr="00067026">
              <w:rPr>
                <w:sz w:val="19"/>
                <w:szCs w:val="19"/>
              </w:rPr>
              <w:t xml:space="preserve">The discrete line cannot be configured if there are more than one virtual units. </w:t>
            </w:r>
          </w:p>
        </w:tc>
        <w:tc>
          <w:tcPr>
            <w:tcW w:w="5165" w:type="dxa"/>
          </w:tcPr>
          <w:p w14:paraId="0E0D62D8" w14:textId="77777777" w:rsidR="00C72F3E" w:rsidRPr="00067026" w:rsidRDefault="00C72F3E" w:rsidP="008D0FE4">
            <w:pPr>
              <w:pStyle w:val="ListParagraph"/>
              <w:numPr>
                <w:ilvl w:val="0"/>
                <w:numId w:val="31"/>
              </w:numPr>
              <w:tabs>
                <w:tab w:val="left" w:pos="445"/>
              </w:tabs>
              <w:spacing w:before="125"/>
              <w:rPr>
                <w:sz w:val="19"/>
                <w:szCs w:val="19"/>
              </w:rPr>
            </w:pPr>
            <w:r>
              <w:rPr>
                <w:sz w:val="19"/>
                <w:szCs w:val="19"/>
              </w:rPr>
              <w:t>Error Configuring Line</w:t>
            </w:r>
          </w:p>
        </w:tc>
      </w:tr>
    </w:tbl>
    <w:p w14:paraId="319C23FA" w14:textId="77777777" w:rsidR="00C72F3E" w:rsidRDefault="00C72F3E" w:rsidP="00C72F3E">
      <w:pPr>
        <w:pStyle w:val="ListParagraph"/>
        <w:tabs>
          <w:tab w:val="left" w:pos="445"/>
        </w:tabs>
        <w:spacing w:before="125"/>
        <w:ind w:firstLine="0"/>
        <w:rPr>
          <w:sz w:val="19"/>
          <w:szCs w:val="19"/>
        </w:rPr>
      </w:pPr>
      <w:r w:rsidRPr="00067026">
        <w:rPr>
          <w:sz w:val="19"/>
          <w:szCs w:val="19"/>
        </w:rPr>
        <w:t>Note: Production lines are configured in the Plant Applications Administrator. To fix these errors, contact your administrator.</w:t>
      </w:r>
    </w:p>
    <w:p w14:paraId="4E1CFEE4" w14:textId="77777777" w:rsidR="00C72F3E" w:rsidRPr="00067026" w:rsidRDefault="00C72F3E" w:rsidP="00C72F3E">
      <w:pPr>
        <w:pStyle w:val="ListParagraph"/>
        <w:tabs>
          <w:tab w:val="left" w:pos="445"/>
        </w:tabs>
        <w:spacing w:before="125"/>
        <w:ind w:firstLine="0"/>
        <w:rPr>
          <w:sz w:val="19"/>
          <w:szCs w:val="19"/>
        </w:rPr>
      </w:pPr>
      <w:r w:rsidRPr="00541C64">
        <w:rPr>
          <w:sz w:val="19"/>
          <w:szCs w:val="19"/>
          <w:highlight w:val="yellow"/>
        </w:rPr>
        <w:t>Associating Products</w:t>
      </w:r>
    </w:p>
    <w:p w14:paraId="496B5F32" w14:textId="77777777" w:rsidR="00C72F3E" w:rsidRDefault="00C72F3E" w:rsidP="00C72F3E">
      <w:pPr>
        <w:pStyle w:val="ListParagraph"/>
        <w:numPr>
          <w:ilvl w:val="0"/>
          <w:numId w:val="37"/>
        </w:numPr>
        <w:tabs>
          <w:tab w:val="left" w:pos="445"/>
        </w:tabs>
        <w:spacing w:before="125"/>
        <w:rPr>
          <w:sz w:val="19"/>
          <w:szCs w:val="19"/>
        </w:rPr>
      </w:pPr>
      <w:commentRangeStart w:id="96"/>
      <w:r>
        <w:rPr>
          <w:sz w:val="19"/>
          <w:szCs w:val="19"/>
        </w:rPr>
        <w:t xml:space="preserve">In the Product Management, select </w:t>
      </w:r>
      <w:r w:rsidRPr="00012B65">
        <w:rPr>
          <w:noProof/>
          <w:sz w:val="19"/>
        </w:rPr>
        <w:drawing>
          <wp:inline distT="0" distB="0" distL="0" distR="0" wp14:anchorId="583B2B7E" wp14:editId="710056A3">
            <wp:extent cx="134111" cy="169164"/>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r>
        <w:rPr>
          <w:sz w:val="19"/>
          <w:szCs w:val="19"/>
        </w:rPr>
        <w:t xml:space="preserve">. </w:t>
      </w:r>
    </w:p>
    <w:p w14:paraId="372FF05C" w14:textId="77777777" w:rsidR="00C72F3E" w:rsidRDefault="00C72F3E" w:rsidP="00C72F3E">
      <w:pPr>
        <w:pStyle w:val="ListParagraph"/>
        <w:numPr>
          <w:ilvl w:val="0"/>
          <w:numId w:val="37"/>
        </w:numPr>
        <w:tabs>
          <w:tab w:val="left" w:pos="445"/>
        </w:tabs>
        <w:spacing w:before="125"/>
        <w:rPr>
          <w:sz w:val="19"/>
          <w:szCs w:val="19"/>
        </w:rPr>
      </w:pPr>
      <w:r>
        <w:rPr>
          <w:sz w:val="19"/>
          <w:szCs w:val="19"/>
        </w:rPr>
        <w:t xml:space="preserve">In the Product Families, select </w:t>
      </w:r>
      <w:r w:rsidRPr="00012B65">
        <w:rPr>
          <w:noProof/>
          <w:sz w:val="19"/>
        </w:rPr>
        <w:drawing>
          <wp:inline distT="0" distB="0" distL="0" distR="0" wp14:anchorId="3508B190" wp14:editId="2990AF04">
            <wp:extent cx="134111" cy="169164"/>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r>
        <w:rPr>
          <w:sz w:val="19"/>
          <w:szCs w:val="19"/>
        </w:rPr>
        <w:t>, and then select &lt;</w:t>
      </w:r>
      <w:r>
        <w:rPr>
          <w:b/>
          <w:sz w:val="19"/>
          <w:szCs w:val="19"/>
        </w:rPr>
        <w:t>Packing P</w:t>
      </w:r>
      <w:r w:rsidRPr="00D31C12">
        <w:rPr>
          <w:b/>
          <w:sz w:val="19"/>
          <w:szCs w:val="19"/>
        </w:rPr>
        <w:t>roducts</w:t>
      </w:r>
      <w:r>
        <w:rPr>
          <w:b/>
          <w:sz w:val="19"/>
          <w:szCs w:val="19"/>
        </w:rPr>
        <w:t>&gt;</w:t>
      </w:r>
      <w:r>
        <w:rPr>
          <w:sz w:val="19"/>
          <w:szCs w:val="19"/>
        </w:rPr>
        <w:t>.</w:t>
      </w:r>
    </w:p>
    <w:p w14:paraId="4524C22D" w14:textId="77777777" w:rsidR="00C72F3E" w:rsidRDefault="00C72F3E" w:rsidP="00C72F3E">
      <w:pPr>
        <w:pStyle w:val="ListParagraph"/>
        <w:numPr>
          <w:ilvl w:val="0"/>
          <w:numId w:val="37"/>
        </w:numPr>
        <w:tabs>
          <w:tab w:val="left" w:pos="445"/>
        </w:tabs>
        <w:spacing w:before="125"/>
        <w:rPr>
          <w:sz w:val="19"/>
          <w:szCs w:val="19"/>
        </w:rPr>
      </w:pPr>
      <w:r>
        <w:rPr>
          <w:sz w:val="19"/>
          <w:szCs w:val="19"/>
        </w:rPr>
        <w:t xml:space="preserve">Select a required product, and then right-click </w:t>
      </w:r>
      <w:r>
        <w:rPr>
          <w:b/>
          <w:sz w:val="19"/>
          <w:szCs w:val="19"/>
        </w:rPr>
        <w:t>Edit &lt;Packing Products&gt; Properties</w:t>
      </w:r>
      <w:r>
        <w:rPr>
          <w:sz w:val="19"/>
          <w:szCs w:val="19"/>
        </w:rPr>
        <w:t>.</w:t>
      </w:r>
    </w:p>
    <w:p w14:paraId="2E3A2080" w14:textId="77777777" w:rsidR="00C72F3E" w:rsidRDefault="00C72F3E" w:rsidP="00C72F3E">
      <w:pPr>
        <w:pStyle w:val="ListParagraph"/>
        <w:tabs>
          <w:tab w:val="left" w:pos="445"/>
        </w:tabs>
        <w:spacing w:before="125"/>
        <w:ind w:firstLine="0"/>
        <w:rPr>
          <w:sz w:val="19"/>
          <w:szCs w:val="19"/>
        </w:rPr>
      </w:pPr>
      <w:r>
        <w:rPr>
          <w:sz w:val="19"/>
          <w:szCs w:val="19"/>
        </w:rPr>
        <w:t xml:space="preserve">The </w:t>
      </w:r>
      <w:r>
        <w:rPr>
          <w:b/>
          <w:sz w:val="19"/>
          <w:szCs w:val="19"/>
        </w:rPr>
        <w:t>Product Properties for Packing &lt;Packing Products&gt;</w:t>
      </w:r>
      <w:r>
        <w:rPr>
          <w:sz w:val="19"/>
          <w:szCs w:val="19"/>
        </w:rPr>
        <w:t xml:space="preserve"> window appears.</w:t>
      </w:r>
    </w:p>
    <w:p w14:paraId="06FD9469" w14:textId="77777777" w:rsidR="00C72F3E" w:rsidRDefault="00C72F3E" w:rsidP="00C72F3E">
      <w:pPr>
        <w:pStyle w:val="ListParagraph"/>
        <w:numPr>
          <w:ilvl w:val="0"/>
          <w:numId w:val="37"/>
        </w:numPr>
        <w:tabs>
          <w:tab w:val="left" w:pos="445"/>
        </w:tabs>
        <w:spacing w:before="125"/>
        <w:rPr>
          <w:sz w:val="19"/>
          <w:szCs w:val="19"/>
        </w:rPr>
      </w:pPr>
      <w:r>
        <w:rPr>
          <w:sz w:val="19"/>
          <w:szCs w:val="19"/>
        </w:rPr>
        <w:t xml:space="preserve">Select the </w:t>
      </w:r>
      <w:r>
        <w:rPr>
          <w:b/>
          <w:sz w:val="19"/>
          <w:szCs w:val="19"/>
        </w:rPr>
        <w:t>Units</w:t>
      </w:r>
      <w:r>
        <w:rPr>
          <w:sz w:val="19"/>
          <w:szCs w:val="19"/>
        </w:rPr>
        <w:t xml:space="preserve"> tab, and then select a required product from the </w:t>
      </w:r>
      <w:r w:rsidRPr="00B27BF5">
        <w:rPr>
          <w:b/>
          <w:sz w:val="19"/>
          <w:szCs w:val="19"/>
        </w:rPr>
        <w:t>U</w:t>
      </w:r>
      <w:r>
        <w:rPr>
          <w:b/>
          <w:sz w:val="19"/>
          <w:szCs w:val="19"/>
        </w:rPr>
        <w:t>nassigned</w:t>
      </w:r>
      <w:r>
        <w:rPr>
          <w:sz w:val="19"/>
          <w:szCs w:val="19"/>
        </w:rPr>
        <w:t xml:space="preserve"> pane. </w:t>
      </w:r>
    </w:p>
    <w:p w14:paraId="493345AE" w14:textId="77777777" w:rsidR="00C72F3E" w:rsidRDefault="00C72F3E" w:rsidP="00C72F3E">
      <w:pPr>
        <w:pStyle w:val="ListParagraph"/>
        <w:numPr>
          <w:ilvl w:val="0"/>
          <w:numId w:val="37"/>
        </w:numPr>
        <w:tabs>
          <w:tab w:val="left" w:pos="445"/>
        </w:tabs>
        <w:spacing w:before="125"/>
        <w:rPr>
          <w:sz w:val="19"/>
          <w:szCs w:val="19"/>
        </w:rPr>
      </w:pPr>
      <w:r>
        <w:rPr>
          <w:sz w:val="19"/>
          <w:szCs w:val="19"/>
        </w:rPr>
        <w:lastRenderedPageBreak/>
        <w:t>Assign the selected product to the Assign pane.</w:t>
      </w:r>
    </w:p>
    <w:p w14:paraId="4F04ED44" w14:textId="77777777" w:rsidR="00C72F3E" w:rsidRDefault="00C72F3E" w:rsidP="00C72F3E">
      <w:pPr>
        <w:pStyle w:val="ListParagraph"/>
        <w:numPr>
          <w:ilvl w:val="0"/>
          <w:numId w:val="37"/>
        </w:numPr>
        <w:tabs>
          <w:tab w:val="left" w:pos="445"/>
        </w:tabs>
        <w:spacing w:before="125"/>
        <w:rPr>
          <w:sz w:val="19"/>
          <w:szCs w:val="19"/>
        </w:rPr>
      </w:pPr>
      <w:r>
        <w:rPr>
          <w:sz w:val="19"/>
          <w:szCs w:val="19"/>
        </w:rPr>
        <w:t xml:space="preserve">Close the </w:t>
      </w:r>
      <w:r>
        <w:rPr>
          <w:b/>
          <w:sz w:val="19"/>
          <w:szCs w:val="19"/>
        </w:rPr>
        <w:t>Product Properties for Packing &lt;Packing Products&gt;</w:t>
      </w:r>
      <w:r>
        <w:rPr>
          <w:sz w:val="19"/>
          <w:szCs w:val="19"/>
        </w:rPr>
        <w:t xml:space="preserve"> window. </w:t>
      </w:r>
    </w:p>
    <w:p w14:paraId="0B0F275E" w14:textId="77777777" w:rsidR="00C72F3E" w:rsidRDefault="00C72F3E" w:rsidP="00C72F3E">
      <w:pPr>
        <w:pStyle w:val="ListParagraph"/>
        <w:tabs>
          <w:tab w:val="left" w:pos="445"/>
        </w:tabs>
        <w:spacing w:before="125"/>
        <w:ind w:firstLine="0"/>
        <w:rPr>
          <w:sz w:val="19"/>
          <w:szCs w:val="19"/>
        </w:rPr>
      </w:pPr>
      <w:r>
        <w:rPr>
          <w:sz w:val="19"/>
          <w:szCs w:val="19"/>
        </w:rPr>
        <w:t xml:space="preserve">In the </w:t>
      </w:r>
      <w:r>
        <w:rPr>
          <w:b/>
          <w:sz w:val="19"/>
          <w:szCs w:val="19"/>
        </w:rPr>
        <w:t xml:space="preserve">Confirmation </w:t>
      </w:r>
      <w:r>
        <w:rPr>
          <w:sz w:val="19"/>
          <w:szCs w:val="19"/>
        </w:rPr>
        <w:t>window, select Yes if you want to confirm the transaction, otherwise, select No.</w:t>
      </w:r>
      <w:commentRangeEnd w:id="96"/>
      <w:r>
        <w:rPr>
          <w:rStyle w:val="CommentReference"/>
        </w:rPr>
        <w:commentReference w:id="96"/>
      </w:r>
    </w:p>
    <w:p w14:paraId="5F65F692" w14:textId="77777777" w:rsidR="00C72F3E" w:rsidRDefault="00C72F3E" w:rsidP="00C72F3E">
      <w:r>
        <w:br w:type="page"/>
      </w:r>
    </w:p>
    <w:p w14:paraId="65B12C6F" w14:textId="77777777" w:rsidR="00C72F3E" w:rsidRPr="00F4790B" w:rsidRDefault="00C72F3E" w:rsidP="00C72F3E">
      <w:pPr>
        <w:spacing w:before="113" w:line="350" w:lineRule="auto"/>
        <w:ind w:left="140" w:right="162"/>
        <w:rPr>
          <w:sz w:val="19"/>
          <w:szCs w:val="19"/>
          <w:highlight w:val="yellow"/>
        </w:rPr>
      </w:pPr>
      <w:r w:rsidRPr="00F4790B">
        <w:rPr>
          <w:sz w:val="19"/>
          <w:szCs w:val="19"/>
          <w:highlight w:val="yellow"/>
        </w:rPr>
        <w:lastRenderedPageBreak/>
        <w:t>//Earlier content//</w:t>
      </w:r>
    </w:p>
    <w:p w14:paraId="59027FA8" w14:textId="77777777" w:rsidR="00C72F3E" w:rsidRDefault="00C72F3E" w:rsidP="00C72F3E">
      <w:pPr>
        <w:spacing w:before="113" w:line="350" w:lineRule="auto"/>
        <w:ind w:left="140" w:right="162"/>
        <w:rPr>
          <w:color w:val="000080"/>
          <w:sz w:val="35"/>
        </w:rPr>
      </w:pPr>
      <w:r>
        <w:rPr>
          <w:noProof/>
        </w:rPr>
        <mc:AlternateContent>
          <mc:Choice Requires="wpg">
            <w:drawing>
              <wp:anchor distT="0" distB="0" distL="114300" distR="114300" simplePos="0" relativeHeight="251659264" behindDoc="1" locked="0" layoutInCell="1" allowOverlap="1" wp14:anchorId="2E96EDCB" wp14:editId="6F2D4734">
                <wp:simplePos x="0" y="0"/>
                <wp:positionH relativeFrom="page">
                  <wp:posOffset>685800</wp:posOffset>
                </wp:positionH>
                <wp:positionV relativeFrom="paragraph">
                  <wp:posOffset>380365</wp:posOffset>
                </wp:positionV>
                <wp:extent cx="6403340" cy="37465"/>
                <wp:effectExtent l="9525" t="1270" r="16510" b="0"/>
                <wp:wrapNone/>
                <wp:docPr id="19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3340" cy="37465"/>
                          <a:chOff x="1080" y="1200"/>
                          <a:chExt cx="10084" cy="59"/>
                        </a:xfrm>
                      </wpg:grpSpPr>
                      <wps:wsp>
                        <wps:cNvPr id="194" name="Line 4"/>
                        <wps:cNvCnPr>
                          <a:cxnSpLocks noChangeShapeType="1"/>
                        </wps:cNvCnPr>
                        <wps:spPr bwMode="auto">
                          <a:xfrm>
                            <a:off x="1080" y="1243"/>
                            <a:ext cx="10084" cy="0"/>
                          </a:xfrm>
                          <a:prstGeom prst="line">
                            <a:avLst/>
                          </a:prstGeom>
                          <a:noFill/>
                          <a:ln w="19050">
                            <a:solidFill>
                              <a:srgbClr val="000080"/>
                            </a:solidFill>
                            <a:round/>
                            <a:headEnd/>
                            <a:tailEnd/>
                          </a:ln>
                          <a:extLst>
                            <a:ext uri="{909E8E84-426E-40DD-AFC4-6F175D3DCCD1}">
                              <a14:hiddenFill xmlns:a14="http://schemas.microsoft.com/office/drawing/2010/main">
                                <a:noFill/>
                              </a14:hiddenFill>
                            </a:ext>
                          </a:extLst>
                        </wps:spPr>
                        <wps:bodyPr/>
                      </wps:wsp>
                      <wps:wsp>
                        <wps:cNvPr id="195" name="Line 3"/>
                        <wps:cNvCnPr>
                          <a:cxnSpLocks noChangeShapeType="1"/>
                        </wps:cNvCnPr>
                        <wps:spPr bwMode="auto">
                          <a:xfrm>
                            <a:off x="1080" y="1207"/>
                            <a:ext cx="10084" cy="0"/>
                          </a:xfrm>
                          <a:prstGeom prst="line">
                            <a:avLst/>
                          </a:prstGeom>
                          <a:noFill/>
                          <a:ln w="9144">
                            <a:solidFill>
                              <a:srgbClr val="00008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2C9945A" id="Group 2" o:spid="_x0000_s1026" style="position:absolute;margin-left:54pt;margin-top:29.95pt;width:504.2pt;height:2.95pt;z-index:-251657216;mso-position-horizontal-relative:page" coordorigin="1080,1200" coordsize="1008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">
                <v:line id="Line 4" o:spid="_x0000_s1027" style="position:absolute;visibility:visible;mso-wrap-style:square" from="1080,1243" to="11164,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" strokecolor="navy" strokeweight="1.5pt"/>
                <v:line id="Line 3" o:spid="_x0000_s1028" style="position:absolute;visibility:visible;mso-wrap-style:square" from="1080,1207" to="11164,1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" strokecolor="navy" strokeweight=".72pt"/>
                <w10:wrap anchorx="page"/>
              </v:group>
            </w:pict>
          </mc:Fallback>
        </mc:AlternateContent>
      </w:r>
      <w:r>
        <w:rPr>
          <w:color w:val="000080"/>
          <w:sz w:val="35"/>
        </w:rPr>
        <w:t xml:space="preserve">Configure a Production Line for a Route </w:t>
      </w:r>
    </w:p>
    <w:p w14:paraId="4FE827FF" w14:textId="77777777" w:rsidR="00C72F3E" w:rsidRDefault="00C72F3E" w:rsidP="00C72F3E">
      <w:pPr>
        <w:pStyle w:val="BodyText"/>
        <w:spacing w:before="271" w:line="259" w:lineRule="auto"/>
        <w:ind w:left="140" w:right="162"/>
      </w:pPr>
      <w:commentRangeStart w:id="97"/>
      <w:r w:rsidRPr="035FC21B">
        <w:rPr>
          <w:b/>
          <w:bCs/>
          <w:highlight w:val="yellow"/>
        </w:rPr>
        <w:t>Note</w:t>
      </w:r>
      <w:commentRangeEnd w:id="97"/>
      <w:r>
        <w:rPr>
          <w:rStyle w:val="CommentReference"/>
        </w:rPr>
        <w:commentReference w:id="97"/>
      </w:r>
      <w:r w:rsidRPr="035FC21B">
        <w:rPr>
          <w:b/>
          <w:bCs/>
          <w:highlight w:val="yellow"/>
        </w:rPr>
        <w:t xml:space="preserve"> for Reviewers:</w:t>
      </w:r>
      <w:r w:rsidRPr="035FC21B">
        <w:rPr>
          <w:highlight w:val="yellow"/>
        </w:rPr>
        <w:t xml:space="preserve"> This is a new topic for Route Enable a Line, which will be included in the Proficy Plant Applications Help (a.k.</w:t>
      </w:r>
      <w:proofErr w:type="gramStart"/>
      <w:r w:rsidRPr="035FC21B">
        <w:rPr>
          <w:highlight w:val="yellow"/>
        </w:rPr>
        <w:t>a the</w:t>
      </w:r>
      <w:proofErr w:type="gramEnd"/>
      <w:r w:rsidRPr="035FC21B">
        <w:rPr>
          <w:highlight w:val="yellow"/>
        </w:rPr>
        <w:t xml:space="preserve"> thick client help). Also, refer to </w:t>
      </w:r>
      <w:hyperlink r:id="rId23">
        <w:r w:rsidRPr="035FC21B">
          <w:rPr>
            <w:rStyle w:val="Hyperlink"/>
            <w:highlight w:val="yellow"/>
          </w:rPr>
          <w:t>US265822</w:t>
        </w:r>
      </w:hyperlink>
      <w:r w:rsidRPr="035FC21B">
        <w:rPr>
          <w:highlight w:val="yellow"/>
        </w:rPr>
        <w:t>.</w:t>
      </w:r>
    </w:p>
    <w:p w14:paraId="185344EB" w14:textId="77777777" w:rsidR="00C72F3E" w:rsidRPr="00012B65" w:rsidRDefault="00C72F3E" w:rsidP="00C72F3E">
      <w:pPr>
        <w:pStyle w:val="ListParagraph"/>
        <w:numPr>
          <w:ilvl w:val="0"/>
          <w:numId w:val="37"/>
        </w:numPr>
        <w:tabs>
          <w:tab w:val="left" w:pos="445"/>
        </w:tabs>
        <w:spacing w:before="175"/>
        <w:rPr>
          <w:sz w:val="19"/>
        </w:rPr>
      </w:pPr>
      <w:r w:rsidRPr="00012B65">
        <w:rPr>
          <w:sz w:val="19"/>
        </w:rPr>
        <w:t>Log in to the Plant Applications Administrator - [Server</w:t>
      </w:r>
      <w:r w:rsidRPr="00012B65">
        <w:rPr>
          <w:spacing w:val="2"/>
          <w:sz w:val="19"/>
        </w:rPr>
        <w:t xml:space="preserve"> </w:t>
      </w:r>
      <w:r w:rsidRPr="00012B65">
        <w:rPr>
          <w:sz w:val="19"/>
        </w:rPr>
        <w:t>Manager].</w:t>
      </w:r>
    </w:p>
    <w:p w14:paraId="4D87B8B2" w14:textId="77777777" w:rsidR="00C72F3E" w:rsidRDefault="00C72F3E" w:rsidP="00C72F3E">
      <w:pPr>
        <w:pStyle w:val="ListParagraph"/>
        <w:numPr>
          <w:ilvl w:val="0"/>
          <w:numId w:val="37"/>
        </w:numPr>
        <w:tabs>
          <w:tab w:val="left" w:pos="445"/>
        </w:tabs>
        <w:spacing w:before="125"/>
        <w:rPr>
          <w:sz w:val="19"/>
        </w:rPr>
      </w:pPr>
      <w:r w:rsidRPr="00012B65">
        <w:rPr>
          <w:sz w:val="19"/>
        </w:rPr>
        <w:t xml:space="preserve">In the </w:t>
      </w:r>
      <w:r w:rsidRPr="00012B65">
        <w:rPr>
          <w:b/>
          <w:sz w:val="19"/>
        </w:rPr>
        <w:t>Plant Applications Servers</w:t>
      </w:r>
      <w:r w:rsidRPr="00012B65">
        <w:rPr>
          <w:sz w:val="19"/>
        </w:rPr>
        <w:t>, select</w:t>
      </w:r>
      <w:r w:rsidRPr="00012B65">
        <w:rPr>
          <w:spacing w:val="10"/>
          <w:sz w:val="19"/>
        </w:rPr>
        <w:t xml:space="preserve"> </w:t>
      </w:r>
      <w:r w:rsidRPr="00012B65">
        <w:rPr>
          <w:noProof/>
          <w:sz w:val="19"/>
        </w:rPr>
        <w:drawing>
          <wp:inline distT="0" distB="0" distL="0" distR="0" wp14:anchorId="37119A84" wp14:editId="396180E9">
            <wp:extent cx="134111" cy="169164"/>
            <wp:effectExtent l="0" t="0" r="0" b="0"/>
            <wp:docPr id="20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p>
    <w:p w14:paraId="6AC56FE2" w14:textId="77777777" w:rsidR="00C72F3E" w:rsidRPr="00B16607" w:rsidRDefault="00C72F3E" w:rsidP="00C72F3E">
      <w:pPr>
        <w:pStyle w:val="ListParagraph"/>
        <w:numPr>
          <w:ilvl w:val="0"/>
          <w:numId w:val="37"/>
        </w:numPr>
        <w:tabs>
          <w:tab w:val="left" w:pos="445"/>
        </w:tabs>
        <w:spacing w:before="125"/>
        <w:rPr>
          <w:sz w:val="19"/>
        </w:rPr>
      </w:pPr>
      <w:r>
        <w:rPr>
          <w:sz w:val="19"/>
        </w:rPr>
        <w:t xml:space="preserve">In the </w:t>
      </w:r>
      <w:r w:rsidRPr="00224052">
        <w:rPr>
          <w:b/>
          <w:sz w:val="19"/>
        </w:rPr>
        <w:t>Plant Model</w:t>
      </w:r>
      <w:r>
        <w:rPr>
          <w:sz w:val="19"/>
        </w:rPr>
        <w:t xml:space="preserve">, select </w:t>
      </w:r>
      <w:r w:rsidRPr="00012B65">
        <w:rPr>
          <w:noProof/>
          <w:sz w:val="19"/>
        </w:rPr>
        <w:drawing>
          <wp:inline distT="0" distB="0" distL="0" distR="0" wp14:anchorId="6C9B4501" wp14:editId="1BB339D1">
            <wp:extent cx="134111" cy="169164"/>
            <wp:effectExtent l="0" t="0" r="0" b="0"/>
            <wp:docPr id="21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p>
    <w:p w14:paraId="33622E88" w14:textId="77777777" w:rsidR="00C72F3E" w:rsidRDefault="00C72F3E" w:rsidP="00C72F3E">
      <w:pPr>
        <w:pStyle w:val="ListParagraph"/>
        <w:tabs>
          <w:tab w:val="left" w:pos="445"/>
        </w:tabs>
        <w:spacing w:before="125"/>
        <w:ind w:firstLine="0"/>
        <w:rPr>
          <w:sz w:val="19"/>
          <w:szCs w:val="19"/>
        </w:rPr>
      </w:pPr>
      <w:r w:rsidRPr="035FC21B">
        <w:rPr>
          <w:sz w:val="19"/>
          <w:szCs w:val="19"/>
        </w:rPr>
        <w:t xml:space="preserve">All the Departments within the </w:t>
      </w:r>
      <w:commentRangeStart w:id="98"/>
      <w:r w:rsidRPr="035FC21B">
        <w:rPr>
          <w:sz w:val="19"/>
          <w:szCs w:val="19"/>
        </w:rPr>
        <w:t>selected Plant Model appear.</w:t>
      </w:r>
      <w:commentRangeEnd w:id="98"/>
      <w:r>
        <w:rPr>
          <w:rStyle w:val="CommentReference"/>
        </w:rPr>
        <w:commentReference w:id="98"/>
      </w:r>
    </w:p>
    <w:p w14:paraId="589FF3F1" w14:textId="77777777" w:rsidR="00C72F3E" w:rsidRDefault="00C72F3E" w:rsidP="00C72F3E">
      <w:pPr>
        <w:pStyle w:val="ListParagraph"/>
        <w:tabs>
          <w:tab w:val="left" w:pos="445"/>
        </w:tabs>
        <w:spacing w:before="125"/>
        <w:ind w:firstLine="0"/>
        <w:rPr>
          <w:sz w:val="19"/>
        </w:rPr>
      </w:pPr>
      <w:r>
        <w:rPr>
          <w:noProof/>
        </w:rPr>
        <w:drawing>
          <wp:inline distT="0" distB="0" distL="0" distR="0" wp14:anchorId="45BDC38B" wp14:editId="1C038351">
            <wp:extent cx="1943268" cy="1737511"/>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43268" cy="1737511"/>
                    </a:xfrm>
                    <a:prstGeom prst="rect">
                      <a:avLst/>
                    </a:prstGeom>
                  </pic:spPr>
                </pic:pic>
              </a:graphicData>
            </a:graphic>
          </wp:inline>
        </w:drawing>
      </w:r>
    </w:p>
    <w:p w14:paraId="0B5E4AE8" w14:textId="77777777" w:rsidR="00C72F3E" w:rsidRDefault="00C72F3E" w:rsidP="00C72F3E">
      <w:pPr>
        <w:pStyle w:val="ListParagraph"/>
        <w:numPr>
          <w:ilvl w:val="0"/>
          <w:numId w:val="37"/>
        </w:numPr>
        <w:tabs>
          <w:tab w:val="left" w:pos="445"/>
        </w:tabs>
        <w:spacing w:before="125"/>
        <w:rPr>
          <w:sz w:val="19"/>
        </w:rPr>
      </w:pPr>
      <w:r w:rsidRPr="00A54D1E">
        <w:rPr>
          <w:sz w:val="19"/>
        </w:rPr>
        <w:t xml:space="preserve">In the </w:t>
      </w:r>
      <w:r w:rsidRPr="00A54D1E">
        <w:rPr>
          <w:b/>
          <w:sz w:val="19"/>
        </w:rPr>
        <w:t>&lt;</w:t>
      </w:r>
      <w:proofErr w:type="spellStart"/>
      <w:r w:rsidRPr="00A54D1E">
        <w:rPr>
          <w:b/>
          <w:sz w:val="19"/>
        </w:rPr>
        <w:t>Department_Name</w:t>
      </w:r>
      <w:proofErr w:type="spellEnd"/>
      <w:r w:rsidRPr="00A54D1E">
        <w:rPr>
          <w:b/>
          <w:sz w:val="19"/>
        </w:rPr>
        <w:t>&gt;,</w:t>
      </w:r>
      <w:r>
        <w:rPr>
          <w:sz w:val="19"/>
        </w:rPr>
        <w:t xml:space="preserve"> select </w:t>
      </w:r>
      <w:r w:rsidRPr="00012B65">
        <w:rPr>
          <w:noProof/>
          <w:sz w:val="19"/>
        </w:rPr>
        <w:drawing>
          <wp:inline distT="0" distB="0" distL="0" distR="0" wp14:anchorId="4DD16968" wp14:editId="75C59059">
            <wp:extent cx="134111" cy="169164"/>
            <wp:effectExtent l="0" t="0" r="0" b="0"/>
            <wp:docPr id="21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r w:rsidRPr="00A54D1E">
        <w:rPr>
          <w:sz w:val="19"/>
        </w:rPr>
        <w:t xml:space="preserve">, where </w:t>
      </w:r>
      <w:r w:rsidRPr="00A54D1E">
        <w:rPr>
          <w:b/>
          <w:sz w:val="19"/>
        </w:rPr>
        <w:t>&lt;</w:t>
      </w:r>
      <w:proofErr w:type="spellStart"/>
      <w:r w:rsidRPr="00A54D1E">
        <w:rPr>
          <w:b/>
          <w:sz w:val="19"/>
        </w:rPr>
        <w:t>Department_Name</w:t>
      </w:r>
      <w:proofErr w:type="spellEnd"/>
      <w:r w:rsidRPr="00A54D1E">
        <w:rPr>
          <w:b/>
          <w:sz w:val="19"/>
        </w:rPr>
        <w:t>&gt;</w:t>
      </w:r>
      <w:r w:rsidRPr="00A54D1E">
        <w:rPr>
          <w:sz w:val="19"/>
        </w:rPr>
        <w:t>, is the department that includes the Production Line for which you want to enable a route.</w:t>
      </w:r>
    </w:p>
    <w:p w14:paraId="3B6C5E67" w14:textId="77777777" w:rsidR="00C72F3E" w:rsidRDefault="00C72F3E" w:rsidP="00C72F3E">
      <w:pPr>
        <w:pStyle w:val="ListParagraph"/>
        <w:tabs>
          <w:tab w:val="left" w:pos="445"/>
        </w:tabs>
        <w:spacing w:before="125"/>
        <w:ind w:firstLine="0"/>
        <w:rPr>
          <w:sz w:val="19"/>
        </w:rPr>
      </w:pPr>
      <w:r w:rsidRPr="00A54D1E">
        <w:rPr>
          <w:sz w:val="19"/>
        </w:rPr>
        <w:t xml:space="preserve">All the </w:t>
      </w:r>
      <w:r>
        <w:rPr>
          <w:sz w:val="19"/>
        </w:rPr>
        <w:t>lines</w:t>
      </w:r>
      <w:r w:rsidRPr="00A54D1E">
        <w:rPr>
          <w:sz w:val="19"/>
        </w:rPr>
        <w:t xml:space="preserve"> within the selected Department appear. For example, in the following image, S95 Department is a Department that includes the S95 Line Production Line for which you want to enable a route.</w:t>
      </w:r>
    </w:p>
    <w:p w14:paraId="476E7121" w14:textId="77777777" w:rsidR="00C72F3E" w:rsidRPr="00A54D1E" w:rsidRDefault="00C72F3E" w:rsidP="00C72F3E">
      <w:pPr>
        <w:pStyle w:val="ListParagraph"/>
        <w:tabs>
          <w:tab w:val="left" w:pos="445"/>
        </w:tabs>
        <w:spacing w:before="125"/>
        <w:ind w:firstLine="0"/>
        <w:rPr>
          <w:sz w:val="19"/>
        </w:rPr>
      </w:pPr>
      <w:r>
        <w:rPr>
          <w:noProof/>
        </w:rPr>
        <w:drawing>
          <wp:inline distT="0" distB="0" distL="0" distR="0" wp14:anchorId="373F90CE" wp14:editId="1CA30D06">
            <wp:extent cx="2049958" cy="1882303"/>
            <wp:effectExtent l="0" t="0" r="7620" b="381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49958" cy="1882303"/>
                    </a:xfrm>
                    <a:prstGeom prst="rect">
                      <a:avLst/>
                    </a:prstGeom>
                  </pic:spPr>
                </pic:pic>
              </a:graphicData>
            </a:graphic>
          </wp:inline>
        </w:drawing>
      </w:r>
    </w:p>
    <w:p w14:paraId="72F6E56A" w14:textId="77777777" w:rsidR="00C72F3E" w:rsidRPr="004933E9" w:rsidRDefault="00C72F3E" w:rsidP="00C72F3E">
      <w:pPr>
        <w:pStyle w:val="ListParagraph"/>
        <w:numPr>
          <w:ilvl w:val="0"/>
          <w:numId w:val="37"/>
        </w:numPr>
        <w:tabs>
          <w:tab w:val="left" w:pos="445"/>
        </w:tabs>
        <w:spacing w:before="125"/>
        <w:rPr>
          <w:sz w:val="19"/>
        </w:rPr>
      </w:pPr>
      <w:r w:rsidRPr="00EC3D59">
        <w:rPr>
          <w:sz w:val="19"/>
        </w:rPr>
        <w:t xml:space="preserve">Right-click the </w:t>
      </w:r>
      <w:r>
        <w:rPr>
          <w:sz w:val="19"/>
        </w:rPr>
        <w:t xml:space="preserve">required </w:t>
      </w:r>
      <w:r w:rsidRPr="00EC3D59">
        <w:rPr>
          <w:sz w:val="19"/>
        </w:rPr>
        <w:t xml:space="preserve">Production Line, and then select </w:t>
      </w:r>
      <w:r w:rsidRPr="00AA59E3">
        <w:rPr>
          <w:b/>
          <w:sz w:val="19"/>
        </w:rPr>
        <w:t>Route Enable &lt;</w:t>
      </w:r>
      <w:proofErr w:type="spellStart"/>
      <w:r w:rsidRPr="00AA59E3">
        <w:rPr>
          <w:b/>
          <w:sz w:val="19"/>
        </w:rPr>
        <w:t>Production_Line</w:t>
      </w:r>
      <w:proofErr w:type="spellEnd"/>
      <w:r w:rsidRPr="00AA59E3">
        <w:rPr>
          <w:b/>
          <w:sz w:val="19"/>
        </w:rPr>
        <w:t>&gt;.</w:t>
      </w:r>
    </w:p>
    <w:p w14:paraId="04CBF8F7" w14:textId="77777777" w:rsidR="00C72F3E" w:rsidRDefault="00C72F3E" w:rsidP="00C72F3E">
      <w:pPr>
        <w:pStyle w:val="ListParagraph"/>
        <w:tabs>
          <w:tab w:val="left" w:pos="445"/>
        </w:tabs>
        <w:spacing w:before="125"/>
        <w:ind w:firstLine="0"/>
        <w:rPr>
          <w:sz w:val="19"/>
          <w:szCs w:val="19"/>
        </w:rPr>
      </w:pPr>
      <w:commentRangeStart w:id="99"/>
      <w:r w:rsidRPr="035FC21B">
        <w:rPr>
          <w:sz w:val="19"/>
          <w:szCs w:val="19"/>
        </w:rPr>
        <w:t xml:space="preserve">The selected Production Line is enabled for the Route Management </w:t>
      </w:r>
      <w:commentRangeStart w:id="100"/>
      <w:commentRangeStart w:id="101"/>
      <w:commentRangeStart w:id="102"/>
      <w:r w:rsidRPr="035FC21B">
        <w:rPr>
          <w:sz w:val="19"/>
          <w:szCs w:val="19"/>
        </w:rPr>
        <w:t>application</w:t>
      </w:r>
      <w:commentRangeEnd w:id="100"/>
      <w:r>
        <w:rPr>
          <w:rStyle w:val="CommentReference"/>
        </w:rPr>
        <w:commentReference w:id="100"/>
      </w:r>
      <w:commentRangeEnd w:id="101"/>
      <w:r>
        <w:rPr>
          <w:rStyle w:val="CommentReference"/>
        </w:rPr>
        <w:commentReference w:id="101"/>
      </w:r>
      <w:commentRangeEnd w:id="102"/>
      <w:r>
        <w:rPr>
          <w:rStyle w:val="CommentReference"/>
        </w:rPr>
        <w:commentReference w:id="102"/>
      </w:r>
      <w:r w:rsidRPr="035FC21B">
        <w:rPr>
          <w:sz w:val="19"/>
          <w:szCs w:val="19"/>
        </w:rPr>
        <w:t>.</w:t>
      </w:r>
      <w:commentRangeEnd w:id="99"/>
      <w:r>
        <w:rPr>
          <w:rStyle w:val="CommentReference"/>
        </w:rPr>
        <w:commentReference w:id="99"/>
      </w:r>
    </w:p>
    <w:p w14:paraId="201ACD1C" w14:textId="77777777" w:rsidR="00C72F3E" w:rsidRDefault="00C72F3E" w:rsidP="00C72F3E">
      <w:pPr>
        <w:rPr>
          <w:sz w:val="19"/>
        </w:rPr>
      </w:pPr>
      <w:r>
        <w:rPr>
          <w:sz w:val="19"/>
        </w:rPr>
        <w:br w:type="page"/>
      </w:r>
    </w:p>
    <w:p w14:paraId="3F3B798C" w14:textId="77777777" w:rsidR="00C72F3E" w:rsidRDefault="00C72F3E" w:rsidP="00C72F3E">
      <w:pPr>
        <w:pStyle w:val="ListParagraph"/>
        <w:numPr>
          <w:ilvl w:val="0"/>
          <w:numId w:val="37"/>
        </w:numPr>
        <w:tabs>
          <w:tab w:val="left" w:pos="445"/>
        </w:tabs>
        <w:spacing w:before="125"/>
        <w:rPr>
          <w:sz w:val="19"/>
          <w:szCs w:val="19"/>
        </w:rPr>
      </w:pPr>
      <w:commentRangeStart w:id="103"/>
      <w:r w:rsidRPr="00AE449D">
        <w:rPr>
          <w:sz w:val="19"/>
        </w:rPr>
        <w:lastRenderedPageBreak/>
        <w:tab/>
      </w:r>
      <w:r w:rsidRPr="035FC21B">
        <w:rPr>
          <w:sz w:val="19"/>
          <w:szCs w:val="19"/>
        </w:rPr>
        <w:t xml:space="preserve">In the </w:t>
      </w:r>
      <w:r w:rsidRPr="035FC21B">
        <w:rPr>
          <w:b/>
          <w:bCs/>
          <w:sz w:val="19"/>
          <w:szCs w:val="19"/>
        </w:rPr>
        <w:t>Plant Model</w:t>
      </w:r>
      <w:r w:rsidRPr="035FC21B">
        <w:rPr>
          <w:sz w:val="19"/>
          <w:szCs w:val="19"/>
        </w:rPr>
        <w:t xml:space="preserve">, right-click the virtual Production Unit, and then select </w:t>
      </w:r>
      <w:r w:rsidRPr="035FC21B">
        <w:rPr>
          <w:b/>
          <w:bCs/>
          <w:sz w:val="19"/>
          <w:szCs w:val="19"/>
        </w:rPr>
        <w:t xml:space="preserve">Edit &lt;Production </w:t>
      </w:r>
      <w:proofErr w:type="spellStart"/>
      <w:proofErr w:type="gramStart"/>
      <w:r w:rsidRPr="035FC21B">
        <w:rPr>
          <w:b/>
          <w:bCs/>
          <w:sz w:val="19"/>
          <w:szCs w:val="19"/>
        </w:rPr>
        <w:t>Department:Production</w:t>
      </w:r>
      <w:proofErr w:type="spellEnd"/>
      <w:proofErr w:type="gramEnd"/>
      <w:r w:rsidRPr="035FC21B">
        <w:rPr>
          <w:b/>
          <w:bCs/>
          <w:sz w:val="19"/>
          <w:szCs w:val="19"/>
        </w:rPr>
        <w:t xml:space="preserve"> Line&gt;: Properties</w:t>
      </w:r>
      <w:r w:rsidRPr="035FC21B">
        <w:rPr>
          <w:sz w:val="19"/>
          <w:szCs w:val="19"/>
        </w:rPr>
        <w:t>.</w:t>
      </w:r>
      <w:r>
        <w:rPr>
          <w:sz w:val="19"/>
        </w:rPr>
        <w:br/>
      </w:r>
      <w:r w:rsidRPr="035FC21B">
        <w:rPr>
          <w:sz w:val="19"/>
          <w:szCs w:val="19"/>
        </w:rPr>
        <w:t>Question: What happens when we select the above option? Any window appears? If yes, would suggest adding step 7 about tasks that can be performed in that window. [Chandana: OK, included as step #7]</w:t>
      </w:r>
    </w:p>
    <w:p w14:paraId="67B2C98C" w14:textId="77777777" w:rsidR="00C72F3E" w:rsidRPr="00AE449D" w:rsidRDefault="00C72F3E" w:rsidP="00C72F3E">
      <w:pPr>
        <w:pStyle w:val="ListParagraph"/>
        <w:numPr>
          <w:ilvl w:val="0"/>
          <w:numId w:val="37"/>
        </w:numPr>
        <w:tabs>
          <w:tab w:val="left" w:pos="445"/>
        </w:tabs>
        <w:spacing w:before="125"/>
        <w:rPr>
          <w:sz w:val="19"/>
        </w:rPr>
      </w:pPr>
      <w:r>
        <w:rPr>
          <w:sz w:val="19"/>
        </w:rPr>
        <w:t>In the &lt;Unit Properties Configuration – [Production Unit / Production Line]&gt; window:</w:t>
      </w:r>
    </w:p>
    <w:p w14:paraId="50EAE9F5" w14:textId="77777777" w:rsidR="00C72F3E" w:rsidRPr="007B0AC6" w:rsidRDefault="00C72F3E" w:rsidP="00C72F3E">
      <w:pPr>
        <w:pStyle w:val="ListParagraph"/>
        <w:numPr>
          <w:ilvl w:val="1"/>
          <w:numId w:val="35"/>
        </w:numPr>
        <w:tabs>
          <w:tab w:val="left" w:pos="445"/>
        </w:tabs>
        <w:spacing w:before="125"/>
        <w:rPr>
          <w:sz w:val="19"/>
        </w:rPr>
      </w:pPr>
      <w:r>
        <w:rPr>
          <w:sz w:val="19"/>
        </w:rPr>
        <w:t xml:space="preserve">Ensure that all </w:t>
      </w:r>
      <w:r w:rsidRPr="007B0AC6">
        <w:rPr>
          <w:sz w:val="19"/>
        </w:rPr>
        <w:t>properties for the virtual Production Unit</w:t>
      </w:r>
      <w:r>
        <w:rPr>
          <w:sz w:val="19"/>
        </w:rPr>
        <w:t xml:space="preserve"> are enabled.</w:t>
      </w:r>
    </w:p>
    <w:p w14:paraId="5F1E3DA2" w14:textId="77777777" w:rsidR="00C72F3E" w:rsidRPr="007B0AC6" w:rsidRDefault="00C72F3E" w:rsidP="00C72F3E">
      <w:pPr>
        <w:pStyle w:val="ListParagraph"/>
        <w:numPr>
          <w:ilvl w:val="1"/>
          <w:numId w:val="35"/>
        </w:numPr>
        <w:tabs>
          <w:tab w:val="left" w:pos="445"/>
        </w:tabs>
        <w:spacing w:before="125"/>
        <w:rPr>
          <w:sz w:val="19"/>
        </w:rPr>
      </w:pPr>
      <w:r w:rsidRPr="007B0AC6">
        <w:rPr>
          <w:sz w:val="19"/>
        </w:rPr>
        <w:t xml:space="preserve">Ensure that the model 49000 is active. </w:t>
      </w:r>
    </w:p>
    <w:p w14:paraId="262F63B1" w14:textId="77777777" w:rsidR="00C72F3E" w:rsidRDefault="00C72F3E" w:rsidP="00C72F3E">
      <w:pPr>
        <w:pStyle w:val="ListParagraph"/>
        <w:numPr>
          <w:ilvl w:val="1"/>
          <w:numId w:val="35"/>
        </w:numPr>
        <w:tabs>
          <w:tab w:val="left" w:pos="445"/>
        </w:tabs>
        <w:spacing w:before="125"/>
        <w:rPr>
          <w:sz w:val="19"/>
        </w:rPr>
      </w:pPr>
      <w:r>
        <w:rPr>
          <w:sz w:val="19"/>
        </w:rPr>
        <w:t>Ensure that the Production Model 118 is included in</w:t>
      </w:r>
      <w:r w:rsidRPr="007B0AC6">
        <w:rPr>
          <w:sz w:val="19"/>
        </w:rPr>
        <w:t xml:space="preserve"> the virtual Production Unit</w:t>
      </w:r>
      <w:r>
        <w:rPr>
          <w:sz w:val="19"/>
        </w:rPr>
        <w:t>.</w:t>
      </w:r>
    </w:p>
    <w:p w14:paraId="0310501A" w14:textId="77777777" w:rsidR="00C72F3E" w:rsidRDefault="00C72F3E" w:rsidP="00C72F3E">
      <w:pPr>
        <w:pStyle w:val="ListParagraph"/>
        <w:numPr>
          <w:ilvl w:val="1"/>
          <w:numId w:val="35"/>
        </w:numPr>
        <w:tabs>
          <w:tab w:val="left" w:pos="445"/>
        </w:tabs>
        <w:spacing w:before="125"/>
        <w:rPr>
          <w:sz w:val="19"/>
        </w:rPr>
      </w:pPr>
      <w:r>
        <w:rPr>
          <w:sz w:val="19"/>
        </w:rPr>
        <w:t xml:space="preserve">Ensure that the </w:t>
      </w:r>
      <w:r w:rsidRPr="007B0AC6">
        <w:rPr>
          <w:sz w:val="19"/>
        </w:rPr>
        <w:t xml:space="preserve">Area, Cell, Unit properties </w:t>
      </w:r>
      <w:r>
        <w:rPr>
          <w:sz w:val="19"/>
        </w:rPr>
        <w:t>are configured for the virtual Production Unit.</w:t>
      </w:r>
      <w:r w:rsidRPr="007B0AC6">
        <w:rPr>
          <w:sz w:val="19"/>
        </w:rPr>
        <w:t xml:space="preserve"> </w:t>
      </w:r>
    </w:p>
    <w:p w14:paraId="23DD9DE9" w14:textId="77777777" w:rsidR="00C72F3E" w:rsidRPr="00A70BDE" w:rsidRDefault="00C72F3E" w:rsidP="00C72F3E">
      <w:pPr>
        <w:pStyle w:val="ListParagraph"/>
        <w:numPr>
          <w:ilvl w:val="0"/>
          <w:numId w:val="37"/>
        </w:numPr>
        <w:tabs>
          <w:tab w:val="left" w:pos="445"/>
        </w:tabs>
        <w:spacing w:before="125"/>
        <w:rPr>
          <w:sz w:val="19"/>
        </w:rPr>
      </w:pPr>
      <w:commentRangeStart w:id="104"/>
      <w:commentRangeStart w:id="105"/>
      <w:commentRangeStart w:id="106"/>
      <w:r w:rsidRPr="00A70BDE">
        <w:rPr>
          <w:sz w:val="19"/>
        </w:rPr>
        <w:t>Right</w:t>
      </w:r>
      <w:commentRangeEnd w:id="104"/>
      <w:r>
        <w:rPr>
          <w:rStyle w:val="CommentReference"/>
        </w:rPr>
        <w:commentReference w:id="104"/>
      </w:r>
      <w:commentRangeEnd w:id="105"/>
      <w:r>
        <w:rPr>
          <w:rStyle w:val="CommentReference"/>
        </w:rPr>
        <w:commentReference w:id="105"/>
      </w:r>
      <w:commentRangeEnd w:id="106"/>
      <w:r>
        <w:rPr>
          <w:rStyle w:val="CommentReference"/>
        </w:rPr>
        <w:commentReference w:id="106"/>
      </w:r>
      <w:r w:rsidRPr="00A70BDE">
        <w:rPr>
          <w:sz w:val="19"/>
        </w:rPr>
        <w:t xml:space="preserve">-click the Production Line, and then select </w:t>
      </w:r>
      <w:r w:rsidRPr="00F74C1F">
        <w:rPr>
          <w:b/>
          <w:sz w:val="19"/>
        </w:rPr>
        <w:t>Configure Execution Paths &lt;</w:t>
      </w:r>
      <w:proofErr w:type="spellStart"/>
      <w:r w:rsidRPr="00F74C1F">
        <w:rPr>
          <w:b/>
          <w:sz w:val="19"/>
        </w:rPr>
        <w:t>Production_Line</w:t>
      </w:r>
      <w:proofErr w:type="spellEnd"/>
      <w:r w:rsidRPr="00F74C1F">
        <w:rPr>
          <w:b/>
          <w:sz w:val="19"/>
        </w:rPr>
        <w:t>&gt;</w:t>
      </w:r>
      <w:r w:rsidRPr="00A70BDE">
        <w:rPr>
          <w:sz w:val="19"/>
        </w:rPr>
        <w:t>.</w:t>
      </w:r>
    </w:p>
    <w:p w14:paraId="07FFAA6C" w14:textId="77777777" w:rsidR="00C72F3E" w:rsidRPr="0069384E" w:rsidRDefault="00C72F3E" w:rsidP="00C72F3E">
      <w:pPr>
        <w:tabs>
          <w:tab w:val="left" w:pos="445"/>
        </w:tabs>
        <w:spacing w:before="125"/>
        <w:rPr>
          <w:sz w:val="19"/>
        </w:rPr>
      </w:pPr>
      <w:r>
        <w:rPr>
          <w:sz w:val="19"/>
        </w:rPr>
        <w:tab/>
      </w:r>
      <w:r w:rsidRPr="0069384E">
        <w:rPr>
          <w:sz w:val="19"/>
        </w:rPr>
        <w:t xml:space="preserve">The </w:t>
      </w:r>
      <w:r w:rsidRPr="0069384E">
        <w:rPr>
          <w:b/>
          <w:sz w:val="19"/>
        </w:rPr>
        <w:t>Execution Paths &lt;</w:t>
      </w:r>
      <w:proofErr w:type="spellStart"/>
      <w:r w:rsidRPr="0069384E">
        <w:rPr>
          <w:b/>
          <w:sz w:val="19"/>
        </w:rPr>
        <w:t>Production_Line</w:t>
      </w:r>
      <w:proofErr w:type="spellEnd"/>
      <w:r w:rsidRPr="0069384E">
        <w:rPr>
          <w:b/>
          <w:sz w:val="19"/>
        </w:rPr>
        <w:t>&gt;</w:t>
      </w:r>
      <w:r w:rsidRPr="0069384E">
        <w:rPr>
          <w:sz w:val="19"/>
        </w:rPr>
        <w:t xml:space="preserve"> window appears.</w:t>
      </w:r>
    </w:p>
    <w:p w14:paraId="7639B33E" w14:textId="77777777" w:rsidR="00C72F3E" w:rsidRPr="00005AC3" w:rsidRDefault="00C72F3E" w:rsidP="00C72F3E">
      <w:pPr>
        <w:tabs>
          <w:tab w:val="left" w:pos="445"/>
        </w:tabs>
        <w:spacing w:before="125"/>
        <w:rPr>
          <w:sz w:val="19"/>
        </w:rPr>
      </w:pPr>
      <w:r>
        <w:rPr>
          <w:sz w:val="19"/>
        </w:rPr>
        <w:tab/>
      </w:r>
      <w:commentRangeStart w:id="107"/>
      <w:commentRangeStart w:id="108"/>
      <w:r w:rsidRPr="00005AC3">
        <w:rPr>
          <w:sz w:val="19"/>
        </w:rPr>
        <w:t>Ensure that the Production and Schedule boxes are set to False.</w:t>
      </w:r>
    </w:p>
    <w:p w14:paraId="1E9E52B4" w14:textId="77777777" w:rsidR="00C72F3E" w:rsidRPr="00005AC3" w:rsidRDefault="00C72F3E" w:rsidP="00C72F3E">
      <w:pPr>
        <w:pStyle w:val="ListParagraph"/>
        <w:numPr>
          <w:ilvl w:val="0"/>
          <w:numId w:val="37"/>
        </w:numPr>
        <w:tabs>
          <w:tab w:val="left" w:pos="445"/>
        </w:tabs>
        <w:spacing w:before="125"/>
        <w:rPr>
          <w:sz w:val="19"/>
          <w:szCs w:val="19"/>
        </w:rPr>
      </w:pPr>
      <w:r w:rsidRPr="035FC21B">
        <w:rPr>
          <w:sz w:val="19"/>
          <w:szCs w:val="19"/>
        </w:rPr>
        <w:t xml:space="preserve">Select the </w:t>
      </w:r>
      <w:commentRangeEnd w:id="107"/>
      <w:r>
        <w:rPr>
          <w:rStyle w:val="CommentReference"/>
        </w:rPr>
        <w:commentReference w:id="107"/>
      </w:r>
      <w:commentRangeEnd w:id="108"/>
      <w:r>
        <w:rPr>
          <w:rStyle w:val="CommentReference"/>
        </w:rPr>
        <w:commentReference w:id="108"/>
      </w:r>
      <w:r w:rsidRPr="035FC21B">
        <w:rPr>
          <w:b/>
          <w:bCs/>
          <w:sz w:val="19"/>
          <w:szCs w:val="19"/>
        </w:rPr>
        <w:t>Path Units</w:t>
      </w:r>
      <w:r w:rsidRPr="035FC21B">
        <w:rPr>
          <w:sz w:val="19"/>
          <w:szCs w:val="19"/>
        </w:rPr>
        <w:t xml:space="preserve"> tab, in </w:t>
      </w:r>
      <w:r w:rsidRPr="035FC21B">
        <w:rPr>
          <w:b/>
          <w:bCs/>
          <w:sz w:val="19"/>
          <w:szCs w:val="19"/>
        </w:rPr>
        <w:t>Execution Path</w:t>
      </w:r>
      <w:r w:rsidRPr="035FC21B">
        <w:rPr>
          <w:sz w:val="19"/>
          <w:szCs w:val="19"/>
        </w:rPr>
        <w:t xml:space="preserve"> </w:t>
      </w:r>
      <w:commentRangeStart w:id="109"/>
      <w:commentRangeStart w:id="110"/>
      <w:r w:rsidRPr="035FC21B">
        <w:rPr>
          <w:sz w:val="19"/>
          <w:szCs w:val="19"/>
        </w:rPr>
        <w:t>Units</w:t>
      </w:r>
      <w:commentRangeEnd w:id="109"/>
      <w:r>
        <w:rPr>
          <w:rStyle w:val="CommentReference"/>
        </w:rPr>
        <w:commentReference w:id="109"/>
      </w:r>
      <w:commentRangeEnd w:id="110"/>
      <w:r>
        <w:rPr>
          <w:rStyle w:val="CommentReference"/>
        </w:rPr>
        <w:commentReference w:id="110"/>
      </w:r>
      <w:r w:rsidRPr="035FC21B">
        <w:rPr>
          <w:sz w:val="19"/>
          <w:szCs w:val="19"/>
        </w:rPr>
        <w:t xml:space="preserve">. </w:t>
      </w:r>
      <w:commentRangeEnd w:id="103"/>
      <w:r>
        <w:rPr>
          <w:rStyle w:val="CommentReference"/>
        </w:rPr>
        <w:commentReference w:id="103"/>
      </w:r>
    </w:p>
    <w:p w14:paraId="3AD77C90" w14:textId="77777777" w:rsidR="00C72F3E" w:rsidRDefault="00C72F3E" w:rsidP="00C72F3E">
      <w:pPr>
        <w:pStyle w:val="ListParagraph"/>
        <w:tabs>
          <w:tab w:val="left" w:pos="445"/>
        </w:tabs>
        <w:spacing w:before="125"/>
        <w:ind w:firstLine="0"/>
        <w:rPr>
          <w:sz w:val="19"/>
        </w:rPr>
      </w:pPr>
      <w:r>
        <w:rPr>
          <w:noProof/>
        </w:rPr>
        <w:drawing>
          <wp:inline distT="0" distB="0" distL="0" distR="0" wp14:anchorId="36375F05" wp14:editId="0545135E">
            <wp:extent cx="2381250" cy="2047875"/>
            <wp:effectExtent l="0" t="0" r="0" b="952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2902" r="63733" b="31618"/>
                    <a:stretch/>
                  </pic:blipFill>
                  <pic:spPr bwMode="auto">
                    <a:xfrm>
                      <a:off x="0" y="0"/>
                      <a:ext cx="2381250" cy="2047875"/>
                    </a:xfrm>
                    <a:prstGeom prst="rect">
                      <a:avLst/>
                    </a:prstGeom>
                    <a:ln>
                      <a:noFill/>
                    </a:ln>
                    <a:extLst>
                      <a:ext uri="{53640926-AAD7-44D8-BBD7-CCE9431645EC}">
                        <a14:shadowObscured xmlns:a14="http://schemas.microsoft.com/office/drawing/2010/main"/>
                      </a:ext>
                    </a:extLst>
                  </pic:spPr>
                </pic:pic>
              </a:graphicData>
            </a:graphic>
          </wp:inline>
        </w:drawing>
      </w:r>
    </w:p>
    <w:p w14:paraId="77D26A7D" w14:textId="77777777" w:rsidR="00C72F3E" w:rsidRPr="00BD669A" w:rsidRDefault="00C72F3E" w:rsidP="00C72F3E">
      <w:pPr>
        <w:tabs>
          <w:tab w:val="left" w:pos="445"/>
        </w:tabs>
        <w:spacing w:before="125"/>
        <w:rPr>
          <w:sz w:val="19"/>
        </w:rPr>
      </w:pPr>
      <w:r>
        <w:rPr>
          <w:sz w:val="19"/>
        </w:rPr>
        <w:tab/>
      </w:r>
      <w:commentRangeStart w:id="111"/>
      <w:commentRangeStart w:id="112"/>
      <w:r w:rsidRPr="00BD669A">
        <w:rPr>
          <w:sz w:val="19"/>
        </w:rPr>
        <w:t>Ensure that the virtual unit is displayed, and the following fields are auto-populated with the following values:</w:t>
      </w:r>
    </w:p>
    <w:p w14:paraId="5E4C36DE" w14:textId="77777777" w:rsidR="00C72F3E" w:rsidRDefault="00C72F3E" w:rsidP="00C72F3E">
      <w:pPr>
        <w:pStyle w:val="ListParagraph"/>
        <w:numPr>
          <w:ilvl w:val="0"/>
          <w:numId w:val="26"/>
        </w:numPr>
        <w:tabs>
          <w:tab w:val="left" w:pos="445"/>
        </w:tabs>
        <w:spacing w:before="125"/>
        <w:rPr>
          <w:sz w:val="19"/>
        </w:rPr>
      </w:pPr>
      <w:r>
        <w:rPr>
          <w:sz w:val="19"/>
        </w:rPr>
        <w:t>The production point value,</w:t>
      </w:r>
      <w:r w:rsidRPr="005B3584">
        <w:rPr>
          <w:sz w:val="19"/>
        </w:rPr>
        <w:t xml:space="preserve"> </w:t>
      </w:r>
      <w:r w:rsidRPr="00905737">
        <w:rPr>
          <w:b/>
          <w:sz w:val="19"/>
        </w:rPr>
        <w:t>&lt;</w:t>
      </w:r>
      <w:proofErr w:type="spellStart"/>
      <w:r w:rsidRPr="00905737">
        <w:rPr>
          <w:b/>
          <w:sz w:val="19"/>
        </w:rPr>
        <w:t>is_production_point</w:t>
      </w:r>
      <w:proofErr w:type="spellEnd"/>
      <w:r w:rsidRPr="00905737">
        <w:rPr>
          <w:b/>
          <w:sz w:val="19"/>
        </w:rPr>
        <w:t>&gt;</w:t>
      </w:r>
      <w:r>
        <w:rPr>
          <w:sz w:val="19"/>
        </w:rPr>
        <w:t xml:space="preserve"> is set to True</w:t>
      </w:r>
    </w:p>
    <w:p w14:paraId="2CE1CD6C" w14:textId="77777777" w:rsidR="00C72F3E" w:rsidRDefault="00C72F3E" w:rsidP="00C72F3E">
      <w:pPr>
        <w:pStyle w:val="ListParagraph"/>
        <w:numPr>
          <w:ilvl w:val="0"/>
          <w:numId w:val="26"/>
        </w:numPr>
        <w:tabs>
          <w:tab w:val="left" w:pos="445"/>
        </w:tabs>
        <w:spacing w:before="125"/>
        <w:rPr>
          <w:sz w:val="19"/>
        </w:rPr>
      </w:pPr>
      <w:r>
        <w:rPr>
          <w:sz w:val="19"/>
        </w:rPr>
        <w:t>T</w:t>
      </w:r>
      <w:r w:rsidRPr="005B3584">
        <w:rPr>
          <w:sz w:val="19"/>
        </w:rPr>
        <w:t xml:space="preserve">he schedule point value, </w:t>
      </w:r>
      <w:r w:rsidRPr="00702397">
        <w:rPr>
          <w:b/>
          <w:sz w:val="19"/>
        </w:rPr>
        <w:t>&lt;</w:t>
      </w:r>
      <w:proofErr w:type="spellStart"/>
      <w:r w:rsidRPr="00702397">
        <w:rPr>
          <w:b/>
          <w:sz w:val="19"/>
        </w:rPr>
        <w:t>is_schedule_point</w:t>
      </w:r>
      <w:proofErr w:type="spellEnd"/>
      <w:r w:rsidRPr="00702397">
        <w:rPr>
          <w:b/>
          <w:sz w:val="19"/>
        </w:rPr>
        <w:t>&gt;</w:t>
      </w:r>
      <w:r w:rsidRPr="005B3584">
        <w:rPr>
          <w:sz w:val="19"/>
        </w:rPr>
        <w:t xml:space="preserve"> is set to T</w:t>
      </w:r>
      <w:r>
        <w:rPr>
          <w:sz w:val="19"/>
        </w:rPr>
        <w:t>rue</w:t>
      </w:r>
    </w:p>
    <w:p w14:paraId="6D927BDA" w14:textId="77777777" w:rsidR="00C72F3E" w:rsidRPr="005B3584" w:rsidRDefault="00C72F3E" w:rsidP="00C72F3E">
      <w:pPr>
        <w:pStyle w:val="ListParagraph"/>
        <w:numPr>
          <w:ilvl w:val="0"/>
          <w:numId w:val="26"/>
        </w:numPr>
        <w:tabs>
          <w:tab w:val="left" w:pos="445"/>
        </w:tabs>
        <w:spacing w:before="125"/>
        <w:rPr>
          <w:sz w:val="19"/>
        </w:rPr>
      </w:pPr>
      <w:r>
        <w:rPr>
          <w:sz w:val="19"/>
        </w:rPr>
        <w:t xml:space="preserve">The unit order value, </w:t>
      </w:r>
      <w:r w:rsidRPr="0091796C">
        <w:rPr>
          <w:b/>
          <w:sz w:val="19"/>
        </w:rPr>
        <w:t>&lt;</w:t>
      </w:r>
      <w:proofErr w:type="spellStart"/>
      <w:r w:rsidRPr="0091796C">
        <w:rPr>
          <w:b/>
          <w:sz w:val="19"/>
        </w:rPr>
        <w:t>unitorder</w:t>
      </w:r>
      <w:proofErr w:type="spellEnd"/>
      <w:r w:rsidRPr="0091796C">
        <w:rPr>
          <w:b/>
          <w:sz w:val="19"/>
        </w:rPr>
        <w:t>&gt;</w:t>
      </w:r>
      <w:r>
        <w:rPr>
          <w:sz w:val="19"/>
        </w:rPr>
        <w:t xml:space="preserve"> is set to 1</w:t>
      </w:r>
      <w:commentRangeEnd w:id="111"/>
      <w:r>
        <w:rPr>
          <w:rStyle w:val="CommentReference"/>
        </w:rPr>
        <w:commentReference w:id="111"/>
      </w:r>
      <w:commentRangeEnd w:id="112"/>
      <w:r>
        <w:rPr>
          <w:rStyle w:val="CommentReference"/>
        </w:rPr>
        <w:commentReference w:id="112"/>
      </w:r>
    </w:p>
    <w:p w14:paraId="27A64F4F" w14:textId="77777777" w:rsidR="00C72F3E" w:rsidRDefault="00C72F3E" w:rsidP="00C72F3E">
      <w:pPr>
        <w:pStyle w:val="ListParagraph"/>
        <w:tabs>
          <w:tab w:val="left" w:pos="445"/>
        </w:tabs>
        <w:spacing w:before="125"/>
        <w:ind w:firstLine="0"/>
        <w:rPr>
          <w:sz w:val="19"/>
        </w:rPr>
      </w:pPr>
      <w:r>
        <w:rPr>
          <w:sz w:val="19"/>
        </w:rPr>
        <w:t>Note: If there are more than one</w:t>
      </w:r>
      <w:r w:rsidRPr="00564054">
        <w:rPr>
          <w:sz w:val="19"/>
        </w:rPr>
        <w:t xml:space="preserve"> virtual unit</w:t>
      </w:r>
      <w:r>
        <w:rPr>
          <w:sz w:val="19"/>
        </w:rPr>
        <w:t>s</w:t>
      </w:r>
      <w:r w:rsidRPr="00564054">
        <w:rPr>
          <w:sz w:val="19"/>
        </w:rPr>
        <w:t xml:space="preserve"> on the</w:t>
      </w:r>
      <w:r>
        <w:rPr>
          <w:sz w:val="19"/>
        </w:rPr>
        <w:t xml:space="preserve"> Production</w:t>
      </w:r>
      <w:r w:rsidRPr="00564054">
        <w:rPr>
          <w:sz w:val="19"/>
        </w:rPr>
        <w:t xml:space="preserve"> </w:t>
      </w:r>
      <w:r>
        <w:rPr>
          <w:sz w:val="19"/>
        </w:rPr>
        <w:t>L</w:t>
      </w:r>
      <w:r w:rsidRPr="00564054">
        <w:rPr>
          <w:sz w:val="19"/>
        </w:rPr>
        <w:t xml:space="preserve">ine, </w:t>
      </w:r>
      <w:r>
        <w:rPr>
          <w:sz w:val="19"/>
        </w:rPr>
        <w:t xml:space="preserve">the </w:t>
      </w:r>
      <w:r w:rsidRPr="00564054">
        <w:rPr>
          <w:sz w:val="19"/>
        </w:rPr>
        <w:t>Route</w:t>
      </w:r>
      <w:r>
        <w:rPr>
          <w:sz w:val="19"/>
        </w:rPr>
        <w:t>-e</w:t>
      </w:r>
      <w:r w:rsidRPr="00564054">
        <w:rPr>
          <w:sz w:val="19"/>
        </w:rPr>
        <w:t>nable</w:t>
      </w:r>
      <w:r>
        <w:rPr>
          <w:sz w:val="19"/>
        </w:rPr>
        <w:t>d</w:t>
      </w:r>
      <w:r w:rsidRPr="00564054">
        <w:rPr>
          <w:sz w:val="19"/>
        </w:rPr>
        <w:t xml:space="preserve"> </w:t>
      </w:r>
      <w:r>
        <w:rPr>
          <w:sz w:val="19"/>
        </w:rPr>
        <w:t xml:space="preserve">Production </w:t>
      </w:r>
      <w:r w:rsidRPr="00564054">
        <w:rPr>
          <w:sz w:val="19"/>
        </w:rPr>
        <w:t xml:space="preserve">Line </w:t>
      </w:r>
      <w:r>
        <w:rPr>
          <w:sz w:val="19"/>
        </w:rPr>
        <w:t>will not be configured</w:t>
      </w:r>
      <w:commentRangeStart w:id="113"/>
      <w:commentRangeStart w:id="114"/>
      <w:r>
        <w:rPr>
          <w:sz w:val="19"/>
        </w:rPr>
        <w:t xml:space="preserve">. </w:t>
      </w:r>
      <w:commentRangeEnd w:id="113"/>
      <w:r>
        <w:rPr>
          <w:rStyle w:val="CommentReference"/>
        </w:rPr>
        <w:commentReference w:id="113"/>
      </w:r>
      <w:r>
        <w:rPr>
          <w:sz w:val="19"/>
        </w:rPr>
        <w:t xml:space="preserve">In this case, </w:t>
      </w:r>
      <w:commentRangeEnd w:id="114"/>
      <w:r>
        <w:rPr>
          <w:rStyle w:val="CommentReference"/>
        </w:rPr>
        <w:commentReference w:id="114"/>
      </w:r>
      <w:r>
        <w:rPr>
          <w:sz w:val="19"/>
        </w:rPr>
        <w:t>y</w:t>
      </w:r>
      <w:commentRangeStart w:id="115"/>
      <w:commentRangeStart w:id="116"/>
      <w:r>
        <w:rPr>
          <w:sz w:val="19"/>
        </w:rPr>
        <w:t>ou</w:t>
      </w:r>
      <w:r w:rsidRPr="00564054">
        <w:rPr>
          <w:sz w:val="19"/>
        </w:rPr>
        <w:t xml:space="preserve"> must manually </w:t>
      </w:r>
      <w:r>
        <w:rPr>
          <w:sz w:val="19"/>
        </w:rPr>
        <w:t xml:space="preserve">select the </w:t>
      </w:r>
      <w:r w:rsidRPr="00564054">
        <w:rPr>
          <w:sz w:val="19"/>
        </w:rPr>
        <w:t>correct virtual un</w:t>
      </w:r>
      <w:r>
        <w:rPr>
          <w:sz w:val="19"/>
        </w:rPr>
        <w:t>it and remove other virtual units.</w:t>
      </w:r>
      <w:commentRangeEnd w:id="115"/>
      <w:r>
        <w:rPr>
          <w:rStyle w:val="CommentReference"/>
        </w:rPr>
        <w:commentReference w:id="115"/>
      </w:r>
      <w:commentRangeEnd w:id="116"/>
      <w:r>
        <w:rPr>
          <w:rStyle w:val="CommentReference"/>
        </w:rPr>
        <w:commentReference w:id="116"/>
      </w:r>
    </w:p>
    <w:p w14:paraId="323D5FF1" w14:textId="77777777" w:rsidR="00C72F3E" w:rsidRDefault="00C72F3E" w:rsidP="00C72F3E">
      <w:pPr>
        <w:pStyle w:val="ListParagraph"/>
        <w:numPr>
          <w:ilvl w:val="0"/>
          <w:numId w:val="37"/>
        </w:numPr>
        <w:tabs>
          <w:tab w:val="left" w:pos="445"/>
        </w:tabs>
        <w:spacing w:before="125"/>
        <w:rPr>
          <w:sz w:val="19"/>
          <w:szCs w:val="19"/>
        </w:rPr>
      </w:pPr>
      <w:commentRangeStart w:id="117"/>
      <w:r w:rsidRPr="035FC21B">
        <w:rPr>
          <w:sz w:val="19"/>
          <w:szCs w:val="19"/>
        </w:rPr>
        <w:t xml:space="preserve">In the </w:t>
      </w:r>
      <w:commentRangeStart w:id="118"/>
      <w:commentRangeStart w:id="119"/>
      <w:r w:rsidRPr="035FC21B">
        <w:rPr>
          <w:b/>
          <w:bCs/>
          <w:sz w:val="19"/>
          <w:szCs w:val="19"/>
        </w:rPr>
        <w:t>Client Management</w:t>
      </w:r>
      <w:r w:rsidRPr="035FC21B">
        <w:rPr>
          <w:sz w:val="19"/>
          <w:szCs w:val="19"/>
        </w:rPr>
        <w:t xml:space="preserve">, select </w:t>
      </w:r>
      <w:r>
        <w:rPr>
          <w:noProof/>
        </w:rPr>
        <w:drawing>
          <wp:inline distT="0" distB="0" distL="0" distR="0" wp14:anchorId="4604BABD" wp14:editId="3E7CCA57">
            <wp:extent cx="134111" cy="169164"/>
            <wp:effectExtent l="0" t="0" r="0" b="0"/>
            <wp:docPr id="2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2">
                      <a:extLst>
                        <a:ext uri="{28A0092B-C50C-407E-A947-70E740481C1C}">
                          <a14:useLocalDpi xmlns:a14="http://schemas.microsoft.com/office/drawing/2010/main" val="0"/>
                        </a:ext>
                      </a:extLst>
                    </a:blip>
                    <a:stretch>
                      <a:fillRect/>
                    </a:stretch>
                  </pic:blipFill>
                  <pic:spPr>
                    <a:xfrm>
                      <a:off x="0" y="0"/>
                      <a:ext cx="134111" cy="169164"/>
                    </a:xfrm>
                    <a:prstGeom prst="rect">
                      <a:avLst/>
                    </a:prstGeom>
                  </pic:spPr>
                </pic:pic>
              </a:graphicData>
            </a:graphic>
          </wp:inline>
        </w:drawing>
      </w:r>
      <w:r w:rsidRPr="035FC21B">
        <w:rPr>
          <w:sz w:val="19"/>
          <w:szCs w:val="19"/>
        </w:rPr>
        <w:t xml:space="preserve">. </w:t>
      </w:r>
      <w:commentRangeEnd w:id="118"/>
      <w:r>
        <w:rPr>
          <w:rStyle w:val="CommentReference"/>
        </w:rPr>
        <w:commentReference w:id="118"/>
      </w:r>
      <w:commentRangeEnd w:id="119"/>
      <w:r>
        <w:rPr>
          <w:rStyle w:val="CommentReference"/>
        </w:rPr>
        <w:commentReference w:id="119"/>
      </w:r>
    </w:p>
    <w:p w14:paraId="77967D02" w14:textId="77777777" w:rsidR="00C72F3E" w:rsidRDefault="00C72F3E" w:rsidP="00C72F3E">
      <w:pPr>
        <w:pStyle w:val="ListParagraph"/>
        <w:numPr>
          <w:ilvl w:val="0"/>
          <w:numId w:val="37"/>
        </w:numPr>
        <w:tabs>
          <w:tab w:val="left" w:pos="445"/>
        </w:tabs>
        <w:spacing w:before="125"/>
        <w:rPr>
          <w:sz w:val="19"/>
        </w:rPr>
      </w:pPr>
      <w:r>
        <w:rPr>
          <w:sz w:val="19"/>
        </w:rPr>
        <w:t xml:space="preserve">In the </w:t>
      </w:r>
      <w:commentRangeStart w:id="120"/>
      <w:commentRangeStart w:id="121"/>
      <w:r w:rsidRPr="003C4749">
        <w:rPr>
          <w:b/>
          <w:sz w:val="19"/>
        </w:rPr>
        <w:t>Display</w:t>
      </w:r>
      <w:r w:rsidRPr="003C4749">
        <w:rPr>
          <w:sz w:val="19"/>
        </w:rPr>
        <w:t>,</w:t>
      </w:r>
      <w:r>
        <w:rPr>
          <w:sz w:val="19"/>
        </w:rPr>
        <w:t xml:space="preserve"> select </w:t>
      </w:r>
      <w:r w:rsidRPr="00012B65">
        <w:rPr>
          <w:noProof/>
          <w:sz w:val="19"/>
        </w:rPr>
        <w:drawing>
          <wp:inline distT="0" distB="0" distL="0" distR="0" wp14:anchorId="546B31BD" wp14:editId="2F5FFA1A">
            <wp:extent cx="134111" cy="169164"/>
            <wp:effectExtent l="0" t="0" r="0" b="0"/>
            <wp:docPr id="21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r>
        <w:rPr>
          <w:sz w:val="19"/>
        </w:rPr>
        <w:t xml:space="preserve">, </w:t>
      </w:r>
      <w:r w:rsidRPr="003C4749">
        <w:rPr>
          <w:sz w:val="19"/>
        </w:rPr>
        <w:t>and then sele</w:t>
      </w:r>
      <w:r>
        <w:rPr>
          <w:sz w:val="19"/>
        </w:rPr>
        <w:t xml:space="preserve">ct the display </w:t>
      </w:r>
      <w:commentRangeEnd w:id="120"/>
      <w:r>
        <w:rPr>
          <w:rStyle w:val="CommentReference"/>
        </w:rPr>
        <w:commentReference w:id="120"/>
      </w:r>
      <w:commentRangeEnd w:id="121"/>
      <w:r>
        <w:rPr>
          <w:rStyle w:val="CommentReference"/>
        </w:rPr>
        <w:commentReference w:id="121"/>
      </w:r>
      <w:r>
        <w:rPr>
          <w:sz w:val="19"/>
        </w:rPr>
        <w:t xml:space="preserve">group. </w:t>
      </w:r>
      <w:r>
        <w:rPr>
          <w:sz w:val="19"/>
        </w:rPr>
        <w:br/>
        <w:t>Ensure that the</w:t>
      </w:r>
      <w:r w:rsidRPr="003C4749">
        <w:rPr>
          <w:sz w:val="19"/>
        </w:rPr>
        <w:t xml:space="preserve"> </w:t>
      </w:r>
      <w:commentRangeStart w:id="122"/>
      <w:commentRangeStart w:id="123"/>
      <w:r w:rsidRPr="003C4749">
        <w:rPr>
          <w:sz w:val="19"/>
        </w:rPr>
        <w:t>Schedule and Waste View</w:t>
      </w:r>
      <w:r>
        <w:rPr>
          <w:sz w:val="19"/>
        </w:rPr>
        <w:t>s</w:t>
      </w:r>
      <w:r w:rsidRPr="003C4749">
        <w:rPr>
          <w:sz w:val="19"/>
        </w:rPr>
        <w:t xml:space="preserve"> </w:t>
      </w:r>
      <w:commentRangeEnd w:id="122"/>
      <w:r>
        <w:rPr>
          <w:rStyle w:val="CommentReference"/>
        </w:rPr>
        <w:commentReference w:id="122"/>
      </w:r>
      <w:commentRangeEnd w:id="123"/>
      <w:r>
        <w:rPr>
          <w:rStyle w:val="CommentReference"/>
        </w:rPr>
        <w:commentReference w:id="123"/>
      </w:r>
      <w:r w:rsidRPr="003C4749">
        <w:rPr>
          <w:sz w:val="19"/>
        </w:rPr>
        <w:t xml:space="preserve">for the </w:t>
      </w:r>
      <w:r>
        <w:rPr>
          <w:sz w:val="19"/>
        </w:rPr>
        <w:t>R</w:t>
      </w:r>
      <w:r w:rsidRPr="003C4749">
        <w:rPr>
          <w:sz w:val="19"/>
        </w:rPr>
        <w:t>oute</w:t>
      </w:r>
      <w:r>
        <w:rPr>
          <w:sz w:val="19"/>
        </w:rPr>
        <w:t>-</w:t>
      </w:r>
      <w:r w:rsidRPr="003C4749">
        <w:rPr>
          <w:sz w:val="19"/>
        </w:rPr>
        <w:t xml:space="preserve">enabled path </w:t>
      </w:r>
      <w:r>
        <w:rPr>
          <w:sz w:val="19"/>
        </w:rPr>
        <w:t>appear</w:t>
      </w:r>
      <w:commentRangeStart w:id="124"/>
      <w:commentRangeStart w:id="125"/>
      <w:r w:rsidRPr="003C4749">
        <w:rPr>
          <w:sz w:val="19"/>
        </w:rPr>
        <w:t xml:space="preserve"> </w:t>
      </w:r>
      <w:commentRangeEnd w:id="124"/>
      <w:r>
        <w:rPr>
          <w:rStyle w:val="CommentReference"/>
        </w:rPr>
        <w:commentReference w:id="124"/>
      </w:r>
      <w:commentRangeEnd w:id="125"/>
      <w:r>
        <w:rPr>
          <w:rStyle w:val="CommentReference"/>
        </w:rPr>
        <w:commentReference w:id="125"/>
      </w:r>
      <w:r w:rsidRPr="003C4749">
        <w:rPr>
          <w:sz w:val="19"/>
        </w:rPr>
        <w:t xml:space="preserve">in the pane. </w:t>
      </w:r>
    </w:p>
    <w:p w14:paraId="6346BB79" w14:textId="77777777" w:rsidR="00C72F3E" w:rsidRPr="003C4749" w:rsidRDefault="00C72F3E" w:rsidP="00C72F3E">
      <w:pPr>
        <w:pStyle w:val="ListParagraph"/>
        <w:tabs>
          <w:tab w:val="left" w:pos="445"/>
        </w:tabs>
        <w:spacing w:before="125"/>
        <w:ind w:firstLine="0"/>
        <w:rPr>
          <w:sz w:val="19"/>
        </w:rPr>
      </w:pPr>
      <w:r>
        <w:rPr>
          <w:sz w:val="19"/>
        </w:rPr>
        <w:t>Note:</w:t>
      </w:r>
    </w:p>
    <w:p w14:paraId="2B92F3A4" w14:textId="77777777" w:rsidR="00C72F3E" w:rsidRDefault="00C72F3E" w:rsidP="00C72F3E">
      <w:pPr>
        <w:pStyle w:val="ListParagraph"/>
        <w:numPr>
          <w:ilvl w:val="0"/>
          <w:numId w:val="30"/>
        </w:numPr>
        <w:tabs>
          <w:tab w:val="left" w:pos="445"/>
        </w:tabs>
        <w:spacing w:before="125"/>
        <w:rPr>
          <w:sz w:val="19"/>
        </w:rPr>
      </w:pPr>
      <w:r w:rsidRPr="00402592">
        <w:rPr>
          <w:sz w:val="19"/>
        </w:rPr>
        <w:t xml:space="preserve">If a schedule view does not exist, configure it </w:t>
      </w:r>
      <w:r>
        <w:rPr>
          <w:sz w:val="19"/>
        </w:rPr>
        <w:t>according to</w:t>
      </w:r>
      <w:r w:rsidRPr="00402592">
        <w:rPr>
          <w:sz w:val="19"/>
        </w:rPr>
        <w:t xml:space="preserve"> the </w:t>
      </w:r>
      <w:commentRangeStart w:id="126"/>
      <w:commentRangeStart w:id="127"/>
      <w:r w:rsidRPr="00402592">
        <w:rPr>
          <w:sz w:val="19"/>
        </w:rPr>
        <w:t>default configuration</w:t>
      </w:r>
      <w:commentRangeEnd w:id="126"/>
      <w:r>
        <w:rPr>
          <w:rStyle w:val="CommentReference"/>
        </w:rPr>
        <w:commentReference w:id="126"/>
      </w:r>
      <w:commentRangeEnd w:id="127"/>
      <w:r>
        <w:rPr>
          <w:rStyle w:val="CommentReference"/>
        </w:rPr>
        <w:commentReference w:id="127"/>
      </w:r>
      <w:r w:rsidRPr="00402592">
        <w:rPr>
          <w:sz w:val="19"/>
        </w:rPr>
        <w:t>, and</w:t>
      </w:r>
      <w:r>
        <w:rPr>
          <w:sz w:val="19"/>
        </w:rPr>
        <w:t xml:space="preserve"> then</w:t>
      </w:r>
      <w:r w:rsidRPr="00402592">
        <w:rPr>
          <w:sz w:val="19"/>
        </w:rPr>
        <w:t xml:space="preserve"> set the security group to </w:t>
      </w:r>
      <w:r>
        <w:rPr>
          <w:b/>
          <w:sz w:val="19"/>
        </w:rPr>
        <w:t>Administrator</w:t>
      </w:r>
      <w:r>
        <w:rPr>
          <w:sz w:val="19"/>
        </w:rPr>
        <w:t>.</w:t>
      </w:r>
    </w:p>
    <w:p w14:paraId="3F999685" w14:textId="77777777" w:rsidR="00C72F3E" w:rsidRPr="009304AE" w:rsidRDefault="00C72F3E" w:rsidP="00C72F3E">
      <w:pPr>
        <w:pStyle w:val="ListParagraph"/>
        <w:numPr>
          <w:ilvl w:val="0"/>
          <w:numId w:val="30"/>
        </w:numPr>
        <w:tabs>
          <w:tab w:val="left" w:pos="445"/>
        </w:tabs>
        <w:spacing w:before="125"/>
        <w:rPr>
          <w:sz w:val="19"/>
          <w:szCs w:val="19"/>
        </w:rPr>
      </w:pPr>
      <w:r w:rsidRPr="035FC21B">
        <w:rPr>
          <w:sz w:val="19"/>
          <w:szCs w:val="19"/>
        </w:rPr>
        <w:t xml:space="preserve">If a waste view does not exist, configure it according to the </w:t>
      </w:r>
      <w:commentRangeStart w:id="128"/>
      <w:commentRangeStart w:id="129"/>
      <w:r w:rsidRPr="035FC21B">
        <w:rPr>
          <w:sz w:val="19"/>
          <w:szCs w:val="19"/>
        </w:rPr>
        <w:t>default configuration</w:t>
      </w:r>
      <w:commentRangeEnd w:id="128"/>
      <w:r>
        <w:rPr>
          <w:rStyle w:val="CommentReference"/>
        </w:rPr>
        <w:commentReference w:id="128"/>
      </w:r>
      <w:commentRangeEnd w:id="129"/>
      <w:r>
        <w:rPr>
          <w:rStyle w:val="CommentReference"/>
        </w:rPr>
        <w:commentReference w:id="129"/>
      </w:r>
      <w:r w:rsidRPr="035FC21B">
        <w:rPr>
          <w:sz w:val="19"/>
          <w:szCs w:val="19"/>
        </w:rPr>
        <w:t xml:space="preserve">, and then set the security group to </w:t>
      </w:r>
      <w:r w:rsidRPr="035FC21B">
        <w:rPr>
          <w:b/>
          <w:bCs/>
          <w:sz w:val="19"/>
          <w:szCs w:val="19"/>
        </w:rPr>
        <w:t>Administrator.</w:t>
      </w:r>
      <w:commentRangeEnd w:id="117"/>
      <w:r>
        <w:rPr>
          <w:rStyle w:val="CommentReference"/>
        </w:rPr>
        <w:commentReference w:id="117"/>
      </w:r>
    </w:p>
    <w:p w14:paraId="02305226" w14:textId="77777777" w:rsidR="00C72F3E" w:rsidRDefault="00C72F3E" w:rsidP="00C72F3E">
      <w:pPr>
        <w:tabs>
          <w:tab w:val="left" w:pos="445"/>
        </w:tabs>
        <w:spacing w:before="125"/>
        <w:rPr>
          <w:sz w:val="19"/>
        </w:rPr>
      </w:pPr>
    </w:p>
    <w:p w14:paraId="12CC2984" w14:textId="77777777" w:rsidR="00C72F3E" w:rsidRDefault="00C72F3E" w:rsidP="00C72F3E">
      <w:pPr>
        <w:tabs>
          <w:tab w:val="left" w:pos="445"/>
        </w:tabs>
        <w:spacing w:before="125"/>
        <w:rPr>
          <w:sz w:val="19"/>
        </w:rPr>
      </w:pPr>
      <w:r>
        <w:rPr>
          <w:sz w:val="19"/>
        </w:rPr>
        <w:t>See Also</w:t>
      </w:r>
    </w:p>
    <w:p w14:paraId="3D6158CA" w14:textId="77777777" w:rsidR="00C72F3E" w:rsidRDefault="00C72F3E" w:rsidP="00C72F3E">
      <w:pPr>
        <w:tabs>
          <w:tab w:val="left" w:pos="445"/>
        </w:tabs>
        <w:spacing w:before="125"/>
        <w:rPr>
          <w:sz w:val="19"/>
        </w:rPr>
      </w:pPr>
      <w:r>
        <w:rPr>
          <w:sz w:val="19"/>
        </w:rPr>
        <w:t>&lt;Cross-ref link to 118 Batch Analysis topic.&gt;</w:t>
      </w:r>
    </w:p>
    <w:p w14:paraId="752DEABD" w14:textId="13C7EBAB" w:rsidR="00F4790B" w:rsidRPr="00F4790B" w:rsidRDefault="00F4790B" w:rsidP="0046760D">
      <w:pPr>
        <w:spacing w:before="113" w:line="350" w:lineRule="auto"/>
        <w:ind w:left="140" w:right="162"/>
        <w:rPr>
          <w:sz w:val="19"/>
          <w:szCs w:val="19"/>
          <w:highlight w:val="yellow"/>
        </w:rPr>
      </w:pPr>
      <w:r w:rsidRPr="00F4790B">
        <w:rPr>
          <w:sz w:val="19"/>
          <w:szCs w:val="19"/>
          <w:highlight w:val="yellow"/>
        </w:rPr>
        <w:t>//Earlier content//</w:t>
      </w:r>
    </w:p>
    <w:p w14:paraId="0D0880AE" w14:textId="61E04E6F" w:rsidR="0046760D" w:rsidRDefault="00C25497" w:rsidP="0046760D">
      <w:pPr>
        <w:spacing w:before="113" w:line="350" w:lineRule="auto"/>
        <w:ind w:left="140" w:right="162"/>
        <w:rPr>
          <w:color w:val="000080"/>
          <w:sz w:val="35"/>
        </w:rPr>
      </w:pPr>
      <w:r>
        <w:rPr>
          <w:noProof/>
        </w:rPr>
        <w:lastRenderedPageBreak/>
        <mc:AlternateContent>
          <mc:Choice Requires="wpg">
            <w:drawing>
              <wp:anchor distT="0" distB="0" distL="114300" distR="114300" simplePos="0" relativeHeight="251655680" behindDoc="1" locked="0" layoutInCell="1" allowOverlap="1" wp14:anchorId="6850D4DC" wp14:editId="30D0960D">
                <wp:simplePos x="0" y="0"/>
                <wp:positionH relativeFrom="page">
                  <wp:posOffset>685800</wp:posOffset>
                </wp:positionH>
                <wp:positionV relativeFrom="paragraph">
                  <wp:posOffset>380365</wp:posOffset>
                </wp:positionV>
                <wp:extent cx="6403340" cy="37465"/>
                <wp:effectExtent l="9525" t="1270" r="16510" b="0"/>
                <wp:wrapNone/>
                <wp:docPr id="2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3340" cy="37465"/>
                          <a:chOff x="1080" y="1200"/>
                          <a:chExt cx="10084" cy="59"/>
                        </a:xfrm>
                      </wpg:grpSpPr>
                      <wps:wsp>
                        <wps:cNvPr id="27" name="Line 4"/>
                        <wps:cNvCnPr>
                          <a:cxnSpLocks noChangeShapeType="1"/>
                        </wps:cNvCnPr>
                        <wps:spPr bwMode="auto">
                          <a:xfrm>
                            <a:off x="1080" y="1243"/>
                            <a:ext cx="10084" cy="0"/>
                          </a:xfrm>
                          <a:prstGeom prst="line">
                            <a:avLst/>
                          </a:prstGeom>
                          <a:noFill/>
                          <a:ln w="19050">
                            <a:solidFill>
                              <a:srgbClr val="000080"/>
                            </a:solidFill>
                            <a:round/>
                            <a:headEnd/>
                            <a:tailEnd/>
                          </a:ln>
                          <a:extLst>
                            <a:ext uri="{909E8E84-426E-40DD-AFC4-6F175D3DCCD1}">
                              <a14:hiddenFill xmlns:a14="http://schemas.microsoft.com/office/drawing/2010/main">
                                <a:noFill/>
                              </a14:hiddenFill>
                            </a:ext>
                          </a:extLst>
                        </wps:spPr>
                        <wps:bodyPr/>
                      </wps:wsp>
                      <wps:wsp>
                        <wps:cNvPr id="28" name="Line 3"/>
                        <wps:cNvCnPr>
                          <a:cxnSpLocks noChangeShapeType="1"/>
                        </wps:cNvCnPr>
                        <wps:spPr bwMode="auto">
                          <a:xfrm>
                            <a:off x="1080" y="1207"/>
                            <a:ext cx="10084" cy="0"/>
                          </a:xfrm>
                          <a:prstGeom prst="line">
                            <a:avLst/>
                          </a:prstGeom>
                          <a:noFill/>
                          <a:ln w="9144">
                            <a:solidFill>
                              <a:srgbClr val="00008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78C7413F">
              <v:group id="Group 2" style="position:absolute;margin-left:54pt;margin-top:29.95pt;width:504.2pt;height:2.95pt;z-index:-251660800;mso-position-horizontal-relative:page" coordsize="10084,59" coordorigin="1080,1200" o:spid="_x0000_s1026" w14:anchorId="36E9A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">
                <v:line id="Line 4" style="position:absolute;visibility:visible;mso-wrap-style:square" o:spid="_x0000_s1027" strokecolor="navy" strokeweight="1.5pt" o:connectortype="straight" from="1080,1243" to="11164,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"/>
                <v:line id="Line 3" style="position:absolute;visibility:visible;mso-wrap-style:square" o:spid="_x0000_s1028" strokecolor="navy" strokeweight=".72pt" o:connectortype="straight" from="1080,1207" to="11164,1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"/>
                <w10:wrap anchorx="page"/>
              </v:group>
            </w:pict>
          </mc:Fallback>
        </mc:AlternateContent>
      </w:r>
      <w:r w:rsidR="001B202E">
        <w:rPr>
          <w:color w:val="000080"/>
          <w:sz w:val="35"/>
        </w:rPr>
        <w:t>Co</w:t>
      </w:r>
      <w:r w:rsidR="00686FC2">
        <w:rPr>
          <w:color w:val="000080"/>
          <w:sz w:val="35"/>
        </w:rPr>
        <w:t xml:space="preserve">nfigure </w:t>
      </w:r>
      <w:r w:rsidR="008E307D">
        <w:rPr>
          <w:color w:val="000080"/>
          <w:sz w:val="35"/>
        </w:rPr>
        <w:t xml:space="preserve">a Production Line for </w:t>
      </w:r>
      <w:r w:rsidR="00EB368F">
        <w:rPr>
          <w:color w:val="000080"/>
          <w:sz w:val="35"/>
        </w:rPr>
        <w:t xml:space="preserve">a </w:t>
      </w:r>
      <w:r w:rsidR="00686FC2">
        <w:rPr>
          <w:color w:val="000080"/>
          <w:sz w:val="35"/>
        </w:rPr>
        <w:t xml:space="preserve">Route </w:t>
      </w:r>
    </w:p>
    <w:p w14:paraId="1A3D541A" w14:textId="77777777" w:rsidR="000E301F" w:rsidRDefault="035FC21B">
      <w:pPr>
        <w:pStyle w:val="BodyText"/>
        <w:spacing w:before="271" w:line="259" w:lineRule="auto"/>
        <w:ind w:left="140" w:right="162"/>
      </w:pPr>
      <w:commentRangeStart w:id="130"/>
      <w:r w:rsidRPr="035FC21B">
        <w:rPr>
          <w:b/>
          <w:bCs/>
          <w:highlight w:val="yellow"/>
        </w:rPr>
        <w:t>Note</w:t>
      </w:r>
      <w:commentRangeEnd w:id="130"/>
      <w:r w:rsidR="000E301F">
        <w:rPr>
          <w:rStyle w:val="CommentReference"/>
        </w:rPr>
        <w:commentReference w:id="130"/>
      </w:r>
      <w:r w:rsidRPr="035FC21B">
        <w:rPr>
          <w:b/>
          <w:bCs/>
          <w:highlight w:val="yellow"/>
        </w:rPr>
        <w:t xml:space="preserve"> for Reviewers:</w:t>
      </w:r>
      <w:r w:rsidRPr="035FC21B">
        <w:rPr>
          <w:highlight w:val="yellow"/>
        </w:rPr>
        <w:t xml:space="preserve"> This is a new topic for Route Enable a Line, which will be included in the Proficy Plant Applications Help (a.k.</w:t>
      </w:r>
      <w:proofErr w:type="gramStart"/>
      <w:r w:rsidRPr="035FC21B">
        <w:rPr>
          <w:highlight w:val="yellow"/>
        </w:rPr>
        <w:t>a the</w:t>
      </w:r>
      <w:proofErr w:type="gramEnd"/>
      <w:r w:rsidRPr="035FC21B">
        <w:rPr>
          <w:highlight w:val="yellow"/>
        </w:rPr>
        <w:t xml:space="preserve"> thick client help). Also, refer to </w:t>
      </w:r>
      <w:hyperlink r:id="rId26">
        <w:r w:rsidRPr="035FC21B">
          <w:rPr>
            <w:rStyle w:val="Hyperlink"/>
            <w:highlight w:val="yellow"/>
          </w:rPr>
          <w:t>US265822</w:t>
        </w:r>
      </w:hyperlink>
      <w:r w:rsidRPr="035FC21B">
        <w:rPr>
          <w:highlight w:val="yellow"/>
        </w:rPr>
        <w:t>.</w:t>
      </w:r>
    </w:p>
    <w:p w14:paraId="3DD02876" w14:textId="77777777" w:rsidR="007A1C5E" w:rsidRPr="00012B65" w:rsidRDefault="007A1C5E" w:rsidP="00C32DD4">
      <w:pPr>
        <w:pStyle w:val="ListParagraph"/>
        <w:numPr>
          <w:ilvl w:val="0"/>
          <w:numId w:val="37"/>
        </w:numPr>
        <w:tabs>
          <w:tab w:val="left" w:pos="445"/>
        </w:tabs>
        <w:spacing w:before="175"/>
        <w:rPr>
          <w:sz w:val="19"/>
        </w:rPr>
      </w:pPr>
      <w:r w:rsidRPr="00012B65">
        <w:rPr>
          <w:sz w:val="19"/>
        </w:rPr>
        <w:t>Log in to the Plant Applications Administrator - [Server</w:t>
      </w:r>
      <w:r w:rsidRPr="00012B65">
        <w:rPr>
          <w:spacing w:val="2"/>
          <w:sz w:val="19"/>
        </w:rPr>
        <w:t xml:space="preserve"> </w:t>
      </w:r>
      <w:r w:rsidRPr="00012B65">
        <w:rPr>
          <w:sz w:val="19"/>
        </w:rPr>
        <w:t>Manager].</w:t>
      </w:r>
    </w:p>
    <w:p w14:paraId="75AD077D" w14:textId="21A1F1B2" w:rsidR="00417140" w:rsidRDefault="007A1C5E" w:rsidP="00C32DD4">
      <w:pPr>
        <w:pStyle w:val="ListParagraph"/>
        <w:numPr>
          <w:ilvl w:val="0"/>
          <w:numId w:val="37"/>
        </w:numPr>
        <w:tabs>
          <w:tab w:val="left" w:pos="445"/>
        </w:tabs>
        <w:spacing w:before="125"/>
        <w:rPr>
          <w:sz w:val="19"/>
        </w:rPr>
      </w:pPr>
      <w:r w:rsidRPr="00012B65">
        <w:rPr>
          <w:sz w:val="19"/>
        </w:rPr>
        <w:t xml:space="preserve">In the </w:t>
      </w:r>
      <w:r w:rsidRPr="00012B65">
        <w:rPr>
          <w:b/>
          <w:sz w:val="19"/>
        </w:rPr>
        <w:t>Plant Applications Servers</w:t>
      </w:r>
      <w:r w:rsidRPr="00012B65">
        <w:rPr>
          <w:sz w:val="19"/>
        </w:rPr>
        <w:t>, select</w:t>
      </w:r>
      <w:r w:rsidRPr="00012B65">
        <w:rPr>
          <w:spacing w:val="10"/>
          <w:sz w:val="19"/>
        </w:rPr>
        <w:t xml:space="preserve"> </w:t>
      </w:r>
      <w:r w:rsidRPr="00012B65">
        <w:rPr>
          <w:noProof/>
          <w:sz w:val="19"/>
        </w:rPr>
        <w:drawing>
          <wp:inline distT="0" distB="0" distL="0" distR="0" wp14:anchorId="0002F888" wp14:editId="6669A74A">
            <wp:extent cx="134111" cy="169164"/>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p>
    <w:p w14:paraId="43F2C37D" w14:textId="2DA982AA" w:rsidR="00B16607" w:rsidRPr="00B16607" w:rsidRDefault="008E315B" w:rsidP="00C32DD4">
      <w:pPr>
        <w:pStyle w:val="ListParagraph"/>
        <w:numPr>
          <w:ilvl w:val="0"/>
          <w:numId w:val="37"/>
        </w:numPr>
        <w:tabs>
          <w:tab w:val="left" w:pos="445"/>
        </w:tabs>
        <w:spacing w:before="125"/>
        <w:rPr>
          <w:sz w:val="19"/>
        </w:rPr>
      </w:pPr>
      <w:r>
        <w:rPr>
          <w:sz w:val="19"/>
        </w:rPr>
        <w:t xml:space="preserve">In the </w:t>
      </w:r>
      <w:r w:rsidRPr="00224052">
        <w:rPr>
          <w:b/>
          <w:sz w:val="19"/>
        </w:rPr>
        <w:t>Plant Model</w:t>
      </w:r>
      <w:r>
        <w:rPr>
          <w:sz w:val="19"/>
        </w:rPr>
        <w:t xml:space="preserve">, select </w:t>
      </w:r>
      <w:r w:rsidRPr="00012B65">
        <w:rPr>
          <w:noProof/>
          <w:sz w:val="19"/>
        </w:rPr>
        <w:drawing>
          <wp:inline distT="0" distB="0" distL="0" distR="0" wp14:anchorId="20700DCA" wp14:editId="7E43B74B">
            <wp:extent cx="134111" cy="169164"/>
            <wp:effectExtent l="0" t="0" r="0" b="0"/>
            <wp:docPr id="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p>
    <w:p w14:paraId="4D1904FB" w14:textId="6B77696E" w:rsidR="00B16607" w:rsidRDefault="035FC21B" w:rsidP="035FC21B">
      <w:pPr>
        <w:pStyle w:val="ListParagraph"/>
        <w:tabs>
          <w:tab w:val="left" w:pos="445"/>
        </w:tabs>
        <w:spacing w:before="125"/>
        <w:ind w:firstLine="0"/>
        <w:rPr>
          <w:sz w:val="19"/>
          <w:szCs w:val="19"/>
        </w:rPr>
      </w:pPr>
      <w:r w:rsidRPr="035FC21B">
        <w:rPr>
          <w:sz w:val="19"/>
          <w:szCs w:val="19"/>
        </w:rPr>
        <w:t xml:space="preserve">All the Departments within the </w:t>
      </w:r>
      <w:commentRangeStart w:id="131"/>
      <w:r w:rsidRPr="035FC21B">
        <w:rPr>
          <w:sz w:val="19"/>
          <w:szCs w:val="19"/>
        </w:rPr>
        <w:t>selected Plant Model appear.</w:t>
      </w:r>
      <w:commentRangeEnd w:id="131"/>
      <w:r w:rsidR="00B16607">
        <w:rPr>
          <w:rStyle w:val="CommentReference"/>
        </w:rPr>
        <w:commentReference w:id="131"/>
      </w:r>
    </w:p>
    <w:p w14:paraId="5F148A4F" w14:textId="5406629D" w:rsidR="0095333C" w:rsidRDefault="0095333C" w:rsidP="00085810">
      <w:pPr>
        <w:pStyle w:val="ListParagraph"/>
        <w:tabs>
          <w:tab w:val="left" w:pos="445"/>
        </w:tabs>
        <w:spacing w:before="125"/>
        <w:ind w:firstLine="0"/>
        <w:rPr>
          <w:sz w:val="19"/>
        </w:rPr>
      </w:pPr>
      <w:r>
        <w:rPr>
          <w:noProof/>
        </w:rPr>
        <w:drawing>
          <wp:inline distT="0" distB="0" distL="0" distR="0" wp14:anchorId="667AAFF0" wp14:editId="06DBAA4A">
            <wp:extent cx="1943268" cy="17375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43268" cy="1737511"/>
                    </a:xfrm>
                    <a:prstGeom prst="rect">
                      <a:avLst/>
                    </a:prstGeom>
                  </pic:spPr>
                </pic:pic>
              </a:graphicData>
            </a:graphic>
          </wp:inline>
        </w:drawing>
      </w:r>
    </w:p>
    <w:p w14:paraId="46D61AAA" w14:textId="77C8120B" w:rsidR="00A54D1E" w:rsidRDefault="00A54D1E" w:rsidP="00C32DD4">
      <w:pPr>
        <w:pStyle w:val="ListParagraph"/>
        <w:numPr>
          <w:ilvl w:val="0"/>
          <w:numId w:val="37"/>
        </w:numPr>
        <w:tabs>
          <w:tab w:val="left" w:pos="445"/>
        </w:tabs>
        <w:spacing w:before="125"/>
        <w:rPr>
          <w:sz w:val="19"/>
        </w:rPr>
      </w:pPr>
      <w:r w:rsidRPr="00A54D1E">
        <w:rPr>
          <w:sz w:val="19"/>
        </w:rPr>
        <w:t xml:space="preserve">In the </w:t>
      </w:r>
      <w:r w:rsidRPr="00A54D1E">
        <w:rPr>
          <w:b/>
          <w:sz w:val="19"/>
        </w:rPr>
        <w:t>&lt;</w:t>
      </w:r>
      <w:proofErr w:type="spellStart"/>
      <w:r w:rsidRPr="00A54D1E">
        <w:rPr>
          <w:b/>
          <w:sz w:val="19"/>
        </w:rPr>
        <w:t>Department_Name</w:t>
      </w:r>
      <w:proofErr w:type="spellEnd"/>
      <w:r w:rsidRPr="00A54D1E">
        <w:rPr>
          <w:b/>
          <w:sz w:val="19"/>
        </w:rPr>
        <w:t>&gt;,</w:t>
      </w:r>
      <w:r w:rsidR="000633C2">
        <w:rPr>
          <w:sz w:val="19"/>
        </w:rPr>
        <w:t xml:space="preserve"> select </w:t>
      </w:r>
      <w:r w:rsidR="000633C2" w:rsidRPr="00012B65">
        <w:rPr>
          <w:noProof/>
          <w:sz w:val="19"/>
        </w:rPr>
        <w:drawing>
          <wp:inline distT="0" distB="0" distL="0" distR="0" wp14:anchorId="769EAD22" wp14:editId="34209E0B">
            <wp:extent cx="134111" cy="169164"/>
            <wp:effectExtent l="0" t="0" r="0" b="0"/>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r w:rsidRPr="00A54D1E">
        <w:rPr>
          <w:sz w:val="19"/>
        </w:rPr>
        <w:t xml:space="preserve">, where </w:t>
      </w:r>
      <w:r w:rsidRPr="00A54D1E">
        <w:rPr>
          <w:b/>
          <w:sz w:val="19"/>
        </w:rPr>
        <w:t>&lt;</w:t>
      </w:r>
      <w:proofErr w:type="spellStart"/>
      <w:r w:rsidRPr="00A54D1E">
        <w:rPr>
          <w:b/>
          <w:sz w:val="19"/>
        </w:rPr>
        <w:t>Department_Name</w:t>
      </w:r>
      <w:proofErr w:type="spellEnd"/>
      <w:r w:rsidRPr="00A54D1E">
        <w:rPr>
          <w:b/>
          <w:sz w:val="19"/>
        </w:rPr>
        <w:t>&gt;</w:t>
      </w:r>
      <w:r w:rsidRPr="00A54D1E">
        <w:rPr>
          <w:sz w:val="19"/>
        </w:rPr>
        <w:t>, is the department that includes the Production Line for which you want to enable a route.</w:t>
      </w:r>
    </w:p>
    <w:p w14:paraId="0E9BBEB5" w14:textId="189E4AC6" w:rsidR="00A54D1E" w:rsidRDefault="00A54D1E" w:rsidP="00A54D1E">
      <w:pPr>
        <w:pStyle w:val="ListParagraph"/>
        <w:tabs>
          <w:tab w:val="left" w:pos="445"/>
        </w:tabs>
        <w:spacing w:before="125"/>
        <w:ind w:firstLine="0"/>
        <w:rPr>
          <w:sz w:val="19"/>
        </w:rPr>
      </w:pPr>
      <w:r w:rsidRPr="00A54D1E">
        <w:rPr>
          <w:sz w:val="19"/>
        </w:rPr>
        <w:t xml:space="preserve">All the </w:t>
      </w:r>
      <w:r w:rsidR="003360E9">
        <w:rPr>
          <w:sz w:val="19"/>
        </w:rPr>
        <w:t>lines</w:t>
      </w:r>
      <w:r w:rsidRPr="00A54D1E">
        <w:rPr>
          <w:sz w:val="19"/>
        </w:rPr>
        <w:t xml:space="preserve"> within the selected Department appear. For example, in the following image, S95 Department is a Department that includes the S95 Line Production Line for which you want to enable a route.</w:t>
      </w:r>
    </w:p>
    <w:p w14:paraId="1688A604" w14:textId="1355ACFD" w:rsidR="00990BBC" w:rsidRPr="00A54D1E" w:rsidRDefault="00990BBC" w:rsidP="00A54D1E">
      <w:pPr>
        <w:pStyle w:val="ListParagraph"/>
        <w:tabs>
          <w:tab w:val="left" w:pos="445"/>
        </w:tabs>
        <w:spacing w:before="125"/>
        <w:ind w:firstLine="0"/>
        <w:rPr>
          <w:sz w:val="19"/>
        </w:rPr>
      </w:pPr>
      <w:r>
        <w:rPr>
          <w:noProof/>
        </w:rPr>
        <w:drawing>
          <wp:inline distT="0" distB="0" distL="0" distR="0" wp14:anchorId="58DA2EF7" wp14:editId="625BD892">
            <wp:extent cx="2049958" cy="1882303"/>
            <wp:effectExtent l="0" t="0" r="762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49958" cy="1882303"/>
                    </a:xfrm>
                    <a:prstGeom prst="rect">
                      <a:avLst/>
                    </a:prstGeom>
                  </pic:spPr>
                </pic:pic>
              </a:graphicData>
            </a:graphic>
          </wp:inline>
        </w:drawing>
      </w:r>
    </w:p>
    <w:p w14:paraId="0ED7D57B" w14:textId="087816DD" w:rsidR="00EC3D59" w:rsidRPr="004933E9" w:rsidRDefault="00EC3D59" w:rsidP="00C32DD4">
      <w:pPr>
        <w:pStyle w:val="ListParagraph"/>
        <w:numPr>
          <w:ilvl w:val="0"/>
          <w:numId w:val="37"/>
        </w:numPr>
        <w:tabs>
          <w:tab w:val="left" w:pos="445"/>
        </w:tabs>
        <w:spacing w:before="125"/>
        <w:rPr>
          <w:sz w:val="19"/>
        </w:rPr>
      </w:pPr>
      <w:r w:rsidRPr="00EC3D59">
        <w:rPr>
          <w:sz w:val="19"/>
        </w:rPr>
        <w:t xml:space="preserve">Right-click the </w:t>
      </w:r>
      <w:r w:rsidR="00E91698">
        <w:rPr>
          <w:sz w:val="19"/>
        </w:rPr>
        <w:t>required</w:t>
      </w:r>
      <w:r w:rsidR="00041697">
        <w:rPr>
          <w:sz w:val="19"/>
        </w:rPr>
        <w:t xml:space="preserve"> </w:t>
      </w:r>
      <w:r w:rsidRPr="00EC3D59">
        <w:rPr>
          <w:sz w:val="19"/>
        </w:rPr>
        <w:t xml:space="preserve">Production Line, and then select </w:t>
      </w:r>
      <w:r w:rsidRPr="00AA59E3">
        <w:rPr>
          <w:b/>
          <w:sz w:val="19"/>
        </w:rPr>
        <w:t>Route Enable &lt;</w:t>
      </w:r>
      <w:proofErr w:type="spellStart"/>
      <w:r w:rsidRPr="00AA59E3">
        <w:rPr>
          <w:b/>
          <w:sz w:val="19"/>
        </w:rPr>
        <w:t>Production_Line</w:t>
      </w:r>
      <w:proofErr w:type="spellEnd"/>
      <w:r w:rsidRPr="00AA59E3">
        <w:rPr>
          <w:b/>
          <w:sz w:val="19"/>
        </w:rPr>
        <w:t>&gt;.</w:t>
      </w:r>
    </w:p>
    <w:p w14:paraId="042F81AD" w14:textId="06E5D9D1" w:rsidR="00413CEE" w:rsidRDefault="035FC21B" w:rsidP="035FC21B">
      <w:pPr>
        <w:pStyle w:val="ListParagraph"/>
        <w:tabs>
          <w:tab w:val="left" w:pos="445"/>
        </w:tabs>
        <w:spacing w:before="125"/>
        <w:ind w:firstLine="0"/>
        <w:rPr>
          <w:sz w:val="19"/>
          <w:szCs w:val="19"/>
        </w:rPr>
      </w:pPr>
      <w:commentRangeStart w:id="132"/>
      <w:r w:rsidRPr="035FC21B">
        <w:rPr>
          <w:sz w:val="19"/>
          <w:szCs w:val="19"/>
        </w:rPr>
        <w:t xml:space="preserve">The selected Production Line is enabled for the Route Management </w:t>
      </w:r>
      <w:commentRangeStart w:id="133"/>
      <w:commentRangeStart w:id="134"/>
      <w:commentRangeStart w:id="135"/>
      <w:r w:rsidRPr="035FC21B">
        <w:rPr>
          <w:sz w:val="19"/>
          <w:szCs w:val="19"/>
        </w:rPr>
        <w:t>application</w:t>
      </w:r>
      <w:commentRangeEnd w:id="133"/>
      <w:r w:rsidR="004933E9">
        <w:rPr>
          <w:rStyle w:val="CommentReference"/>
        </w:rPr>
        <w:commentReference w:id="133"/>
      </w:r>
      <w:commentRangeEnd w:id="134"/>
      <w:r w:rsidR="004933E9">
        <w:rPr>
          <w:rStyle w:val="CommentReference"/>
        </w:rPr>
        <w:commentReference w:id="134"/>
      </w:r>
      <w:commentRangeEnd w:id="135"/>
      <w:r w:rsidR="004933E9">
        <w:rPr>
          <w:rStyle w:val="CommentReference"/>
        </w:rPr>
        <w:commentReference w:id="135"/>
      </w:r>
      <w:r w:rsidRPr="035FC21B">
        <w:rPr>
          <w:sz w:val="19"/>
          <w:szCs w:val="19"/>
        </w:rPr>
        <w:t>.</w:t>
      </w:r>
      <w:commentRangeEnd w:id="132"/>
      <w:r w:rsidR="004933E9">
        <w:rPr>
          <w:rStyle w:val="CommentReference"/>
        </w:rPr>
        <w:commentReference w:id="132"/>
      </w:r>
    </w:p>
    <w:p w14:paraId="55A71BE4" w14:textId="703FD36C" w:rsidR="004933E9" w:rsidRDefault="00413CEE" w:rsidP="00577265">
      <w:pPr>
        <w:rPr>
          <w:sz w:val="19"/>
        </w:rPr>
      </w:pPr>
      <w:r>
        <w:rPr>
          <w:sz w:val="19"/>
        </w:rPr>
        <w:br w:type="page"/>
      </w:r>
    </w:p>
    <w:p w14:paraId="7C727C42" w14:textId="3C815EB7" w:rsidR="000E172E" w:rsidRDefault="000E172E" w:rsidP="00C32DD4">
      <w:pPr>
        <w:pStyle w:val="ListParagraph"/>
        <w:numPr>
          <w:ilvl w:val="0"/>
          <w:numId w:val="37"/>
        </w:numPr>
        <w:tabs>
          <w:tab w:val="left" w:pos="445"/>
        </w:tabs>
        <w:spacing w:before="125"/>
        <w:rPr>
          <w:sz w:val="19"/>
          <w:szCs w:val="19"/>
        </w:rPr>
      </w:pPr>
      <w:commentRangeStart w:id="136"/>
      <w:r w:rsidRPr="00AE449D">
        <w:rPr>
          <w:sz w:val="19"/>
        </w:rPr>
        <w:lastRenderedPageBreak/>
        <w:tab/>
      </w:r>
      <w:r w:rsidRPr="035FC21B">
        <w:rPr>
          <w:sz w:val="19"/>
          <w:szCs w:val="19"/>
        </w:rPr>
        <w:t xml:space="preserve">In the </w:t>
      </w:r>
      <w:r w:rsidRPr="035FC21B">
        <w:rPr>
          <w:b/>
          <w:bCs/>
          <w:sz w:val="19"/>
          <w:szCs w:val="19"/>
        </w:rPr>
        <w:t>Plant Model</w:t>
      </w:r>
      <w:r w:rsidRPr="035FC21B">
        <w:rPr>
          <w:sz w:val="19"/>
          <w:szCs w:val="19"/>
        </w:rPr>
        <w:t>, ri</w:t>
      </w:r>
      <w:r w:rsidR="00835D55" w:rsidRPr="035FC21B">
        <w:rPr>
          <w:sz w:val="19"/>
          <w:szCs w:val="19"/>
        </w:rPr>
        <w:t>ght-click the virtual</w:t>
      </w:r>
      <w:r w:rsidRPr="035FC21B">
        <w:rPr>
          <w:sz w:val="19"/>
          <w:szCs w:val="19"/>
        </w:rPr>
        <w:t xml:space="preserve"> Production Unit, and then select </w:t>
      </w:r>
      <w:r w:rsidRPr="035FC21B">
        <w:rPr>
          <w:b/>
          <w:bCs/>
          <w:sz w:val="19"/>
          <w:szCs w:val="19"/>
        </w:rPr>
        <w:t xml:space="preserve">Edit &lt;Production </w:t>
      </w:r>
      <w:proofErr w:type="spellStart"/>
      <w:proofErr w:type="gramStart"/>
      <w:r w:rsidRPr="035FC21B">
        <w:rPr>
          <w:b/>
          <w:bCs/>
          <w:sz w:val="19"/>
          <w:szCs w:val="19"/>
        </w:rPr>
        <w:t>Department</w:t>
      </w:r>
      <w:r w:rsidR="00B94118" w:rsidRPr="035FC21B">
        <w:rPr>
          <w:b/>
          <w:bCs/>
          <w:sz w:val="19"/>
          <w:szCs w:val="19"/>
        </w:rPr>
        <w:t>:Production</w:t>
      </w:r>
      <w:proofErr w:type="spellEnd"/>
      <w:proofErr w:type="gramEnd"/>
      <w:r w:rsidR="00B94118" w:rsidRPr="035FC21B">
        <w:rPr>
          <w:b/>
          <w:bCs/>
          <w:sz w:val="19"/>
          <w:szCs w:val="19"/>
        </w:rPr>
        <w:t xml:space="preserve"> Line</w:t>
      </w:r>
      <w:r w:rsidRPr="035FC21B">
        <w:rPr>
          <w:b/>
          <w:bCs/>
          <w:sz w:val="19"/>
          <w:szCs w:val="19"/>
        </w:rPr>
        <w:t>&gt;:</w:t>
      </w:r>
      <w:r w:rsidR="00507C46" w:rsidRPr="035FC21B">
        <w:rPr>
          <w:b/>
          <w:bCs/>
          <w:sz w:val="19"/>
          <w:szCs w:val="19"/>
        </w:rPr>
        <w:t xml:space="preserve"> </w:t>
      </w:r>
      <w:r w:rsidR="00A37A6A" w:rsidRPr="035FC21B">
        <w:rPr>
          <w:b/>
          <w:bCs/>
          <w:sz w:val="19"/>
          <w:szCs w:val="19"/>
        </w:rPr>
        <w:t>Properties</w:t>
      </w:r>
      <w:r w:rsidR="00D80F45" w:rsidRPr="035FC21B">
        <w:rPr>
          <w:sz w:val="19"/>
          <w:szCs w:val="19"/>
        </w:rPr>
        <w:t>.</w:t>
      </w:r>
      <w:r w:rsidR="00041697">
        <w:rPr>
          <w:sz w:val="19"/>
        </w:rPr>
        <w:br/>
      </w:r>
      <w:r w:rsidR="00041697" w:rsidRPr="035FC21B">
        <w:rPr>
          <w:sz w:val="19"/>
          <w:szCs w:val="19"/>
        </w:rPr>
        <w:t>Question: What happens when we select the above option? Any window appears? If yes, would suggest adding step 7 about tasks that can be performed in that window.</w:t>
      </w:r>
      <w:r w:rsidR="009352B0" w:rsidRPr="035FC21B">
        <w:rPr>
          <w:sz w:val="19"/>
          <w:szCs w:val="19"/>
        </w:rPr>
        <w:t xml:space="preserve"> [</w:t>
      </w:r>
      <w:r w:rsidR="001E4270" w:rsidRPr="035FC21B">
        <w:rPr>
          <w:sz w:val="19"/>
          <w:szCs w:val="19"/>
        </w:rPr>
        <w:t xml:space="preserve">Chandana: </w:t>
      </w:r>
      <w:r w:rsidR="009352B0" w:rsidRPr="035FC21B">
        <w:rPr>
          <w:sz w:val="19"/>
          <w:szCs w:val="19"/>
        </w:rPr>
        <w:t>OK, included as step #7]</w:t>
      </w:r>
    </w:p>
    <w:p w14:paraId="46149310" w14:textId="5641A1B8" w:rsidR="00041697" w:rsidRPr="00AE449D" w:rsidRDefault="00041697" w:rsidP="00C32DD4">
      <w:pPr>
        <w:pStyle w:val="ListParagraph"/>
        <w:numPr>
          <w:ilvl w:val="0"/>
          <w:numId w:val="37"/>
        </w:numPr>
        <w:tabs>
          <w:tab w:val="left" w:pos="445"/>
        </w:tabs>
        <w:spacing w:before="125"/>
        <w:rPr>
          <w:sz w:val="19"/>
        </w:rPr>
      </w:pPr>
      <w:r>
        <w:rPr>
          <w:sz w:val="19"/>
        </w:rPr>
        <w:t xml:space="preserve">In the </w:t>
      </w:r>
      <w:r w:rsidR="005A59DB">
        <w:rPr>
          <w:sz w:val="19"/>
        </w:rPr>
        <w:t xml:space="preserve">&lt;Unit Properties Configuration – [Production Unit / Production Line]&gt; </w:t>
      </w:r>
      <w:r>
        <w:rPr>
          <w:sz w:val="19"/>
        </w:rPr>
        <w:t>window:</w:t>
      </w:r>
    </w:p>
    <w:p w14:paraId="71237F08" w14:textId="4629E67A" w:rsidR="009F29B9" w:rsidRPr="007B0AC6" w:rsidRDefault="001806AB" w:rsidP="0063106B">
      <w:pPr>
        <w:pStyle w:val="ListParagraph"/>
        <w:numPr>
          <w:ilvl w:val="1"/>
          <w:numId w:val="35"/>
        </w:numPr>
        <w:tabs>
          <w:tab w:val="left" w:pos="445"/>
        </w:tabs>
        <w:spacing w:before="125"/>
        <w:rPr>
          <w:sz w:val="19"/>
        </w:rPr>
      </w:pPr>
      <w:r>
        <w:rPr>
          <w:sz w:val="19"/>
        </w:rPr>
        <w:t xml:space="preserve">Ensure that all </w:t>
      </w:r>
      <w:r w:rsidR="009F29B9" w:rsidRPr="007B0AC6">
        <w:rPr>
          <w:sz w:val="19"/>
        </w:rPr>
        <w:t>properties for the virtual Production Unit</w:t>
      </w:r>
      <w:r>
        <w:rPr>
          <w:sz w:val="19"/>
        </w:rPr>
        <w:t xml:space="preserve"> are enabled.</w:t>
      </w:r>
    </w:p>
    <w:p w14:paraId="79CD3CB4" w14:textId="1499AB0C" w:rsidR="009F29B9" w:rsidRPr="007B0AC6" w:rsidRDefault="009F29B9" w:rsidP="0063106B">
      <w:pPr>
        <w:pStyle w:val="ListParagraph"/>
        <w:numPr>
          <w:ilvl w:val="1"/>
          <w:numId w:val="35"/>
        </w:numPr>
        <w:tabs>
          <w:tab w:val="left" w:pos="445"/>
        </w:tabs>
        <w:spacing w:before="125"/>
        <w:rPr>
          <w:sz w:val="19"/>
        </w:rPr>
      </w:pPr>
      <w:r w:rsidRPr="007B0AC6">
        <w:rPr>
          <w:sz w:val="19"/>
        </w:rPr>
        <w:t xml:space="preserve">Ensure that the model 49000 is active. </w:t>
      </w:r>
    </w:p>
    <w:p w14:paraId="56402978" w14:textId="77777777" w:rsidR="00041697" w:rsidRDefault="00AE0A89" w:rsidP="0063106B">
      <w:pPr>
        <w:pStyle w:val="ListParagraph"/>
        <w:numPr>
          <w:ilvl w:val="1"/>
          <w:numId w:val="35"/>
        </w:numPr>
        <w:tabs>
          <w:tab w:val="left" w:pos="445"/>
        </w:tabs>
        <w:spacing w:before="125"/>
        <w:rPr>
          <w:sz w:val="19"/>
        </w:rPr>
      </w:pPr>
      <w:r>
        <w:rPr>
          <w:sz w:val="19"/>
        </w:rPr>
        <w:t>Ensure that</w:t>
      </w:r>
      <w:r w:rsidR="00B14C7D">
        <w:rPr>
          <w:sz w:val="19"/>
        </w:rPr>
        <w:t xml:space="preserve"> the Production Model 118 is included in</w:t>
      </w:r>
      <w:r w:rsidR="009F29B9" w:rsidRPr="007B0AC6">
        <w:rPr>
          <w:sz w:val="19"/>
        </w:rPr>
        <w:t xml:space="preserve"> the virtual Production Unit</w:t>
      </w:r>
      <w:r w:rsidR="00041697">
        <w:rPr>
          <w:sz w:val="19"/>
        </w:rPr>
        <w:t>.</w:t>
      </w:r>
    </w:p>
    <w:p w14:paraId="32830E8F" w14:textId="4C936E6E" w:rsidR="000E172E" w:rsidRDefault="00041697" w:rsidP="0063106B">
      <w:pPr>
        <w:pStyle w:val="ListParagraph"/>
        <w:numPr>
          <w:ilvl w:val="1"/>
          <w:numId w:val="35"/>
        </w:numPr>
        <w:tabs>
          <w:tab w:val="left" w:pos="445"/>
        </w:tabs>
        <w:spacing w:before="125"/>
        <w:rPr>
          <w:sz w:val="19"/>
        </w:rPr>
      </w:pPr>
      <w:r>
        <w:rPr>
          <w:sz w:val="19"/>
        </w:rPr>
        <w:t xml:space="preserve">Ensure that the </w:t>
      </w:r>
      <w:r w:rsidR="009F29B9" w:rsidRPr="007B0AC6">
        <w:rPr>
          <w:sz w:val="19"/>
        </w:rPr>
        <w:t xml:space="preserve">Area, Cell, Unit properties </w:t>
      </w:r>
      <w:r w:rsidR="00B14C7D">
        <w:rPr>
          <w:sz w:val="19"/>
        </w:rPr>
        <w:t>are configured</w:t>
      </w:r>
      <w:r>
        <w:rPr>
          <w:sz w:val="19"/>
        </w:rPr>
        <w:t xml:space="preserve"> for the virtual Production Unit</w:t>
      </w:r>
      <w:r w:rsidR="00B14C7D">
        <w:rPr>
          <w:sz w:val="19"/>
        </w:rPr>
        <w:t>.</w:t>
      </w:r>
      <w:r w:rsidR="009F29B9" w:rsidRPr="007B0AC6">
        <w:rPr>
          <w:sz w:val="19"/>
        </w:rPr>
        <w:t xml:space="preserve"> </w:t>
      </w:r>
    </w:p>
    <w:p w14:paraId="3695B7A2" w14:textId="77777777" w:rsidR="0069384E" w:rsidRPr="00A70BDE" w:rsidRDefault="0069384E" w:rsidP="00C32DD4">
      <w:pPr>
        <w:pStyle w:val="ListParagraph"/>
        <w:numPr>
          <w:ilvl w:val="0"/>
          <w:numId w:val="37"/>
        </w:numPr>
        <w:tabs>
          <w:tab w:val="left" w:pos="445"/>
        </w:tabs>
        <w:spacing w:before="125"/>
        <w:rPr>
          <w:sz w:val="19"/>
        </w:rPr>
      </w:pPr>
      <w:commentRangeStart w:id="137"/>
      <w:commentRangeStart w:id="138"/>
      <w:commentRangeStart w:id="139"/>
      <w:r w:rsidRPr="00A70BDE">
        <w:rPr>
          <w:sz w:val="19"/>
        </w:rPr>
        <w:t>Right</w:t>
      </w:r>
      <w:commentRangeEnd w:id="137"/>
      <w:r w:rsidR="00557E24">
        <w:rPr>
          <w:rStyle w:val="CommentReference"/>
        </w:rPr>
        <w:commentReference w:id="137"/>
      </w:r>
      <w:commentRangeEnd w:id="138"/>
      <w:r w:rsidR="00D54A75">
        <w:rPr>
          <w:rStyle w:val="CommentReference"/>
        </w:rPr>
        <w:commentReference w:id="138"/>
      </w:r>
      <w:commentRangeEnd w:id="139"/>
      <w:r w:rsidR="00FA586F">
        <w:rPr>
          <w:rStyle w:val="CommentReference"/>
        </w:rPr>
        <w:commentReference w:id="139"/>
      </w:r>
      <w:r w:rsidRPr="00A70BDE">
        <w:rPr>
          <w:sz w:val="19"/>
        </w:rPr>
        <w:t xml:space="preserve">-click the Production Line, and then select </w:t>
      </w:r>
      <w:r w:rsidRPr="00F74C1F">
        <w:rPr>
          <w:b/>
          <w:sz w:val="19"/>
        </w:rPr>
        <w:t>Configure Execution Paths &lt;</w:t>
      </w:r>
      <w:proofErr w:type="spellStart"/>
      <w:r w:rsidRPr="00F74C1F">
        <w:rPr>
          <w:b/>
          <w:sz w:val="19"/>
        </w:rPr>
        <w:t>Production_Line</w:t>
      </w:r>
      <w:proofErr w:type="spellEnd"/>
      <w:r w:rsidRPr="00F74C1F">
        <w:rPr>
          <w:b/>
          <w:sz w:val="19"/>
        </w:rPr>
        <w:t>&gt;</w:t>
      </w:r>
      <w:r w:rsidRPr="00A70BDE">
        <w:rPr>
          <w:sz w:val="19"/>
        </w:rPr>
        <w:t>.</w:t>
      </w:r>
    </w:p>
    <w:p w14:paraId="28B29579" w14:textId="2A106141" w:rsidR="0069384E" w:rsidRPr="0069384E" w:rsidRDefault="0069384E" w:rsidP="0069384E">
      <w:pPr>
        <w:tabs>
          <w:tab w:val="left" w:pos="445"/>
        </w:tabs>
        <w:spacing w:before="125"/>
        <w:rPr>
          <w:sz w:val="19"/>
        </w:rPr>
      </w:pPr>
      <w:r>
        <w:rPr>
          <w:sz w:val="19"/>
        </w:rPr>
        <w:tab/>
      </w:r>
      <w:r w:rsidRPr="0069384E">
        <w:rPr>
          <w:sz w:val="19"/>
        </w:rPr>
        <w:t xml:space="preserve">The </w:t>
      </w:r>
      <w:r w:rsidRPr="0069384E">
        <w:rPr>
          <w:b/>
          <w:sz w:val="19"/>
        </w:rPr>
        <w:t>Execution Paths &lt;</w:t>
      </w:r>
      <w:proofErr w:type="spellStart"/>
      <w:r w:rsidRPr="0069384E">
        <w:rPr>
          <w:b/>
          <w:sz w:val="19"/>
        </w:rPr>
        <w:t>Production_Line</w:t>
      </w:r>
      <w:proofErr w:type="spellEnd"/>
      <w:r w:rsidRPr="0069384E">
        <w:rPr>
          <w:b/>
          <w:sz w:val="19"/>
        </w:rPr>
        <w:t>&gt;</w:t>
      </w:r>
      <w:r w:rsidRPr="0069384E">
        <w:rPr>
          <w:sz w:val="19"/>
        </w:rPr>
        <w:t xml:space="preserve"> window appears.</w:t>
      </w:r>
    </w:p>
    <w:p w14:paraId="0DE73447" w14:textId="0869A6AF" w:rsidR="0069384E" w:rsidRPr="00005AC3" w:rsidRDefault="00005AC3" w:rsidP="00005AC3">
      <w:pPr>
        <w:tabs>
          <w:tab w:val="left" w:pos="445"/>
        </w:tabs>
        <w:spacing w:before="125"/>
        <w:rPr>
          <w:sz w:val="19"/>
        </w:rPr>
      </w:pPr>
      <w:r>
        <w:rPr>
          <w:sz w:val="19"/>
        </w:rPr>
        <w:tab/>
      </w:r>
      <w:commentRangeStart w:id="140"/>
      <w:commentRangeStart w:id="141"/>
      <w:r w:rsidR="0069384E" w:rsidRPr="00005AC3">
        <w:rPr>
          <w:sz w:val="19"/>
        </w:rPr>
        <w:t>Ensure that the Production and Schedule boxes are set to False.</w:t>
      </w:r>
    </w:p>
    <w:p w14:paraId="32D0EC86" w14:textId="18166B20" w:rsidR="005B3584" w:rsidRPr="00005AC3" w:rsidRDefault="035FC21B" w:rsidP="00C32DD4">
      <w:pPr>
        <w:pStyle w:val="ListParagraph"/>
        <w:numPr>
          <w:ilvl w:val="0"/>
          <w:numId w:val="37"/>
        </w:numPr>
        <w:tabs>
          <w:tab w:val="left" w:pos="445"/>
        </w:tabs>
        <w:spacing w:before="125"/>
        <w:rPr>
          <w:sz w:val="19"/>
          <w:szCs w:val="19"/>
        </w:rPr>
      </w:pPr>
      <w:r w:rsidRPr="035FC21B">
        <w:rPr>
          <w:sz w:val="19"/>
          <w:szCs w:val="19"/>
        </w:rPr>
        <w:t xml:space="preserve">Select the </w:t>
      </w:r>
      <w:commentRangeEnd w:id="140"/>
      <w:r w:rsidR="005B3584">
        <w:rPr>
          <w:rStyle w:val="CommentReference"/>
        </w:rPr>
        <w:commentReference w:id="140"/>
      </w:r>
      <w:commentRangeEnd w:id="141"/>
      <w:r w:rsidR="005B3584">
        <w:rPr>
          <w:rStyle w:val="CommentReference"/>
        </w:rPr>
        <w:commentReference w:id="141"/>
      </w:r>
      <w:r w:rsidRPr="035FC21B">
        <w:rPr>
          <w:b/>
          <w:bCs/>
          <w:sz w:val="19"/>
          <w:szCs w:val="19"/>
        </w:rPr>
        <w:t>Path Units</w:t>
      </w:r>
      <w:r w:rsidRPr="035FC21B">
        <w:rPr>
          <w:sz w:val="19"/>
          <w:szCs w:val="19"/>
        </w:rPr>
        <w:t xml:space="preserve"> tab, in </w:t>
      </w:r>
      <w:r w:rsidRPr="035FC21B">
        <w:rPr>
          <w:b/>
          <w:bCs/>
          <w:sz w:val="19"/>
          <w:szCs w:val="19"/>
        </w:rPr>
        <w:t>Execution Path</w:t>
      </w:r>
      <w:r w:rsidRPr="035FC21B">
        <w:rPr>
          <w:sz w:val="19"/>
          <w:szCs w:val="19"/>
        </w:rPr>
        <w:t xml:space="preserve"> </w:t>
      </w:r>
      <w:commentRangeStart w:id="142"/>
      <w:commentRangeStart w:id="143"/>
      <w:r w:rsidRPr="035FC21B">
        <w:rPr>
          <w:sz w:val="19"/>
          <w:szCs w:val="19"/>
        </w:rPr>
        <w:t>Units</w:t>
      </w:r>
      <w:commentRangeEnd w:id="142"/>
      <w:r w:rsidR="005B3584">
        <w:rPr>
          <w:rStyle w:val="CommentReference"/>
        </w:rPr>
        <w:commentReference w:id="142"/>
      </w:r>
      <w:commentRangeEnd w:id="143"/>
      <w:r w:rsidR="005B3584">
        <w:rPr>
          <w:rStyle w:val="CommentReference"/>
        </w:rPr>
        <w:commentReference w:id="143"/>
      </w:r>
      <w:r w:rsidRPr="035FC21B">
        <w:rPr>
          <w:sz w:val="19"/>
          <w:szCs w:val="19"/>
        </w:rPr>
        <w:t xml:space="preserve">. </w:t>
      </w:r>
      <w:commentRangeEnd w:id="136"/>
      <w:r w:rsidR="005B3584">
        <w:rPr>
          <w:rStyle w:val="CommentReference"/>
        </w:rPr>
        <w:commentReference w:id="136"/>
      </w:r>
    </w:p>
    <w:p w14:paraId="290FA082" w14:textId="52F651C9" w:rsidR="0069384E" w:rsidRDefault="0069384E" w:rsidP="0069384E">
      <w:pPr>
        <w:pStyle w:val="ListParagraph"/>
        <w:tabs>
          <w:tab w:val="left" w:pos="445"/>
        </w:tabs>
        <w:spacing w:before="125"/>
        <w:ind w:firstLine="0"/>
        <w:rPr>
          <w:sz w:val="19"/>
        </w:rPr>
      </w:pPr>
      <w:r>
        <w:rPr>
          <w:noProof/>
        </w:rPr>
        <w:drawing>
          <wp:inline distT="0" distB="0" distL="0" distR="0" wp14:anchorId="4EAC5F44" wp14:editId="497349F7">
            <wp:extent cx="2381250" cy="20478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2902" r="63733" b="31618"/>
                    <a:stretch/>
                  </pic:blipFill>
                  <pic:spPr bwMode="auto">
                    <a:xfrm>
                      <a:off x="0" y="0"/>
                      <a:ext cx="2381250" cy="2047875"/>
                    </a:xfrm>
                    <a:prstGeom prst="rect">
                      <a:avLst/>
                    </a:prstGeom>
                    <a:ln>
                      <a:noFill/>
                    </a:ln>
                    <a:extLst>
                      <a:ext uri="{53640926-AAD7-44D8-BBD7-CCE9431645EC}">
                        <a14:shadowObscured xmlns:a14="http://schemas.microsoft.com/office/drawing/2010/main"/>
                      </a:ext>
                    </a:extLst>
                  </pic:spPr>
                </pic:pic>
              </a:graphicData>
            </a:graphic>
          </wp:inline>
        </w:drawing>
      </w:r>
    </w:p>
    <w:p w14:paraId="5613C026" w14:textId="1AF644DF" w:rsidR="005B3584" w:rsidRPr="00BD669A" w:rsidRDefault="00BD669A" w:rsidP="00BD669A">
      <w:pPr>
        <w:tabs>
          <w:tab w:val="left" w:pos="445"/>
        </w:tabs>
        <w:spacing w:before="125"/>
        <w:rPr>
          <w:sz w:val="19"/>
        </w:rPr>
      </w:pPr>
      <w:r>
        <w:rPr>
          <w:sz w:val="19"/>
        </w:rPr>
        <w:tab/>
      </w:r>
      <w:commentRangeStart w:id="144"/>
      <w:commentRangeStart w:id="145"/>
      <w:r w:rsidR="005B3584" w:rsidRPr="00BD669A">
        <w:rPr>
          <w:sz w:val="19"/>
        </w:rPr>
        <w:t>Ensure that the virtual unit is displayed</w:t>
      </w:r>
      <w:r w:rsidR="00091E0C" w:rsidRPr="00BD669A">
        <w:rPr>
          <w:sz w:val="19"/>
        </w:rPr>
        <w:t>,</w:t>
      </w:r>
      <w:r w:rsidR="005B3584" w:rsidRPr="00BD669A">
        <w:rPr>
          <w:sz w:val="19"/>
        </w:rPr>
        <w:t xml:space="preserve"> and the following </w:t>
      </w:r>
      <w:r w:rsidR="0005126C" w:rsidRPr="00BD669A">
        <w:rPr>
          <w:sz w:val="19"/>
        </w:rPr>
        <w:t xml:space="preserve">fields are </w:t>
      </w:r>
      <w:r w:rsidR="00DB0D44" w:rsidRPr="00BD669A">
        <w:rPr>
          <w:sz w:val="19"/>
        </w:rPr>
        <w:t>auto-</w:t>
      </w:r>
      <w:r w:rsidR="0005126C" w:rsidRPr="00BD669A">
        <w:rPr>
          <w:sz w:val="19"/>
        </w:rPr>
        <w:t xml:space="preserve">populated </w:t>
      </w:r>
      <w:r w:rsidR="00EA71D4" w:rsidRPr="00BD669A">
        <w:rPr>
          <w:sz w:val="19"/>
        </w:rPr>
        <w:t>with the following values:</w:t>
      </w:r>
    </w:p>
    <w:p w14:paraId="30585287" w14:textId="7AD08A3C" w:rsidR="00163E2D" w:rsidRDefault="00702397" w:rsidP="005B3584">
      <w:pPr>
        <w:pStyle w:val="ListParagraph"/>
        <w:numPr>
          <w:ilvl w:val="0"/>
          <w:numId w:val="26"/>
        </w:numPr>
        <w:tabs>
          <w:tab w:val="left" w:pos="445"/>
        </w:tabs>
        <w:spacing w:before="125"/>
        <w:rPr>
          <w:sz w:val="19"/>
        </w:rPr>
      </w:pPr>
      <w:r>
        <w:rPr>
          <w:sz w:val="19"/>
        </w:rPr>
        <w:t xml:space="preserve">The </w:t>
      </w:r>
      <w:r w:rsidR="0091796C">
        <w:rPr>
          <w:sz w:val="19"/>
        </w:rPr>
        <w:t>production point value,</w:t>
      </w:r>
      <w:r w:rsidR="005B3584" w:rsidRPr="005B3584">
        <w:rPr>
          <w:sz w:val="19"/>
        </w:rPr>
        <w:t xml:space="preserve"> </w:t>
      </w:r>
      <w:r w:rsidR="005B3584" w:rsidRPr="00905737">
        <w:rPr>
          <w:b/>
          <w:sz w:val="19"/>
        </w:rPr>
        <w:t>&lt;</w:t>
      </w:r>
      <w:proofErr w:type="spellStart"/>
      <w:r w:rsidR="005B3584" w:rsidRPr="00905737">
        <w:rPr>
          <w:b/>
          <w:sz w:val="19"/>
        </w:rPr>
        <w:t>is_pr</w:t>
      </w:r>
      <w:r w:rsidR="00163E2D" w:rsidRPr="00905737">
        <w:rPr>
          <w:b/>
          <w:sz w:val="19"/>
        </w:rPr>
        <w:t>oduction_point</w:t>
      </w:r>
      <w:proofErr w:type="spellEnd"/>
      <w:r w:rsidR="00163E2D" w:rsidRPr="00905737">
        <w:rPr>
          <w:b/>
          <w:sz w:val="19"/>
        </w:rPr>
        <w:t>&gt;</w:t>
      </w:r>
      <w:r w:rsidR="00163E2D">
        <w:rPr>
          <w:sz w:val="19"/>
        </w:rPr>
        <w:t xml:space="preserve"> is set to True</w:t>
      </w:r>
    </w:p>
    <w:p w14:paraId="32B7C7B2" w14:textId="0025CE49" w:rsidR="00163E2D" w:rsidRDefault="00702397" w:rsidP="005B3584">
      <w:pPr>
        <w:pStyle w:val="ListParagraph"/>
        <w:numPr>
          <w:ilvl w:val="0"/>
          <w:numId w:val="26"/>
        </w:numPr>
        <w:tabs>
          <w:tab w:val="left" w:pos="445"/>
        </w:tabs>
        <w:spacing w:before="125"/>
        <w:rPr>
          <w:sz w:val="19"/>
        </w:rPr>
      </w:pPr>
      <w:r>
        <w:rPr>
          <w:sz w:val="19"/>
        </w:rPr>
        <w:t>T</w:t>
      </w:r>
      <w:r w:rsidR="005B3584" w:rsidRPr="005B3584">
        <w:rPr>
          <w:sz w:val="19"/>
        </w:rPr>
        <w:t xml:space="preserve">he schedule point value, </w:t>
      </w:r>
      <w:r w:rsidR="005B3584" w:rsidRPr="00702397">
        <w:rPr>
          <w:b/>
          <w:sz w:val="19"/>
        </w:rPr>
        <w:t>&lt;</w:t>
      </w:r>
      <w:proofErr w:type="spellStart"/>
      <w:r w:rsidR="005B3584" w:rsidRPr="00702397">
        <w:rPr>
          <w:b/>
          <w:sz w:val="19"/>
        </w:rPr>
        <w:t>is_schedule_point</w:t>
      </w:r>
      <w:proofErr w:type="spellEnd"/>
      <w:r w:rsidR="005B3584" w:rsidRPr="00702397">
        <w:rPr>
          <w:b/>
          <w:sz w:val="19"/>
        </w:rPr>
        <w:t>&gt;</w:t>
      </w:r>
      <w:r w:rsidR="005B3584" w:rsidRPr="005B3584">
        <w:rPr>
          <w:sz w:val="19"/>
        </w:rPr>
        <w:t xml:space="preserve"> is set to T</w:t>
      </w:r>
      <w:r w:rsidR="00163E2D">
        <w:rPr>
          <w:sz w:val="19"/>
        </w:rPr>
        <w:t>rue</w:t>
      </w:r>
    </w:p>
    <w:p w14:paraId="4EBF61F9" w14:textId="74FECCF5" w:rsidR="005B3584" w:rsidRPr="005B3584" w:rsidRDefault="00702397" w:rsidP="005B3584">
      <w:pPr>
        <w:pStyle w:val="ListParagraph"/>
        <w:numPr>
          <w:ilvl w:val="0"/>
          <w:numId w:val="26"/>
        </w:numPr>
        <w:tabs>
          <w:tab w:val="left" w:pos="445"/>
        </w:tabs>
        <w:spacing w:before="125"/>
        <w:rPr>
          <w:sz w:val="19"/>
        </w:rPr>
      </w:pPr>
      <w:r>
        <w:rPr>
          <w:sz w:val="19"/>
        </w:rPr>
        <w:t xml:space="preserve">The </w:t>
      </w:r>
      <w:r w:rsidR="0091796C">
        <w:rPr>
          <w:sz w:val="19"/>
        </w:rPr>
        <w:t xml:space="preserve">unit order value, </w:t>
      </w:r>
      <w:r w:rsidR="0091796C" w:rsidRPr="0091796C">
        <w:rPr>
          <w:b/>
          <w:sz w:val="19"/>
        </w:rPr>
        <w:t>&lt;</w:t>
      </w:r>
      <w:proofErr w:type="spellStart"/>
      <w:r w:rsidR="00163E2D" w:rsidRPr="0091796C">
        <w:rPr>
          <w:b/>
          <w:sz w:val="19"/>
        </w:rPr>
        <w:t>unitorder</w:t>
      </w:r>
      <w:proofErr w:type="spellEnd"/>
      <w:r w:rsidR="0091796C" w:rsidRPr="0091796C">
        <w:rPr>
          <w:b/>
          <w:sz w:val="19"/>
        </w:rPr>
        <w:t>&gt;</w:t>
      </w:r>
      <w:r w:rsidR="00765041">
        <w:rPr>
          <w:sz w:val="19"/>
        </w:rPr>
        <w:t xml:space="preserve"> </w:t>
      </w:r>
      <w:r w:rsidR="00163E2D">
        <w:rPr>
          <w:sz w:val="19"/>
        </w:rPr>
        <w:t>is set to 1</w:t>
      </w:r>
      <w:commentRangeEnd w:id="144"/>
      <w:r w:rsidR="00BA62FE">
        <w:rPr>
          <w:rStyle w:val="CommentReference"/>
        </w:rPr>
        <w:commentReference w:id="144"/>
      </w:r>
      <w:commentRangeEnd w:id="145"/>
      <w:r w:rsidR="00005AC3">
        <w:rPr>
          <w:rStyle w:val="CommentReference"/>
        </w:rPr>
        <w:commentReference w:id="145"/>
      </w:r>
    </w:p>
    <w:p w14:paraId="42AFA955" w14:textId="17CF897B" w:rsidR="004C3902" w:rsidRDefault="005B3584" w:rsidP="004C3902">
      <w:pPr>
        <w:pStyle w:val="ListParagraph"/>
        <w:tabs>
          <w:tab w:val="left" w:pos="445"/>
        </w:tabs>
        <w:spacing w:before="125"/>
        <w:ind w:firstLine="0"/>
        <w:rPr>
          <w:sz w:val="19"/>
        </w:rPr>
      </w:pPr>
      <w:r>
        <w:rPr>
          <w:sz w:val="19"/>
        </w:rPr>
        <w:t xml:space="preserve">Note: If there </w:t>
      </w:r>
      <w:r w:rsidR="00BA62FE">
        <w:rPr>
          <w:sz w:val="19"/>
        </w:rPr>
        <w:t>are</w:t>
      </w:r>
      <w:r>
        <w:rPr>
          <w:sz w:val="19"/>
        </w:rPr>
        <w:t xml:space="preserve"> more than one</w:t>
      </w:r>
      <w:r w:rsidRPr="00564054">
        <w:rPr>
          <w:sz w:val="19"/>
        </w:rPr>
        <w:t xml:space="preserve"> virtual unit</w:t>
      </w:r>
      <w:r w:rsidR="00D42FEF">
        <w:rPr>
          <w:sz w:val="19"/>
        </w:rPr>
        <w:t>s</w:t>
      </w:r>
      <w:r w:rsidRPr="00564054">
        <w:rPr>
          <w:sz w:val="19"/>
        </w:rPr>
        <w:t xml:space="preserve"> on the</w:t>
      </w:r>
      <w:r w:rsidR="00BA62FE">
        <w:rPr>
          <w:sz w:val="19"/>
        </w:rPr>
        <w:t xml:space="preserve"> Production</w:t>
      </w:r>
      <w:r w:rsidRPr="00564054">
        <w:rPr>
          <w:sz w:val="19"/>
        </w:rPr>
        <w:t xml:space="preserve"> </w:t>
      </w:r>
      <w:r w:rsidR="00BA62FE">
        <w:rPr>
          <w:sz w:val="19"/>
        </w:rPr>
        <w:t>L</w:t>
      </w:r>
      <w:r w:rsidRPr="00564054">
        <w:rPr>
          <w:sz w:val="19"/>
        </w:rPr>
        <w:t xml:space="preserve">ine, </w:t>
      </w:r>
      <w:r w:rsidR="00BA62FE">
        <w:rPr>
          <w:sz w:val="19"/>
        </w:rPr>
        <w:t xml:space="preserve">the </w:t>
      </w:r>
      <w:r w:rsidRPr="00564054">
        <w:rPr>
          <w:sz w:val="19"/>
        </w:rPr>
        <w:t>Route</w:t>
      </w:r>
      <w:r w:rsidR="00BA62FE">
        <w:rPr>
          <w:sz w:val="19"/>
        </w:rPr>
        <w:t>-e</w:t>
      </w:r>
      <w:r w:rsidRPr="00564054">
        <w:rPr>
          <w:sz w:val="19"/>
        </w:rPr>
        <w:t>nable</w:t>
      </w:r>
      <w:r w:rsidR="0079227F">
        <w:rPr>
          <w:sz w:val="19"/>
        </w:rPr>
        <w:t>d</w:t>
      </w:r>
      <w:r w:rsidRPr="00564054">
        <w:rPr>
          <w:sz w:val="19"/>
        </w:rPr>
        <w:t xml:space="preserve"> </w:t>
      </w:r>
      <w:r w:rsidR="00BA62FE">
        <w:rPr>
          <w:sz w:val="19"/>
        </w:rPr>
        <w:t xml:space="preserve">Production </w:t>
      </w:r>
      <w:r w:rsidRPr="00564054">
        <w:rPr>
          <w:sz w:val="19"/>
        </w:rPr>
        <w:t xml:space="preserve">Line </w:t>
      </w:r>
      <w:r w:rsidR="00397CDD">
        <w:rPr>
          <w:sz w:val="19"/>
        </w:rPr>
        <w:t>will not be configured</w:t>
      </w:r>
      <w:commentRangeStart w:id="146"/>
      <w:commentRangeStart w:id="147"/>
      <w:r>
        <w:rPr>
          <w:sz w:val="19"/>
        </w:rPr>
        <w:t xml:space="preserve">. </w:t>
      </w:r>
      <w:commentRangeEnd w:id="146"/>
      <w:r w:rsidR="00BA62FE">
        <w:rPr>
          <w:rStyle w:val="CommentReference"/>
        </w:rPr>
        <w:commentReference w:id="146"/>
      </w:r>
      <w:r w:rsidR="00C340DE">
        <w:rPr>
          <w:sz w:val="19"/>
        </w:rPr>
        <w:t xml:space="preserve">In this case, </w:t>
      </w:r>
      <w:commentRangeEnd w:id="147"/>
      <w:r w:rsidR="00740786">
        <w:rPr>
          <w:rStyle w:val="CommentReference"/>
        </w:rPr>
        <w:commentReference w:id="147"/>
      </w:r>
      <w:r w:rsidR="00C340DE">
        <w:rPr>
          <w:sz w:val="19"/>
        </w:rPr>
        <w:t>y</w:t>
      </w:r>
      <w:commentRangeStart w:id="148"/>
      <w:commentRangeStart w:id="149"/>
      <w:r>
        <w:rPr>
          <w:sz w:val="19"/>
        </w:rPr>
        <w:t>ou</w:t>
      </w:r>
      <w:r w:rsidRPr="00564054">
        <w:rPr>
          <w:sz w:val="19"/>
        </w:rPr>
        <w:t xml:space="preserve"> must manually </w:t>
      </w:r>
      <w:r>
        <w:rPr>
          <w:sz w:val="19"/>
        </w:rPr>
        <w:t xml:space="preserve">select the </w:t>
      </w:r>
      <w:r w:rsidRPr="00564054">
        <w:rPr>
          <w:sz w:val="19"/>
        </w:rPr>
        <w:t>correct virtual un</w:t>
      </w:r>
      <w:r w:rsidR="004C3902">
        <w:rPr>
          <w:sz w:val="19"/>
        </w:rPr>
        <w:t xml:space="preserve">it and remove </w:t>
      </w:r>
      <w:r w:rsidR="00202E94">
        <w:rPr>
          <w:sz w:val="19"/>
        </w:rPr>
        <w:t>other virtual units</w:t>
      </w:r>
      <w:r w:rsidR="004C3902">
        <w:rPr>
          <w:sz w:val="19"/>
        </w:rPr>
        <w:t>.</w:t>
      </w:r>
      <w:commentRangeEnd w:id="148"/>
      <w:r w:rsidR="00BA62FE">
        <w:rPr>
          <w:rStyle w:val="CommentReference"/>
        </w:rPr>
        <w:commentReference w:id="148"/>
      </w:r>
      <w:commentRangeEnd w:id="149"/>
      <w:r w:rsidR="00C340DE">
        <w:rPr>
          <w:rStyle w:val="CommentReference"/>
        </w:rPr>
        <w:commentReference w:id="149"/>
      </w:r>
    </w:p>
    <w:p w14:paraId="21347118" w14:textId="07AE6A7B" w:rsidR="00BA62FE" w:rsidRDefault="035FC21B" w:rsidP="00C32DD4">
      <w:pPr>
        <w:pStyle w:val="ListParagraph"/>
        <w:numPr>
          <w:ilvl w:val="0"/>
          <w:numId w:val="37"/>
        </w:numPr>
        <w:tabs>
          <w:tab w:val="left" w:pos="445"/>
        </w:tabs>
        <w:spacing w:before="125"/>
        <w:rPr>
          <w:sz w:val="19"/>
          <w:szCs w:val="19"/>
        </w:rPr>
      </w:pPr>
      <w:commentRangeStart w:id="150"/>
      <w:r w:rsidRPr="035FC21B">
        <w:rPr>
          <w:sz w:val="19"/>
          <w:szCs w:val="19"/>
        </w:rPr>
        <w:t xml:space="preserve">In the </w:t>
      </w:r>
      <w:commentRangeStart w:id="151"/>
      <w:commentRangeStart w:id="152"/>
      <w:r w:rsidRPr="035FC21B">
        <w:rPr>
          <w:b/>
          <w:bCs/>
          <w:sz w:val="19"/>
          <w:szCs w:val="19"/>
        </w:rPr>
        <w:t>Client Management</w:t>
      </w:r>
      <w:r w:rsidRPr="035FC21B">
        <w:rPr>
          <w:sz w:val="19"/>
          <w:szCs w:val="19"/>
        </w:rPr>
        <w:t xml:space="preserve">, select </w:t>
      </w:r>
      <w:r w:rsidR="005A5C51">
        <w:rPr>
          <w:noProof/>
        </w:rPr>
        <w:drawing>
          <wp:inline distT="0" distB="0" distL="0" distR="0" wp14:anchorId="051E28ED" wp14:editId="2689B7DF">
            <wp:extent cx="134111" cy="169164"/>
            <wp:effectExtent l="0" t="0" r="0" b="0"/>
            <wp:docPr id="16406846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2">
                      <a:extLst>
                        <a:ext uri="{28A0092B-C50C-407E-A947-70E740481C1C}">
                          <a14:useLocalDpi xmlns:a14="http://schemas.microsoft.com/office/drawing/2010/main" val="0"/>
                        </a:ext>
                      </a:extLst>
                    </a:blip>
                    <a:stretch>
                      <a:fillRect/>
                    </a:stretch>
                  </pic:blipFill>
                  <pic:spPr>
                    <a:xfrm>
                      <a:off x="0" y="0"/>
                      <a:ext cx="134111" cy="169164"/>
                    </a:xfrm>
                    <a:prstGeom prst="rect">
                      <a:avLst/>
                    </a:prstGeom>
                  </pic:spPr>
                </pic:pic>
              </a:graphicData>
            </a:graphic>
          </wp:inline>
        </w:drawing>
      </w:r>
      <w:r w:rsidRPr="035FC21B">
        <w:rPr>
          <w:sz w:val="19"/>
          <w:szCs w:val="19"/>
        </w:rPr>
        <w:t xml:space="preserve">. </w:t>
      </w:r>
      <w:commentRangeEnd w:id="151"/>
      <w:r w:rsidR="005A5C51">
        <w:rPr>
          <w:rStyle w:val="CommentReference"/>
        </w:rPr>
        <w:commentReference w:id="151"/>
      </w:r>
      <w:commentRangeEnd w:id="152"/>
      <w:r w:rsidR="005A5C51">
        <w:rPr>
          <w:rStyle w:val="CommentReference"/>
        </w:rPr>
        <w:commentReference w:id="152"/>
      </w:r>
    </w:p>
    <w:p w14:paraId="719DC2BC" w14:textId="240CD510" w:rsidR="00364677" w:rsidRDefault="005A5C51" w:rsidP="00C32DD4">
      <w:pPr>
        <w:pStyle w:val="ListParagraph"/>
        <w:numPr>
          <w:ilvl w:val="0"/>
          <w:numId w:val="37"/>
        </w:numPr>
        <w:tabs>
          <w:tab w:val="left" w:pos="445"/>
        </w:tabs>
        <w:spacing w:before="125"/>
        <w:rPr>
          <w:sz w:val="19"/>
        </w:rPr>
      </w:pPr>
      <w:r>
        <w:rPr>
          <w:sz w:val="19"/>
        </w:rPr>
        <w:t xml:space="preserve">In the </w:t>
      </w:r>
      <w:commentRangeStart w:id="153"/>
      <w:commentRangeStart w:id="154"/>
      <w:r w:rsidR="00710EBD" w:rsidRPr="003C4749">
        <w:rPr>
          <w:b/>
          <w:sz w:val="19"/>
        </w:rPr>
        <w:t>D</w:t>
      </w:r>
      <w:r w:rsidR="00C12497" w:rsidRPr="003C4749">
        <w:rPr>
          <w:b/>
          <w:sz w:val="19"/>
        </w:rPr>
        <w:t>isplay</w:t>
      </w:r>
      <w:r w:rsidR="000F06C9" w:rsidRPr="003C4749">
        <w:rPr>
          <w:sz w:val="19"/>
        </w:rPr>
        <w:t>,</w:t>
      </w:r>
      <w:r>
        <w:rPr>
          <w:sz w:val="19"/>
        </w:rPr>
        <w:t xml:space="preserve"> select </w:t>
      </w:r>
      <w:r w:rsidRPr="00012B65">
        <w:rPr>
          <w:noProof/>
          <w:sz w:val="19"/>
        </w:rPr>
        <w:drawing>
          <wp:inline distT="0" distB="0" distL="0" distR="0" wp14:anchorId="2A3A869A" wp14:editId="224A7D97">
            <wp:extent cx="134111" cy="169164"/>
            <wp:effectExtent l="0" t="0" r="0" b="0"/>
            <wp:docPr id="19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34111" cy="169164"/>
                    </a:xfrm>
                    <a:prstGeom prst="rect">
                      <a:avLst/>
                    </a:prstGeom>
                  </pic:spPr>
                </pic:pic>
              </a:graphicData>
            </a:graphic>
          </wp:inline>
        </w:drawing>
      </w:r>
      <w:r>
        <w:rPr>
          <w:sz w:val="19"/>
        </w:rPr>
        <w:t xml:space="preserve">, </w:t>
      </w:r>
      <w:r w:rsidR="000F06C9" w:rsidRPr="003C4749">
        <w:rPr>
          <w:sz w:val="19"/>
        </w:rPr>
        <w:t>and then sele</w:t>
      </w:r>
      <w:r w:rsidR="00540463">
        <w:rPr>
          <w:sz w:val="19"/>
        </w:rPr>
        <w:t xml:space="preserve">ct the display </w:t>
      </w:r>
      <w:commentRangeEnd w:id="153"/>
      <w:r w:rsidR="00557E24">
        <w:rPr>
          <w:rStyle w:val="CommentReference"/>
        </w:rPr>
        <w:commentReference w:id="153"/>
      </w:r>
      <w:commentRangeEnd w:id="154"/>
      <w:r>
        <w:rPr>
          <w:rStyle w:val="CommentReference"/>
        </w:rPr>
        <w:commentReference w:id="154"/>
      </w:r>
      <w:r w:rsidR="00540463">
        <w:rPr>
          <w:sz w:val="19"/>
        </w:rPr>
        <w:t>group.</w:t>
      </w:r>
      <w:r w:rsidR="005448FE">
        <w:rPr>
          <w:sz w:val="19"/>
        </w:rPr>
        <w:t xml:space="preserve"> </w:t>
      </w:r>
      <w:r w:rsidR="00557E24">
        <w:rPr>
          <w:sz w:val="19"/>
        </w:rPr>
        <w:br/>
      </w:r>
      <w:r w:rsidR="006D2C6F">
        <w:rPr>
          <w:sz w:val="19"/>
        </w:rPr>
        <w:t>Ensure that the</w:t>
      </w:r>
      <w:r w:rsidR="00710EBD" w:rsidRPr="003C4749">
        <w:rPr>
          <w:sz w:val="19"/>
        </w:rPr>
        <w:t xml:space="preserve"> </w:t>
      </w:r>
      <w:commentRangeStart w:id="155"/>
      <w:commentRangeStart w:id="156"/>
      <w:r w:rsidR="00710EBD" w:rsidRPr="003C4749">
        <w:rPr>
          <w:sz w:val="19"/>
        </w:rPr>
        <w:t>Schedule and Waste View</w:t>
      </w:r>
      <w:r w:rsidR="00FA5B85">
        <w:rPr>
          <w:sz w:val="19"/>
        </w:rPr>
        <w:t>s</w:t>
      </w:r>
      <w:r w:rsidR="00710EBD" w:rsidRPr="003C4749">
        <w:rPr>
          <w:sz w:val="19"/>
        </w:rPr>
        <w:t xml:space="preserve"> </w:t>
      </w:r>
      <w:commentRangeEnd w:id="155"/>
      <w:r w:rsidR="00557E24">
        <w:rPr>
          <w:rStyle w:val="CommentReference"/>
        </w:rPr>
        <w:commentReference w:id="155"/>
      </w:r>
      <w:commentRangeEnd w:id="156"/>
      <w:r w:rsidR="00FA5B85">
        <w:rPr>
          <w:rStyle w:val="CommentReference"/>
        </w:rPr>
        <w:commentReference w:id="156"/>
      </w:r>
      <w:r w:rsidR="00710EBD" w:rsidRPr="003C4749">
        <w:rPr>
          <w:sz w:val="19"/>
        </w:rPr>
        <w:t xml:space="preserve">for the </w:t>
      </w:r>
      <w:r w:rsidR="00557E24">
        <w:rPr>
          <w:sz w:val="19"/>
        </w:rPr>
        <w:t>R</w:t>
      </w:r>
      <w:r w:rsidR="00710EBD" w:rsidRPr="003C4749">
        <w:rPr>
          <w:sz w:val="19"/>
        </w:rPr>
        <w:t>oute</w:t>
      </w:r>
      <w:r w:rsidR="00557E24">
        <w:rPr>
          <w:sz w:val="19"/>
        </w:rPr>
        <w:t>-</w:t>
      </w:r>
      <w:r w:rsidR="00710EBD" w:rsidRPr="003C4749">
        <w:rPr>
          <w:sz w:val="19"/>
        </w:rPr>
        <w:t xml:space="preserve">enabled path </w:t>
      </w:r>
      <w:r w:rsidR="00682319">
        <w:rPr>
          <w:sz w:val="19"/>
        </w:rPr>
        <w:t>appear</w:t>
      </w:r>
      <w:commentRangeStart w:id="157"/>
      <w:commentRangeStart w:id="158"/>
      <w:r w:rsidR="00710EBD" w:rsidRPr="003C4749">
        <w:rPr>
          <w:sz w:val="19"/>
        </w:rPr>
        <w:t xml:space="preserve"> </w:t>
      </w:r>
      <w:commentRangeEnd w:id="157"/>
      <w:r w:rsidR="00557E24">
        <w:rPr>
          <w:rStyle w:val="CommentReference"/>
        </w:rPr>
        <w:commentReference w:id="157"/>
      </w:r>
      <w:commentRangeEnd w:id="158"/>
      <w:r w:rsidR="00420407">
        <w:rPr>
          <w:rStyle w:val="CommentReference"/>
        </w:rPr>
        <w:commentReference w:id="158"/>
      </w:r>
      <w:r w:rsidR="00710EBD" w:rsidRPr="003C4749">
        <w:rPr>
          <w:sz w:val="19"/>
        </w:rPr>
        <w:t>in the pane.</w:t>
      </w:r>
      <w:r w:rsidR="00364677" w:rsidRPr="003C4749">
        <w:rPr>
          <w:sz w:val="19"/>
        </w:rPr>
        <w:t xml:space="preserve"> </w:t>
      </w:r>
    </w:p>
    <w:p w14:paraId="18983E52" w14:textId="427D5B52" w:rsidR="00557E24" w:rsidRPr="003C4749" w:rsidRDefault="00557E24" w:rsidP="0092341D">
      <w:pPr>
        <w:pStyle w:val="ListParagraph"/>
        <w:tabs>
          <w:tab w:val="left" w:pos="445"/>
        </w:tabs>
        <w:spacing w:before="125"/>
        <w:ind w:firstLine="0"/>
        <w:rPr>
          <w:sz w:val="19"/>
        </w:rPr>
      </w:pPr>
      <w:r>
        <w:rPr>
          <w:sz w:val="19"/>
        </w:rPr>
        <w:t>Note:</w:t>
      </w:r>
    </w:p>
    <w:p w14:paraId="125B0FFA" w14:textId="2F083486" w:rsidR="004C3902" w:rsidRDefault="00364677" w:rsidP="001A5B1D">
      <w:pPr>
        <w:pStyle w:val="ListParagraph"/>
        <w:numPr>
          <w:ilvl w:val="0"/>
          <w:numId w:val="30"/>
        </w:numPr>
        <w:tabs>
          <w:tab w:val="left" w:pos="445"/>
        </w:tabs>
        <w:spacing w:before="125"/>
        <w:rPr>
          <w:sz w:val="19"/>
        </w:rPr>
      </w:pPr>
      <w:r w:rsidRPr="00402592">
        <w:rPr>
          <w:sz w:val="19"/>
        </w:rPr>
        <w:t xml:space="preserve">If a schedule view does not exist, configure it </w:t>
      </w:r>
      <w:r w:rsidR="00557E24">
        <w:rPr>
          <w:sz w:val="19"/>
        </w:rPr>
        <w:t>according to</w:t>
      </w:r>
      <w:r w:rsidRPr="00402592">
        <w:rPr>
          <w:sz w:val="19"/>
        </w:rPr>
        <w:t xml:space="preserve"> the </w:t>
      </w:r>
      <w:commentRangeStart w:id="159"/>
      <w:commentRangeStart w:id="160"/>
      <w:r w:rsidRPr="00402592">
        <w:rPr>
          <w:sz w:val="19"/>
        </w:rPr>
        <w:t>default configuration</w:t>
      </w:r>
      <w:commentRangeEnd w:id="159"/>
      <w:r w:rsidR="00E91698">
        <w:rPr>
          <w:rStyle w:val="CommentReference"/>
        </w:rPr>
        <w:commentReference w:id="159"/>
      </w:r>
      <w:commentRangeEnd w:id="160"/>
      <w:r w:rsidR="005750F5">
        <w:rPr>
          <w:rStyle w:val="CommentReference"/>
        </w:rPr>
        <w:commentReference w:id="160"/>
      </w:r>
      <w:r w:rsidRPr="00402592">
        <w:rPr>
          <w:sz w:val="19"/>
        </w:rPr>
        <w:t>, and</w:t>
      </w:r>
      <w:r w:rsidR="00557E24">
        <w:rPr>
          <w:sz w:val="19"/>
        </w:rPr>
        <w:t xml:space="preserve"> then</w:t>
      </w:r>
      <w:r w:rsidRPr="00402592">
        <w:rPr>
          <w:sz w:val="19"/>
        </w:rPr>
        <w:t xml:space="preserve"> set the security group to </w:t>
      </w:r>
      <w:r>
        <w:rPr>
          <w:b/>
          <w:sz w:val="19"/>
        </w:rPr>
        <w:t>Administrator</w:t>
      </w:r>
      <w:r>
        <w:rPr>
          <w:sz w:val="19"/>
        </w:rPr>
        <w:t>.</w:t>
      </w:r>
    </w:p>
    <w:p w14:paraId="4B18053A" w14:textId="68D3C255" w:rsidR="00EA3672" w:rsidRPr="009304AE" w:rsidRDefault="035FC21B" w:rsidP="035FC21B">
      <w:pPr>
        <w:pStyle w:val="ListParagraph"/>
        <w:numPr>
          <w:ilvl w:val="0"/>
          <w:numId w:val="30"/>
        </w:numPr>
        <w:tabs>
          <w:tab w:val="left" w:pos="445"/>
        </w:tabs>
        <w:spacing w:before="125"/>
        <w:rPr>
          <w:sz w:val="19"/>
          <w:szCs w:val="19"/>
        </w:rPr>
      </w:pPr>
      <w:r w:rsidRPr="035FC21B">
        <w:rPr>
          <w:sz w:val="19"/>
          <w:szCs w:val="19"/>
        </w:rPr>
        <w:t xml:space="preserve">If a waste view does not exist, configure it according to the </w:t>
      </w:r>
      <w:commentRangeStart w:id="161"/>
      <w:commentRangeStart w:id="162"/>
      <w:r w:rsidRPr="035FC21B">
        <w:rPr>
          <w:sz w:val="19"/>
          <w:szCs w:val="19"/>
        </w:rPr>
        <w:t>default configuration</w:t>
      </w:r>
      <w:commentRangeEnd w:id="161"/>
      <w:r w:rsidR="00EA3672">
        <w:rPr>
          <w:rStyle w:val="CommentReference"/>
        </w:rPr>
        <w:commentReference w:id="161"/>
      </w:r>
      <w:commentRangeEnd w:id="162"/>
      <w:r w:rsidR="00EA3672">
        <w:rPr>
          <w:rStyle w:val="CommentReference"/>
        </w:rPr>
        <w:commentReference w:id="162"/>
      </w:r>
      <w:r w:rsidRPr="035FC21B">
        <w:rPr>
          <w:sz w:val="19"/>
          <w:szCs w:val="19"/>
        </w:rPr>
        <w:t xml:space="preserve">, and then set the security group to </w:t>
      </w:r>
      <w:r w:rsidRPr="035FC21B">
        <w:rPr>
          <w:b/>
          <w:bCs/>
          <w:sz w:val="19"/>
          <w:szCs w:val="19"/>
        </w:rPr>
        <w:t>Administrator.</w:t>
      </w:r>
      <w:commentRangeEnd w:id="150"/>
      <w:r w:rsidR="00EA3672">
        <w:rPr>
          <w:rStyle w:val="CommentReference"/>
        </w:rPr>
        <w:commentReference w:id="150"/>
      </w:r>
    </w:p>
    <w:p w14:paraId="07987F44" w14:textId="77777777" w:rsidR="00AF034A" w:rsidRDefault="00AF034A" w:rsidP="009304AE">
      <w:pPr>
        <w:tabs>
          <w:tab w:val="left" w:pos="445"/>
        </w:tabs>
        <w:spacing w:before="125"/>
        <w:rPr>
          <w:sz w:val="19"/>
        </w:rPr>
      </w:pPr>
    </w:p>
    <w:p w14:paraId="5E44BC26" w14:textId="520AE8F9" w:rsidR="009304AE" w:rsidRDefault="009304AE" w:rsidP="009304AE">
      <w:pPr>
        <w:tabs>
          <w:tab w:val="left" w:pos="445"/>
        </w:tabs>
        <w:spacing w:before="125"/>
        <w:rPr>
          <w:sz w:val="19"/>
        </w:rPr>
      </w:pPr>
      <w:r>
        <w:rPr>
          <w:sz w:val="19"/>
        </w:rPr>
        <w:t>See Also</w:t>
      </w:r>
    </w:p>
    <w:p w14:paraId="132B1774" w14:textId="10BB0AE8" w:rsidR="009304AE" w:rsidRDefault="009304AE" w:rsidP="009304AE">
      <w:pPr>
        <w:tabs>
          <w:tab w:val="left" w:pos="445"/>
        </w:tabs>
        <w:spacing w:before="125"/>
        <w:rPr>
          <w:sz w:val="19"/>
        </w:rPr>
      </w:pPr>
      <w:r>
        <w:rPr>
          <w:sz w:val="19"/>
        </w:rPr>
        <w:t>&lt;Cross-ref link to 118 Batch Analysis topic.&gt;</w:t>
      </w:r>
    </w:p>
    <w:sectPr w:rsidR="009304AE">
      <w:headerReference w:type="default" r:id="rId27"/>
      <w:footerReference w:type="default" r:id="rId28"/>
      <w:pgSz w:w="12240" w:h="15840"/>
      <w:pgMar w:top="1040" w:right="960" w:bottom="260" w:left="940" w:header="0" w:footer="6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Blackwell, Ryan (GE Digital)" w:date="2018-12-13T10:01:00Z" w:initials="BR(D">
    <w:p w14:paraId="4BBCBDD1" w14:textId="042F5C01" w:rsidR="00B10ED0" w:rsidRDefault="00B10ED0">
      <w:pPr>
        <w:pStyle w:val="CommentText"/>
      </w:pPr>
      <w:r>
        <w:rPr>
          <w:rStyle w:val="CommentReference"/>
        </w:rPr>
        <w:annotationRef/>
      </w:r>
      <w:r>
        <w:t>The second sentence is not a complete sentence, and so should be added to the first. Like, “…select &lt;image&gt;, where …”</w:t>
      </w:r>
    </w:p>
  </w:comment>
  <w:comment w:id="2" w:author="Mohammed, Reshma (GE Digital, consultant)" w:date="2018-12-14T10:46:00Z" w:initials="MR(Dc">
    <w:p w14:paraId="599FF294" w14:textId="555B5AE5" w:rsidR="00FF280D" w:rsidRDefault="00FF280D">
      <w:pPr>
        <w:pStyle w:val="CommentText"/>
      </w:pPr>
      <w:r>
        <w:rPr>
          <w:rStyle w:val="CommentReference"/>
        </w:rPr>
        <w:annotationRef/>
      </w:r>
      <w:r>
        <w:t>updated</w:t>
      </w:r>
    </w:p>
  </w:comment>
  <w:comment w:id="3" w:author="Blackwell, Ryan (GE Digital)" w:date="2018-12-13T10:03:00Z" w:initials="BR(D">
    <w:p w14:paraId="27E93595" w14:textId="4675BF44" w:rsidR="00B10ED0" w:rsidRDefault="00B10ED0">
      <w:pPr>
        <w:pStyle w:val="CommentText"/>
      </w:pPr>
      <w:r>
        <w:rPr>
          <w:rStyle w:val="CommentReference"/>
        </w:rPr>
        <w:annotationRef/>
      </w:r>
      <w:r>
        <w:t xml:space="preserve">There is inconsistent application of “1” and “one” in this table. I think Microsoft style favors using “one,” as </w:t>
      </w:r>
      <w:hyperlink r:id="rId1" w:history="1">
        <w:r w:rsidRPr="008D0FE4">
          <w:rPr>
            <w:rStyle w:val="Hyperlink"/>
          </w:rPr>
          <w:t>it recommends writing out numbers zero through nine in body text</w:t>
        </w:r>
      </w:hyperlink>
      <w:r>
        <w:t>. Please standardize accordingly.</w:t>
      </w:r>
    </w:p>
  </w:comment>
  <w:comment w:id="4" w:author="Mohammed, Reshma (GE Digital, consultant)" w:date="2018-12-14T10:20:00Z" w:initials="MR(Dc">
    <w:p w14:paraId="3517588B" w14:textId="12192DD5" w:rsidR="00B10ED0" w:rsidRDefault="00B10ED0">
      <w:pPr>
        <w:pStyle w:val="CommentText"/>
      </w:pPr>
      <w:r>
        <w:rPr>
          <w:rStyle w:val="CommentReference"/>
        </w:rPr>
        <w:annotationRef/>
      </w:r>
      <w:r>
        <w:t>This is the message that appears on the UI. I have taken it as is…</w:t>
      </w:r>
    </w:p>
  </w:comment>
  <w:comment w:id="6" w:author="Blackwell, Ryan (GE Digital)" w:date="2018-12-13T10:07:00Z" w:initials="BR(D">
    <w:p w14:paraId="2E37708A" w14:textId="69EF001A" w:rsidR="00B10ED0" w:rsidRDefault="00B10ED0">
      <w:pPr>
        <w:pStyle w:val="CommentText"/>
      </w:pPr>
      <w:r>
        <w:rPr>
          <w:rStyle w:val="CommentReference"/>
        </w:rPr>
        <w:annotationRef/>
      </w:r>
      <w:r>
        <w:t>No tags/bolding on field names (</w:t>
      </w:r>
      <w:hyperlink r:id="rId2" w:history="1">
        <w:r w:rsidRPr="008D0FE4">
          <w:rPr>
            <w:rStyle w:val="Hyperlink"/>
          </w:rPr>
          <w:t>internal style</w:t>
        </w:r>
      </w:hyperlink>
      <w:r>
        <w:t>)</w:t>
      </w:r>
    </w:p>
  </w:comment>
  <w:comment w:id="7" w:author="Mohammed, Reshma (GE Digital, consultant)" w:date="2018-12-14T10:46:00Z" w:initials="MR(Dc">
    <w:p w14:paraId="56388316" w14:textId="58AC009A" w:rsidR="00FF280D" w:rsidRDefault="00FF280D">
      <w:pPr>
        <w:pStyle w:val="CommentText"/>
      </w:pPr>
      <w:r>
        <w:rPr>
          <w:rStyle w:val="CommentReference"/>
        </w:rPr>
        <w:annotationRef/>
      </w:r>
      <w:r>
        <w:t>updated</w:t>
      </w:r>
    </w:p>
  </w:comment>
  <w:comment w:id="9" w:author="Blackwell, Ryan (GE Digital)" w:date="2018-12-13T10:08:00Z" w:initials="BR(D">
    <w:p w14:paraId="10E3C6EE" w14:textId="71A17A8D" w:rsidR="00B10ED0" w:rsidRDefault="00B10ED0">
      <w:pPr>
        <w:pStyle w:val="CommentText"/>
      </w:pPr>
      <w:r>
        <w:rPr>
          <w:rStyle w:val="CommentReference"/>
        </w:rPr>
        <w:annotationRef/>
      </w:r>
      <w:r>
        <w:t>Values also are not bold/tagged in our doc</w:t>
      </w:r>
    </w:p>
  </w:comment>
  <w:comment w:id="10" w:author="Mohammed, Reshma (GE Digital, consultant)" w:date="2018-12-14T10:46:00Z" w:initials="MR(Dc">
    <w:p w14:paraId="37DB1A94" w14:textId="16C31CE7" w:rsidR="00FF280D" w:rsidRDefault="00FF280D">
      <w:pPr>
        <w:pStyle w:val="CommentText"/>
      </w:pPr>
      <w:r>
        <w:rPr>
          <w:rStyle w:val="CommentReference"/>
        </w:rPr>
        <w:annotationRef/>
      </w:r>
      <w:r>
        <w:t>removed</w:t>
      </w:r>
    </w:p>
  </w:comment>
  <w:comment w:id="12" w:author="Blackwell, Ryan (GE Digital)" w:date="2018-12-13T10:09:00Z" w:initials="BR(D">
    <w:p w14:paraId="5E95EA79" w14:textId="6BA8209A" w:rsidR="00B10ED0" w:rsidRDefault="00B10ED0">
      <w:pPr>
        <w:pStyle w:val="CommentText"/>
      </w:pPr>
      <w:r>
        <w:rPr>
          <w:rStyle w:val="CommentReference"/>
        </w:rPr>
        <w:annotationRef/>
      </w:r>
      <w:r>
        <w:t xml:space="preserve">“… </w:t>
      </w:r>
      <w:r w:rsidRPr="00F87B9F">
        <w:rPr>
          <w:rFonts w:eastAsia="Times New Roman"/>
          <w:b/>
          <w:bCs/>
          <w:sz w:val="19"/>
          <w:szCs w:val="19"/>
        </w:rPr>
        <w:t>&lt;Production Unit:</w:t>
      </w:r>
      <w:r>
        <w:rPr>
          <w:rFonts w:eastAsia="Times New Roman"/>
          <w:b/>
          <w:bCs/>
          <w:sz w:val="19"/>
          <w:szCs w:val="19"/>
        </w:rPr>
        <w:t xml:space="preserve"> </w:t>
      </w:r>
      <w:r w:rsidRPr="00F87B9F">
        <w:rPr>
          <w:rFonts w:eastAsia="Times New Roman"/>
          <w:b/>
          <w:bCs/>
          <w:sz w:val="19"/>
          <w:szCs w:val="19"/>
        </w:rPr>
        <w:t>Production Line&gt;</w:t>
      </w:r>
      <w:r>
        <w:rPr>
          <w:rFonts w:eastAsia="Times New Roman"/>
          <w:b/>
          <w:bCs/>
          <w:sz w:val="19"/>
          <w:szCs w:val="19"/>
        </w:rPr>
        <w:t xml:space="preserve">. </w:t>
      </w:r>
      <w:r w:rsidRPr="008D0FE4">
        <w:rPr>
          <w:rFonts w:eastAsia="Times New Roman"/>
          <w:bCs/>
          <w:sz w:val="19"/>
          <w:szCs w:val="19"/>
        </w:rPr>
        <w:t>En</w:t>
      </w:r>
      <w:r>
        <w:rPr>
          <w:sz w:val="19"/>
        </w:rPr>
        <w:t>sure that …”</w:t>
      </w:r>
    </w:p>
  </w:comment>
  <w:comment w:id="13" w:author="Mohammed, Reshma (GE Digital, consultant)" w:date="2018-12-14T10:46:00Z" w:initials="MR(Dc">
    <w:p w14:paraId="5C50F88F" w14:textId="266CD2AE" w:rsidR="00FF280D" w:rsidRDefault="00FF280D">
      <w:pPr>
        <w:pStyle w:val="CommentText"/>
      </w:pPr>
      <w:r>
        <w:rPr>
          <w:rStyle w:val="CommentReference"/>
        </w:rPr>
        <w:annotationRef/>
      </w:r>
      <w:r>
        <w:t>updated</w:t>
      </w:r>
    </w:p>
  </w:comment>
  <w:comment w:id="16" w:author="Blackwell, Ryan (GE Digital)" w:date="2018-12-13T10:11:00Z" w:initials="BR(D">
    <w:p w14:paraId="452DE9FE" w14:textId="0B49DBEC" w:rsidR="00B10ED0" w:rsidRDefault="00B10ED0">
      <w:pPr>
        <w:pStyle w:val="CommentText"/>
      </w:pPr>
      <w:r>
        <w:rPr>
          <w:rStyle w:val="CommentReference"/>
        </w:rPr>
        <w:annotationRef/>
      </w:r>
      <w:r>
        <w:t>Not sure what’s going on here. Is &lt;</w:t>
      </w:r>
      <w:proofErr w:type="spellStart"/>
      <w:r>
        <w:t>ED_Model_Id</w:t>
      </w:r>
      <w:proofErr w:type="spellEnd"/>
      <w:r>
        <w:t xml:space="preserve">&gt; a field/box? If so, please add the appropriate </w:t>
      </w:r>
      <w:proofErr w:type="spellStart"/>
      <w:r>
        <w:t>ui</w:t>
      </w:r>
      <w:proofErr w:type="spellEnd"/>
      <w:r>
        <w:t xml:space="preserve"> entity. Please apply the approach to bolding/tagging described in previous comments.</w:t>
      </w:r>
    </w:p>
    <w:p w14:paraId="2B86919A" w14:textId="648C8281" w:rsidR="00B10ED0" w:rsidRDefault="00B10ED0">
      <w:pPr>
        <w:pStyle w:val="CommentText"/>
      </w:pPr>
    </w:p>
    <w:p w14:paraId="7D778C97" w14:textId="0183EDDC" w:rsidR="00B10ED0" w:rsidRDefault="00B10ED0">
      <w:pPr>
        <w:pStyle w:val="CommentText"/>
      </w:pPr>
      <w:r>
        <w:t xml:space="preserve">Really not sure about the second line. Please ensure this appears as intended </w:t>
      </w:r>
    </w:p>
  </w:comment>
  <w:comment w:id="17" w:author="Mohammed, Reshma (GE Digital, consultant)" w:date="2018-12-14T10:46:00Z" w:initials="MR(Dc">
    <w:p w14:paraId="5E39C9AC" w14:textId="4D0F3AD6" w:rsidR="00FF280D" w:rsidRDefault="00FF280D">
      <w:pPr>
        <w:pStyle w:val="CommentText"/>
      </w:pPr>
      <w:r>
        <w:rPr>
          <w:rStyle w:val="CommentReference"/>
        </w:rPr>
        <w:annotationRef/>
      </w:r>
      <w:r>
        <w:t>updated</w:t>
      </w:r>
    </w:p>
  </w:comment>
  <w:comment w:id="18" w:author="Blackwell, Ryan (GE Digital)" w:date="2018-12-13T10:14:00Z" w:initials="BR(D">
    <w:p w14:paraId="3D48C765" w14:textId="61002599" w:rsidR="00B10ED0" w:rsidRDefault="00B10ED0">
      <w:pPr>
        <w:pStyle w:val="CommentText"/>
      </w:pPr>
      <w:r>
        <w:rPr>
          <w:rStyle w:val="CommentReference"/>
        </w:rPr>
        <w:annotationRef/>
      </w:r>
      <w:r>
        <w:t xml:space="preserve">Something like “the value in the &lt;is active&gt; field is 1.” </w:t>
      </w:r>
    </w:p>
  </w:comment>
  <w:comment w:id="19" w:author="Mohammed, Reshma (GE Digital, consultant)" w:date="2018-12-14T10:45:00Z" w:initials="MR(Dc">
    <w:p w14:paraId="422AA7BE" w14:textId="1419570E" w:rsidR="00FF280D" w:rsidRDefault="00FF280D">
      <w:pPr>
        <w:pStyle w:val="CommentText"/>
      </w:pPr>
      <w:r>
        <w:rPr>
          <w:rStyle w:val="CommentReference"/>
        </w:rPr>
        <w:annotationRef/>
      </w:r>
      <w:r>
        <w:t>updated</w:t>
      </w:r>
    </w:p>
  </w:comment>
  <w:comment w:id="20" w:author="Blackwell, Ryan (GE Digital)" w:date="2018-12-13T10:26:00Z" w:initials="BR(D">
    <w:p w14:paraId="09E8C81F" w14:textId="2183A7D3" w:rsidR="00B10ED0" w:rsidRDefault="00B10ED0">
      <w:pPr>
        <w:pStyle w:val="CommentText"/>
      </w:pPr>
      <w:r>
        <w:rPr>
          <w:rStyle w:val="CommentReference"/>
        </w:rPr>
        <w:annotationRef/>
      </w:r>
      <w:r>
        <w:t>Nonstandard; can you revise?</w:t>
      </w:r>
    </w:p>
  </w:comment>
  <w:comment w:id="21" w:author="Mohammed, Reshma (GE Digital, consultant)" w:date="2018-12-14T11:01:00Z" w:initials="MR(Dc">
    <w:p w14:paraId="06B9DFF2" w14:textId="6CA85926" w:rsidR="00224A7E" w:rsidRDefault="00224A7E">
      <w:pPr>
        <w:pStyle w:val="CommentText"/>
      </w:pPr>
      <w:r>
        <w:rPr>
          <w:rStyle w:val="CommentReference"/>
        </w:rPr>
        <w:annotationRef/>
      </w:r>
      <w:r>
        <w:t>updated</w:t>
      </w:r>
    </w:p>
  </w:comment>
  <w:comment w:id="23" w:author="Blackwell, Ryan (GE Digital)" w:date="2018-12-13T10:27:00Z" w:initials="BR(D">
    <w:p w14:paraId="52CA14BB" w14:textId="3F9552ED" w:rsidR="00B10ED0" w:rsidRDefault="00B10ED0">
      <w:pPr>
        <w:pStyle w:val="CommentText"/>
      </w:pPr>
      <w:r>
        <w:rPr>
          <w:rStyle w:val="CommentReference"/>
        </w:rPr>
        <w:annotationRef/>
      </w:r>
      <w:r>
        <w:t>I think all the bolding/tagging should be removed</w:t>
      </w:r>
    </w:p>
  </w:comment>
  <w:comment w:id="24" w:author="Mohammed, Reshma (GE Digital, consultant)" w:date="2018-12-14T10:36:00Z" w:initials="MR(Dc">
    <w:p w14:paraId="212B4916" w14:textId="576585DB" w:rsidR="00ED0281" w:rsidRDefault="00ED0281">
      <w:pPr>
        <w:pStyle w:val="CommentText"/>
      </w:pPr>
      <w:r>
        <w:rPr>
          <w:rStyle w:val="CommentReference"/>
        </w:rPr>
        <w:annotationRef/>
      </w:r>
      <w:r>
        <w:t>removed</w:t>
      </w:r>
    </w:p>
  </w:comment>
  <w:comment w:id="43" w:author="Blackwell, Ryan (GE Digital)" w:date="2018-12-13T10:30:00Z" w:initials="BR(D">
    <w:p w14:paraId="6E069D51" w14:textId="573D7B69" w:rsidR="00B10ED0" w:rsidRDefault="00B10ED0">
      <w:pPr>
        <w:pStyle w:val="CommentText"/>
      </w:pPr>
      <w:r>
        <w:rPr>
          <w:rStyle w:val="CommentReference"/>
        </w:rPr>
        <w:annotationRef/>
      </w:r>
      <w:r>
        <w:t>“</w:t>
      </w:r>
      <w:r>
        <w:rPr>
          <w:sz w:val="19"/>
        </w:rPr>
        <w:t>is more than one</w:t>
      </w:r>
      <w:r w:rsidRPr="00564054">
        <w:rPr>
          <w:sz w:val="19"/>
        </w:rPr>
        <w:t xml:space="preserve"> virtual unit</w:t>
      </w:r>
      <w:r>
        <w:rPr>
          <w:sz w:val="19"/>
        </w:rPr>
        <w:t>”</w:t>
      </w:r>
    </w:p>
  </w:comment>
  <w:comment w:id="44" w:author="Mohammed, Reshma (GE Digital, consultant)" w:date="2018-12-14T10:44:00Z" w:initials="MR(Dc">
    <w:p w14:paraId="30C4BC9E" w14:textId="405666DF" w:rsidR="00FF280D" w:rsidRDefault="00FF280D">
      <w:pPr>
        <w:pStyle w:val="CommentText"/>
      </w:pPr>
      <w:r>
        <w:rPr>
          <w:rStyle w:val="CommentReference"/>
        </w:rPr>
        <w:annotationRef/>
      </w:r>
      <w:r>
        <w:t>updated</w:t>
      </w:r>
    </w:p>
  </w:comment>
  <w:comment w:id="45" w:author="Blackwell, Ryan (GE Digital)" w:date="2018-12-13T10:30:00Z" w:initials="BR(D">
    <w:p w14:paraId="6CB43DCA" w14:textId="485960AA" w:rsidR="00B10ED0" w:rsidRDefault="00B10ED0">
      <w:pPr>
        <w:pStyle w:val="CommentText"/>
      </w:pPr>
      <w:r>
        <w:rPr>
          <w:rStyle w:val="CommentReference"/>
        </w:rPr>
        <w:annotationRef/>
      </w:r>
      <w:r>
        <w:t>“… Line, you …”</w:t>
      </w:r>
    </w:p>
  </w:comment>
  <w:comment w:id="46" w:author="Mohammed, Reshma (GE Digital, consultant)" w:date="2018-12-14T10:44:00Z" w:initials="MR(Dc">
    <w:p w14:paraId="4DB5607D" w14:textId="50D12EBB" w:rsidR="00FF280D" w:rsidRDefault="00FF280D">
      <w:pPr>
        <w:pStyle w:val="CommentText"/>
      </w:pPr>
      <w:r>
        <w:rPr>
          <w:rStyle w:val="CommentReference"/>
        </w:rPr>
        <w:annotationRef/>
      </w:r>
      <w:r>
        <w:t>updated</w:t>
      </w:r>
    </w:p>
  </w:comment>
  <w:comment w:id="47" w:author="Blackwell, Ryan (GE Digital)" w:date="2018-12-13T10:30:00Z" w:initials="BR(D">
    <w:p w14:paraId="27DE2BF5" w14:textId="74993F4F" w:rsidR="00B10ED0" w:rsidRDefault="00B10ED0">
      <w:pPr>
        <w:pStyle w:val="CommentText"/>
      </w:pPr>
      <w:r>
        <w:rPr>
          <w:rStyle w:val="CommentReference"/>
        </w:rPr>
        <w:annotationRef/>
      </w:r>
      <w:r>
        <w:t xml:space="preserve">Needs a </w:t>
      </w:r>
      <w:proofErr w:type="spellStart"/>
      <w:r>
        <w:t>ui</w:t>
      </w:r>
      <w:proofErr w:type="spellEnd"/>
      <w:r>
        <w:t xml:space="preserve"> area reference</w:t>
      </w:r>
    </w:p>
  </w:comment>
  <w:comment w:id="48" w:author="Mohammed, Reshma (GE Digital, consultant)" w:date="2018-12-14T10:45:00Z" w:initials="MR(Dc">
    <w:p w14:paraId="03FA97A6" w14:textId="45E14C71" w:rsidR="00FF280D" w:rsidRDefault="00FF280D">
      <w:pPr>
        <w:pStyle w:val="CommentText"/>
      </w:pPr>
      <w:r>
        <w:rPr>
          <w:rStyle w:val="CommentReference"/>
        </w:rPr>
        <w:annotationRef/>
      </w:r>
      <w:r>
        <w:t>added</w:t>
      </w:r>
    </w:p>
  </w:comment>
  <w:comment w:id="49" w:author="Blackwell, Ryan (GE Digital)" w:date="2018-12-13T10:31:00Z" w:initials="BR(D">
    <w:p w14:paraId="361EC18C" w14:textId="678CB277" w:rsidR="00B10ED0" w:rsidRDefault="00B10ED0">
      <w:pPr>
        <w:pStyle w:val="CommentText"/>
      </w:pPr>
      <w:r>
        <w:rPr>
          <w:rStyle w:val="CommentReference"/>
        </w:rPr>
        <w:annotationRef/>
      </w:r>
      <w:r>
        <w:t xml:space="preserve">Needs a </w:t>
      </w:r>
      <w:proofErr w:type="spellStart"/>
      <w:r>
        <w:t>ui</w:t>
      </w:r>
      <w:proofErr w:type="spellEnd"/>
      <w:r>
        <w:t xml:space="preserve"> area reference</w:t>
      </w:r>
    </w:p>
  </w:comment>
  <w:comment w:id="50" w:author="Mohammed, Reshma (GE Digital, consultant)" w:date="2018-12-14T10:45:00Z" w:initials="MR(Dc">
    <w:p w14:paraId="6F3E73B9" w14:textId="0764C119" w:rsidR="00FF280D" w:rsidRDefault="00FF280D">
      <w:pPr>
        <w:pStyle w:val="CommentText"/>
      </w:pPr>
      <w:r>
        <w:rPr>
          <w:rStyle w:val="CommentReference"/>
        </w:rPr>
        <w:annotationRef/>
      </w:r>
      <w:r>
        <w:t>added</w:t>
      </w:r>
    </w:p>
  </w:comment>
  <w:comment w:id="51" w:author="Blackwell, Ryan (GE Digital)" w:date="2018-12-13T10:31:00Z" w:initials="BR(D">
    <w:p w14:paraId="1BA75CAB" w14:textId="385281C5" w:rsidR="00B10ED0" w:rsidRDefault="00B10ED0">
      <w:pPr>
        <w:pStyle w:val="CommentText"/>
      </w:pPr>
      <w:r>
        <w:rPr>
          <w:rStyle w:val="CommentReference"/>
        </w:rPr>
        <w:annotationRef/>
      </w:r>
      <w:r>
        <w:t>No bolding</w:t>
      </w:r>
    </w:p>
  </w:comment>
  <w:comment w:id="52" w:author="Mohammed, Reshma (GE Digital, consultant)" w:date="2018-12-14T10:45:00Z" w:initials="MR(Dc">
    <w:p w14:paraId="3F508EE2" w14:textId="1DE70154" w:rsidR="00FF280D" w:rsidRDefault="00FF280D">
      <w:pPr>
        <w:pStyle w:val="CommentText"/>
      </w:pPr>
      <w:r>
        <w:rPr>
          <w:rStyle w:val="CommentReference"/>
        </w:rPr>
        <w:annotationRef/>
      </w:r>
      <w:r>
        <w:t>removed</w:t>
      </w:r>
    </w:p>
  </w:comment>
  <w:comment w:id="53" w:author="Bhagat, Sweta (GE Digital)" w:date="2018-12-08T11:00:00Z" w:initials="BS(D">
    <w:p w14:paraId="7C16417F" w14:textId="77777777" w:rsidR="00B10ED0" w:rsidRDefault="00B10ED0" w:rsidP="00C72F3E">
      <w:pPr>
        <w:pStyle w:val="CommentText"/>
      </w:pPr>
      <w:r>
        <w:rPr>
          <w:rStyle w:val="CommentReference"/>
        </w:rPr>
        <w:annotationRef/>
      </w:r>
      <w:r>
        <w:t>Ryan is requesting to add the UI element type. So, suggested to add node everywhere</w:t>
      </w:r>
    </w:p>
  </w:comment>
  <w:comment w:id="54" w:author="Bhagat, Sweta (GE Digital)" w:date="2018-12-06T19:46:00Z" w:initials="BS(D">
    <w:p w14:paraId="7CDB9CB8" w14:textId="77777777" w:rsidR="00B10ED0" w:rsidRDefault="00B10ED0" w:rsidP="00C72F3E">
      <w:pPr>
        <w:pStyle w:val="CommentText"/>
      </w:pPr>
      <w:r>
        <w:rPr>
          <w:rStyle w:val="CommentReference"/>
        </w:rPr>
        <w:annotationRef/>
      </w:r>
      <w:r>
        <w:t>Inconsistent…with the capitalization in the document…use same casing throughout</w:t>
      </w:r>
    </w:p>
  </w:comment>
  <w:comment w:id="55" w:author="Bhagat, Sweta (GE Digital)" w:date="2018-12-06T19:48:00Z" w:initials="BS(D">
    <w:p w14:paraId="10183B27" w14:textId="77777777" w:rsidR="00B10ED0" w:rsidRDefault="00B10ED0" w:rsidP="00C72F3E">
      <w:pPr>
        <w:pStyle w:val="CommentText"/>
      </w:pPr>
      <w:r>
        <w:rPr>
          <w:rStyle w:val="CommentReference"/>
        </w:rPr>
        <w:annotationRef/>
      </w:r>
      <w:r>
        <w:t>Is using ‘run’ correct here? Should you say: To manufacture a product on a route-enabled Production Line, you….</w:t>
      </w:r>
    </w:p>
  </w:comment>
  <w:comment w:id="56" w:author="Bhagat, Sweta (GE Digital)" w:date="2018-12-06T19:49:00Z" w:initials="BS(D">
    <w:p w14:paraId="0CA207D6" w14:textId="77777777" w:rsidR="00B10ED0" w:rsidRDefault="00B10ED0" w:rsidP="00C72F3E">
      <w:pPr>
        <w:pStyle w:val="CommentText"/>
      </w:pPr>
      <w:r>
        <w:rPr>
          <w:rStyle w:val="CommentReference"/>
        </w:rPr>
        <w:annotationRef/>
      </w:r>
      <w:r>
        <w:t>Rewrite…not clear.</w:t>
      </w:r>
    </w:p>
  </w:comment>
  <w:comment w:id="58" w:author="Bhagat, Sweta (GE Digital)" w:date="2018-12-08T11:01:00Z" w:initials="BS(D">
    <w:p w14:paraId="3F1346DA" w14:textId="77777777" w:rsidR="00B10ED0" w:rsidRDefault="00B10ED0" w:rsidP="00C72F3E">
      <w:pPr>
        <w:pStyle w:val="CommentText"/>
      </w:pPr>
      <w:r>
        <w:rPr>
          <w:rStyle w:val="CommentReference"/>
        </w:rPr>
        <w:annotationRef/>
      </w:r>
      <w:r>
        <w:t>Nowhere in this topic you have mentioned how to create a path for a line. Please check how to include this information or we can point it to some existing topics.</w:t>
      </w:r>
    </w:p>
  </w:comment>
  <w:comment w:id="59" w:author="Bhagat, Sweta (GE Digital)" w:date="2018-12-06T19:53:00Z" w:initials="BS(D">
    <w:p w14:paraId="6191F62E" w14:textId="77777777" w:rsidR="00B10ED0" w:rsidRDefault="00B10ED0" w:rsidP="00C72F3E">
      <w:pPr>
        <w:pStyle w:val="CommentText"/>
      </w:pPr>
      <w:r>
        <w:rPr>
          <w:rStyle w:val="CommentReference"/>
        </w:rPr>
        <w:annotationRef/>
      </w:r>
      <w:r>
        <w:t>You say an error message, but the table shows more than one message. Please check the usage.</w:t>
      </w:r>
    </w:p>
  </w:comment>
  <w:comment w:id="60" w:author="Bhagat, Sweta (GE Digital)" w:date="2018-12-06T20:19:00Z" w:initials="BS(D">
    <w:p w14:paraId="379E2C83" w14:textId="77777777" w:rsidR="00B10ED0" w:rsidRDefault="00B10ED0" w:rsidP="00C72F3E">
      <w:pPr>
        <w:pStyle w:val="CommentText"/>
      </w:pPr>
      <w:r>
        <w:rPr>
          <w:rStyle w:val="CommentReference"/>
        </w:rPr>
        <w:annotationRef/>
      </w:r>
      <w:r>
        <w:t>I am assuming these are actual message names as they appear on the UI, so not reviewing this column for grammar.</w:t>
      </w:r>
    </w:p>
  </w:comment>
  <w:comment w:id="61" w:author="Mohammed, Reshma (GE Digital, consultant)" w:date="2018-12-10T15:57:00Z" w:initials="MR(Dc">
    <w:p w14:paraId="4A1E6359" w14:textId="77777777" w:rsidR="00B10ED0" w:rsidRDefault="00B10ED0" w:rsidP="00C72F3E">
      <w:pPr>
        <w:pStyle w:val="CommentText"/>
      </w:pPr>
      <w:r>
        <w:rPr>
          <w:rStyle w:val="CommentReference"/>
        </w:rPr>
        <w:annotationRef/>
      </w:r>
      <w:r>
        <w:t xml:space="preserve">Yes they </w:t>
      </w:r>
      <w:proofErr w:type="gramStart"/>
      <w:r>
        <w:t>are..</w:t>
      </w:r>
      <w:proofErr w:type="gramEnd"/>
    </w:p>
  </w:comment>
  <w:comment w:id="62" w:author="Bhagat, Sweta (GE Digital)" w:date="2018-12-08T11:09:00Z" w:initials="BS(D">
    <w:p w14:paraId="0AD62B4C" w14:textId="77777777" w:rsidR="00B10ED0" w:rsidRDefault="00B10ED0" w:rsidP="00C72F3E">
      <w:pPr>
        <w:pStyle w:val="CommentText"/>
      </w:pPr>
      <w:r>
        <w:rPr>
          <w:rStyle w:val="CommentReference"/>
        </w:rPr>
        <w:annotationRef/>
      </w:r>
      <w:r>
        <w:t>Can we say:</w:t>
      </w:r>
      <w:r>
        <w:br/>
        <w:t>Ensure that the virtual unit on the Production Line contains the production event for the Model 118.</w:t>
      </w:r>
    </w:p>
  </w:comment>
  <w:comment w:id="63" w:author="Mohammed, Reshma (GE Digital, consultant)" w:date="2018-12-10T16:01:00Z" w:initials="MR(Dc">
    <w:p w14:paraId="5547AD8B" w14:textId="77777777" w:rsidR="00B10ED0" w:rsidRDefault="00B10ED0" w:rsidP="00C72F3E">
      <w:pPr>
        <w:pStyle w:val="CommentText"/>
      </w:pPr>
      <w:r>
        <w:rPr>
          <w:rStyle w:val="CommentReference"/>
        </w:rPr>
        <w:annotationRef/>
      </w:r>
      <w:r>
        <w:t>updated</w:t>
      </w:r>
    </w:p>
  </w:comment>
  <w:comment w:id="64" w:author="Bhagat, Sweta (GE Digital)" w:date="2018-12-08T11:04:00Z" w:initials="BS(D">
    <w:p w14:paraId="39D98A68" w14:textId="77777777" w:rsidR="00B10ED0" w:rsidRDefault="00B10ED0" w:rsidP="00C72F3E">
      <w:pPr>
        <w:pStyle w:val="CommentText"/>
      </w:pPr>
      <w:r>
        <w:rPr>
          <w:rStyle w:val="CommentReference"/>
        </w:rPr>
        <w:annotationRef/>
      </w:r>
      <w:r>
        <w:t>Nowhere in the topic you have mentioned how to run a route-enabled production line. Do we need to add the info?</w:t>
      </w:r>
    </w:p>
  </w:comment>
  <w:comment w:id="65" w:author="Mohammed, Reshma (GE Digital, consultant)" w:date="2018-12-10T16:00:00Z" w:initials="MR(Dc">
    <w:p w14:paraId="699F9A9C" w14:textId="77777777" w:rsidR="00B10ED0" w:rsidRDefault="00B10ED0" w:rsidP="00C72F3E">
      <w:pPr>
        <w:pStyle w:val="CommentText"/>
      </w:pPr>
      <w:r>
        <w:rPr>
          <w:rStyle w:val="CommentReference"/>
        </w:rPr>
        <w:annotationRef/>
      </w:r>
      <w:r>
        <w:t>It is covered in the earlier topic</w:t>
      </w:r>
    </w:p>
  </w:comment>
  <w:comment w:id="66" w:author="Bhagat, Sweta (GE Digital)" w:date="2018-12-08T11:02:00Z" w:initials="BS(D">
    <w:p w14:paraId="2AFB42EB" w14:textId="77777777" w:rsidR="00B10ED0" w:rsidRDefault="00B10ED0" w:rsidP="00C72F3E">
      <w:pPr>
        <w:pStyle w:val="CommentText"/>
      </w:pPr>
      <w:r>
        <w:rPr>
          <w:rStyle w:val="CommentReference"/>
        </w:rPr>
        <w:annotationRef/>
      </w:r>
      <w:r>
        <w:t>Can be rephrased as:</w:t>
      </w:r>
      <w:r>
        <w:br/>
        <w:t>Add a production event for the Model 118 to the virtual unit</w:t>
      </w:r>
    </w:p>
    <w:p w14:paraId="0442E899" w14:textId="77777777" w:rsidR="00B10ED0" w:rsidRDefault="00B10ED0" w:rsidP="00C72F3E">
      <w:pPr>
        <w:pStyle w:val="CommentText"/>
      </w:pPr>
      <w:r>
        <w:t>Delete production events for plant models other than Model 118 if added to the virtual unit</w:t>
      </w:r>
    </w:p>
  </w:comment>
  <w:comment w:id="67" w:author="Mohammed, Reshma (GE Digital, consultant)" w:date="2018-12-10T16:03:00Z" w:initials="MR(Dc">
    <w:p w14:paraId="15E1E40A" w14:textId="77777777" w:rsidR="00B10ED0" w:rsidRDefault="00B10ED0" w:rsidP="00C72F3E">
      <w:pPr>
        <w:pStyle w:val="CommentText"/>
      </w:pPr>
      <w:r>
        <w:rPr>
          <w:rStyle w:val="CommentReference"/>
        </w:rPr>
        <w:annotationRef/>
      </w:r>
      <w:r>
        <w:t>updated</w:t>
      </w:r>
    </w:p>
  </w:comment>
  <w:comment w:id="68" w:author="Bhagat, Sweta (GE Digital)" w:date="2018-12-08T11:10:00Z" w:initials="BS(D">
    <w:p w14:paraId="15F61ECA" w14:textId="77777777" w:rsidR="00B10ED0" w:rsidRDefault="00B10ED0" w:rsidP="00C72F3E">
      <w:pPr>
        <w:pStyle w:val="CommentText"/>
      </w:pPr>
      <w:r>
        <w:rPr>
          <w:rStyle w:val="CommentReference"/>
        </w:rPr>
        <w:annotationRef/>
      </w:r>
      <w:r>
        <w:t>Inconsistent…sometimes you are saying Line and sometimes you are saying line…</w:t>
      </w:r>
    </w:p>
  </w:comment>
  <w:comment w:id="69" w:author="Bhagat, Sweta (GE Digital)" w:date="2018-12-06T20:01:00Z" w:initials="BS(D">
    <w:p w14:paraId="1E07E5FB" w14:textId="77777777" w:rsidR="00B10ED0" w:rsidRDefault="00B10ED0" w:rsidP="00C72F3E">
      <w:pPr>
        <w:pStyle w:val="CommentText"/>
      </w:pPr>
      <w:r>
        <w:rPr>
          <w:rStyle w:val="CommentReference"/>
        </w:rPr>
        <w:annotationRef/>
      </w:r>
      <w:r>
        <w:t>Is this on UI, then must be in bold</w:t>
      </w:r>
    </w:p>
  </w:comment>
  <w:comment w:id="70" w:author="Bhagat, Sweta (GE Digital)" w:date="2018-12-06T20:01:00Z" w:initials="BS(D">
    <w:p w14:paraId="300E834F" w14:textId="77777777" w:rsidR="00B10ED0" w:rsidRDefault="00B10ED0" w:rsidP="00C72F3E">
      <w:pPr>
        <w:pStyle w:val="CommentText"/>
      </w:pPr>
      <w:r>
        <w:rPr>
          <w:rStyle w:val="CommentReference"/>
        </w:rPr>
        <w:annotationRef/>
      </w:r>
      <w:r>
        <w:t>If on UI, then must be in bold</w:t>
      </w:r>
    </w:p>
  </w:comment>
  <w:comment w:id="71" w:author="Bhagat, Sweta (GE Digital)" w:date="2018-12-08T11:12:00Z" w:initials="BS(D">
    <w:p w14:paraId="37D03F39" w14:textId="77777777" w:rsidR="00B10ED0" w:rsidRDefault="00B10ED0" w:rsidP="00C72F3E">
      <w:pPr>
        <w:pStyle w:val="CommentText"/>
      </w:pPr>
      <w:r>
        <w:rPr>
          <w:rStyle w:val="CommentReference"/>
        </w:rPr>
        <w:annotationRef/>
      </w:r>
      <w:r>
        <w:t>Can we say:</w:t>
      </w:r>
      <w:r>
        <w:br/>
        <w:t>The production event for the Model 118 is…</w:t>
      </w:r>
    </w:p>
  </w:comment>
  <w:comment w:id="72" w:author="Mohammed, Reshma (GE Digital, consultant)" w:date="2018-12-10T16:09:00Z" w:initials="MR(Dc">
    <w:p w14:paraId="4B163929" w14:textId="77777777" w:rsidR="00B10ED0" w:rsidRDefault="00B10ED0" w:rsidP="00C72F3E">
      <w:pPr>
        <w:pStyle w:val="CommentText"/>
      </w:pPr>
      <w:r>
        <w:rPr>
          <w:rStyle w:val="CommentReference"/>
        </w:rPr>
        <w:annotationRef/>
      </w:r>
      <w:r>
        <w:t>updated</w:t>
      </w:r>
    </w:p>
  </w:comment>
  <w:comment w:id="73" w:author="Bhagat, Sweta (GE Digital)" w:date="2018-12-08T11:13:00Z" w:initials="BS(D">
    <w:p w14:paraId="2E9BB05D" w14:textId="77777777" w:rsidR="00B10ED0" w:rsidRDefault="00B10ED0" w:rsidP="00C72F3E">
      <w:pPr>
        <w:pStyle w:val="CommentText"/>
      </w:pPr>
      <w:r>
        <w:rPr>
          <w:rStyle w:val="CommentReference"/>
        </w:rPr>
        <w:annotationRef/>
      </w:r>
      <w:r>
        <w:t>There’s no waste model…I think you should say:</w:t>
      </w:r>
    </w:p>
    <w:p w14:paraId="25C9AACA" w14:textId="77777777" w:rsidR="00B10ED0" w:rsidRDefault="00B10ED0" w:rsidP="00C72F3E">
      <w:pPr>
        <w:pStyle w:val="CommentText"/>
      </w:pPr>
      <w:r>
        <w:t>The Waste event with Model 304 is….</w:t>
      </w:r>
    </w:p>
  </w:comment>
  <w:comment w:id="74" w:author="Mohammed, Reshma (GE Digital, consultant)" w:date="2018-12-10T16:10:00Z" w:initials="MR(Dc">
    <w:p w14:paraId="44A9DA67" w14:textId="77777777" w:rsidR="00B10ED0" w:rsidRDefault="00B10ED0" w:rsidP="00C72F3E">
      <w:pPr>
        <w:pStyle w:val="CommentText"/>
      </w:pPr>
      <w:r>
        <w:rPr>
          <w:rStyle w:val="CommentReference"/>
        </w:rPr>
        <w:annotationRef/>
      </w:r>
      <w:r>
        <w:t>updated</w:t>
      </w:r>
    </w:p>
  </w:comment>
  <w:comment w:id="76" w:author="Bhagat, Sweta (GE Digital)" w:date="2018-12-06T20:06:00Z" w:initials="BS(D">
    <w:p w14:paraId="432C8526" w14:textId="77777777" w:rsidR="00B10ED0" w:rsidRDefault="00B10ED0" w:rsidP="00C72F3E">
      <w:pPr>
        <w:pStyle w:val="CommentText"/>
      </w:pPr>
      <w:r>
        <w:rPr>
          <w:rStyle w:val="CommentReference"/>
        </w:rPr>
        <w:annotationRef/>
      </w:r>
      <w:r>
        <w:t>Is this on UI, then must be in bold</w:t>
      </w:r>
    </w:p>
  </w:comment>
  <w:comment w:id="77" w:author="Mohammed, Reshma (GE Digital, consultant)" w:date="2018-12-10T16:15:00Z" w:initials="MR(Dc">
    <w:p w14:paraId="1DFCD394" w14:textId="77777777" w:rsidR="00B10ED0" w:rsidRDefault="00B10ED0" w:rsidP="00C72F3E">
      <w:pPr>
        <w:pStyle w:val="CommentText"/>
      </w:pPr>
      <w:r>
        <w:rPr>
          <w:rStyle w:val="CommentReference"/>
        </w:rPr>
        <w:annotationRef/>
      </w:r>
      <w:r>
        <w:t>updated</w:t>
      </w:r>
    </w:p>
  </w:comment>
  <w:comment w:id="79" w:author="Bhagat, Sweta (GE Digital)" w:date="2018-12-06T20:09:00Z" w:initials="BS(D">
    <w:p w14:paraId="074DA744" w14:textId="77777777" w:rsidR="00B10ED0" w:rsidRDefault="00B10ED0" w:rsidP="00C72F3E">
      <w:pPr>
        <w:pStyle w:val="CommentText"/>
      </w:pPr>
      <w:r>
        <w:rPr>
          <w:rStyle w:val="CommentReference"/>
        </w:rPr>
        <w:annotationRef/>
      </w:r>
      <w:r>
        <w:rPr>
          <w:noProof/>
        </w:rPr>
        <w:t xml:space="preserve">If on UI, use bold. </w:t>
      </w:r>
    </w:p>
  </w:comment>
  <w:comment w:id="80" w:author="Mohammed, Reshma (GE Digital, consultant)" w:date="2018-12-10T16:15:00Z" w:initials="MR(Dc">
    <w:p w14:paraId="49168EA7" w14:textId="77777777" w:rsidR="00B10ED0" w:rsidRDefault="00B10ED0" w:rsidP="00C72F3E">
      <w:pPr>
        <w:pStyle w:val="CommentText"/>
      </w:pPr>
      <w:r>
        <w:rPr>
          <w:rStyle w:val="CommentReference"/>
        </w:rPr>
        <w:annotationRef/>
      </w:r>
      <w:r>
        <w:t>updated</w:t>
      </w:r>
    </w:p>
  </w:comment>
  <w:comment w:id="82" w:author="Bhagat, Sweta (GE Digital)" w:date="2018-12-08T11:18:00Z" w:initials="BS(D">
    <w:p w14:paraId="016B8A4B" w14:textId="77777777" w:rsidR="00B10ED0" w:rsidRDefault="00B10ED0" w:rsidP="00C72F3E">
      <w:pPr>
        <w:pStyle w:val="CommentText"/>
      </w:pPr>
      <w:r>
        <w:rPr>
          <w:rStyle w:val="CommentReference"/>
        </w:rPr>
        <w:annotationRef/>
      </w:r>
      <w:r>
        <w:t>Same as above be consistent with the capitalization</w:t>
      </w:r>
    </w:p>
  </w:comment>
  <w:comment w:id="83" w:author="Bhagat, Sweta (GE Digital)" w:date="2018-12-08T11:18:00Z" w:initials="BS(D">
    <w:p w14:paraId="15A508C2" w14:textId="77777777" w:rsidR="00B10ED0" w:rsidRDefault="00B10ED0" w:rsidP="00C72F3E">
      <w:pPr>
        <w:pStyle w:val="CommentText"/>
      </w:pPr>
      <w:r>
        <w:rPr>
          <w:rStyle w:val="CommentReference"/>
        </w:rPr>
        <w:annotationRef/>
      </w:r>
      <w:r>
        <w:t>Same as above</w:t>
      </w:r>
    </w:p>
  </w:comment>
  <w:comment w:id="84" w:author="Bhagat, Sweta (GE Digital)" w:date="2018-12-06T20:12:00Z" w:initials="BS(D">
    <w:p w14:paraId="774DC614" w14:textId="77777777" w:rsidR="00B10ED0" w:rsidRDefault="00B10ED0" w:rsidP="00C72F3E">
      <w:pPr>
        <w:pStyle w:val="CommentText"/>
      </w:pPr>
      <w:r>
        <w:rPr>
          <w:rStyle w:val="CommentReference"/>
        </w:rPr>
        <w:annotationRef/>
      </w:r>
      <w:r>
        <w:t>Include the link here correctly for the editorial review with the exact topic name</w:t>
      </w:r>
    </w:p>
  </w:comment>
  <w:comment w:id="85" w:author="Mohammed, Reshma (GE Digital, consultant)" w:date="2018-12-10T16:15:00Z" w:initials="MR(Dc">
    <w:p w14:paraId="7DB4DD2B" w14:textId="77777777" w:rsidR="00B10ED0" w:rsidRDefault="00B10ED0" w:rsidP="00C72F3E">
      <w:pPr>
        <w:pStyle w:val="CommentText"/>
      </w:pPr>
      <w:r>
        <w:rPr>
          <w:rStyle w:val="CommentReference"/>
        </w:rPr>
        <w:annotationRef/>
      </w:r>
      <w:r>
        <w:t>Will add in the CHM file</w:t>
      </w:r>
    </w:p>
  </w:comment>
  <w:comment w:id="86" w:author="Bhagat, Sweta (GE Digital)" w:date="2018-12-08T11:19:00Z" w:initials="BS(D">
    <w:p w14:paraId="1E95B26F" w14:textId="77777777" w:rsidR="00B10ED0" w:rsidRDefault="00B10ED0" w:rsidP="00C72F3E">
      <w:pPr>
        <w:pStyle w:val="CommentText"/>
      </w:pPr>
      <w:r>
        <w:rPr>
          <w:rStyle w:val="CommentReference"/>
        </w:rPr>
        <w:annotationRef/>
      </w:r>
      <w:r>
        <w:t>Make them as hyperlinks to avoid confusion</w:t>
      </w:r>
    </w:p>
  </w:comment>
  <w:comment w:id="87" w:author="Mohammed, Reshma (GE Digital, consultant)" w:date="2018-12-10T16:15:00Z" w:initials="MR(Dc">
    <w:p w14:paraId="6FEB10E2" w14:textId="77777777" w:rsidR="00B10ED0" w:rsidRDefault="00B10ED0" w:rsidP="00C72F3E">
      <w:pPr>
        <w:pStyle w:val="CommentText"/>
      </w:pPr>
      <w:r>
        <w:rPr>
          <w:rStyle w:val="CommentReference"/>
        </w:rPr>
        <w:annotationRef/>
      </w:r>
      <w:r>
        <w:t>Hyperlinked in the CHM file</w:t>
      </w:r>
    </w:p>
  </w:comment>
  <w:comment w:id="89" w:author="Victoria Schendel" w:date="2018-09-24T07:04:00Z" w:initials="VS">
    <w:p w14:paraId="27F38FA9" w14:textId="77777777" w:rsidR="00B10ED0" w:rsidRDefault="00B10ED0" w:rsidP="00C72F3E">
      <w:pPr>
        <w:pStyle w:val="CommentText"/>
      </w:pPr>
      <w:r>
        <w:t>Why would a user what to configure a production line for a route?  What is this whole process for?  Where is the business context?</w:t>
      </w:r>
      <w:r>
        <w:rPr>
          <w:rStyle w:val="CommentReference"/>
        </w:rPr>
        <w:annotationRef/>
      </w:r>
    </w:p>
  </w:comment>
  <w:comment w:id="90" w:author="Kothapalli, Chanadana (GE Digital, consultant)" w:date="2018-10-05T17:08:00Z" w:initials="KC(Dc">
    <w:p w14:paraId="45DB0D0D" w14:textId="77777777" w:rsidR="00B10ED0" w:rsidRDefault="00B10ED0" w:rsidP="00C72F3E">
      <w:pPr>
        <w:pStyle w:val="CommentText"/>
      </w:pPr>
      <w:r>
        <w:rPr>
          <w:rStyle w:val="CommentReference"/>
        </w:rPr>
        <w:annotationRef/>
      </w:r>
      <w:r>
        <w:t>Same as my answer to third comment.</w:t>
      </w:r>
    </w:p>
  </w:comment>
  <w:comment w:id="91" w:author="Gerstl, Joe (GE Digital)" w:date="2018-10-12T15:48:00Z" w:initials="GJ(D">
    <w:p w14:paraId="7F909093" w14:textId="77777777" w:rsidR="00B10ED0" w:rsidRDefault="00B10ED0" w:rsidP="00C72F3E">
      <w:pPr>
        <w:pStyle w:val="CommentText"/>
      </w:pPr>
      <w:r>
        <w:rPr>
          <w:rStyle w:val="CommentReference"/>
        </w:rPr>
        <w:annotationRef/>
      </w:r>
      <w:r>
        <w:t xml:space="preserve">I suggest we create a section entitled something like “Using Plant Apps to Build Discrete Products”. This section should go through an extensive discussion on how to do this and </w:t>
      </w:r>
      <w:proofErr w:type="spellStart"/>
      <w:r>
        <w:t>inclue</w:t>
      </w:r>
      <w:proofErr w:type="spellEnd"/>
      <w:r>
        <w:t xml:space="preserve"> diagrams and appropriate links to other relevant sections. </w:t>
      </w:r>
    </w:p>
  </w:comment>
  <w:comment w:id="92" w:author="Victoria Schendel" w:date="2018-09-24T07:07:00Z" w:initials="VS">
    <w:p w14:paraId="680743F9" w14:textId="77777777" w:rsidR="00B10ED0" w:rsidRDefault="00B10ED0" w:rsidP="00C72F3E">
      <w:pPr>
        <w:pStyle w:val="CommentText"/>
      </w:pPr>
      <w:proofErr w:type="gramStart"/>
      <w:r>
        <w:t>If at all possible</w:t>
      </w:r>
      <w:proofErr w:type="gramEnd"/>
      <w:r>
        <w:t xml:space="preserve"> can we NOT use s95 as the example?  I don't even know what would happen if you tried to route enable this line.</w:t>
      </w:r>
      <w:r>
        <w:rPr>
          <w:rStyle w:val="CommentReference"/>
        </w:rPr>
        <w:annotationRef/>
      </w:r>
    </w:p>
  </w:comment>
  <w:comment w:id="93" w:author="Kothapalli, Chanadana (GE Digital, consultant)" w:date="2018-10-05T17:08:00Z" w:initials="KC(Dc">
    <w:p w14:paraId="79C788EF" w14:textId="77777777" w:rsidR="00B10ED0" w:rsidRDefault="00B10ED0" w:rsidP="00C72F3E">
      <w:pPr>
        <w:pStyle w:val="CommentText"/>
      </w:pPr>
      <w:r>
        <w:rPr>
          <w:rStyle w:val="CommentReference"/>
        </w:rPr>
        <w:annotationRef/>
      </w:r>
      <w:r>
        <w:t>ok</w:t>
      </w:r>
    </w:p>
  </w:comment>
  <w:comment w:id="94" w:author="Victoria Schendel" w:date="2018-09-24T07:07:00Z" w:initials="VS">
    <w:p w14:paraId="76DD4516" w14:textId="77777777" w:rsidR="00B10ED0" w:rsidRDefault="00B10ED0" w:rsidP="00C72F3E">
      <w:pPr>
        <w:pStyle w:val="CommentText"/>
      </w:pPr>
      <w:r>
        <w:t>What does this mean to the customer?</w:t>
      </w:r>
      <w:r>
        <w:rPr>
          <w:rStyle w:val="CommentReference"/>
        </w:rPr>
        <w:annotationRef/>
      </w:r>
    </w:p>
  </w:comment>
  <w:comment w:id="95" w:author="Kothapalli, Chanadana (GE Digital, consultant)" w:date="2018-10-05T14:13:00Z" w:initials="KC(Dc">
    <w:p w14:paraId="21B05E65" w14:textId="77777777" w:rsidR="00B10ED0" w:rsidRDefault="00B10ED0" w:rsidP="00C72F3E">
      <w:pPr>
        <w:pStyle w:val="CommentText"/>
      </w:pPr>
      <w:r>
        <w:rPr>
          <w:rStyle w:val="CommentReference"/>
        </w:rPr>
        <w:annotationRef/>
      </w:r>
      <w:r>
        <w:t>The next para has been added to answer the question.</w:t>
      </w:r>
    </w:p>
  </w:comment>
  <w:comment w:id="96" w:author="Gerstl, Joe (GE Digital)" w:date="2018-10-12T15:46:00Z" w:initials="GJ(D">
    <w:p w14:paraId="062216D8" w14:textId="77777777" w:rsidR="00B10ED0" w:rsidRDefault="00B10ED0" w:rsidP="00C72F3E">
      <w:pPr>
        <w:pStyle w:val="CommentText"/>
      </w:pPr>
      <w:r>
        <w:rPr>
          <w:rStyle w:val="CommentReference"/>
        </w:rPr>
        <w:annotationRef/>
      </w:r>
      <w:r>
        <w:t xml:space="preserve">What does this have to do with enabling routes on a production line? </w:t>
      </w:r>
    </w:p>
  </w:comment>
  <w:comment w:id="97" w:author="Victoria Schendel" w:date="2018-09-24T07:04:00Z" w:initials="VS">
    <w:p w14:paraId="64D32140" w14:textId="77777777" w:rsidR="00B10ED0" w:rsidRDefault="00B10ED0" w:rsidP="00C72F3E">
      <w:pPr>
        <w:pStyle w:val="CommentText"/>
      </w:pPr>
      <w:r>
        <w:t>Why would a user what to configure a production line for a route?  What is this whole process for?  Where is the business context?</w:t>
      </w:r>
      <w:r>
        <w:rPr>
          <w:rStyle w:val="CommentReference"/>
        </w:rPr>
        <w:annotationRef/>
      </w:r>
    </w:p>
  </w:comment>
  <w:comment w:id="98" w:author="Victoria Schendel" w:date="2018-09-24T07:07:00Z" w:initials="VS">
    <w:p w14:paraId="12AF8AB7" w14:textId="77777777" w:rsidR="00B10ED0" w:rsidRDefault="00B10ED0" w:rsidP="00C72F3E">
      <w:pPr>
        <w:pStyle w:val="CommentText"/>
      </w:pPr>
      <w:proofErr w:type="gramStart"/>
      <w:r>
        <w:t>If at all possible</w:t>
      </w:r>
      <w:proofErr w:type="gramEnd"/>
      <w:r>
        <w:t xml:space="preserve"> can we NOT use s95 as the example?  I don't even know what would happen if you tried to route enable this line.</w:t>
      </w:r>
      <w:r>
        <w:rPr>
          <w:rStyle w:val="CommentReference"/>
        </w:rPr>
        <w:annotationRef/>
      </w:r>
    </w:p>
  </w:comment>
  <w:comment w:id="100" w:author="Bhagat, Sweta (GE Digital)" w:date="2018-09-20T20:51:00Z" w:initials="BS(D">
    <w:p w14:paraId="7369489F" w14:textId="77777777" w:rsidR="00B10ED0" w:rsidRDefault="00B10ED0" w:rsidP="00C72F3E">
      <w:pPr>
        <w:pStyle w:val="CommentText"/>
      </w:pPr>
      <w:r>
        <w:rPr>
          <w:rStyle w:val="CommentReference"/>
        </w:rPr>
        <w:annotationRef/>
      </w:r>
      <w:r>
        <w:t>Is any notification information missing? Do we need to close a window, and then ask users to perform the next step?</w:t>
      </w:r>
    </w:p>
    <w:p w14:paraId="2913FA2B" w14:textId="77777777" w:rsidR="00B10ED0" w:rsidRDefault="00B10ED0" w:rsidP="00C72F3E">
      <w:pPr>
        <w:pStyle w:val="CommentText"/>
      </w:pPr>
    </w:p>
  </w:comment>
  <w:comment w:id="101" w:author="Kothapalli, Chanadana (GE Digital, consultant)" w:date="2018-09-21T17:21:00Z" w:initials="KC(Dc">
    <w:p w14:paraId="7E710794" w14:textId="77777777" w:rsidR="00B10ED0" w:rsidRDefault="00B10ED0" w:rsidP="00C72F3E">
      <w:pPr>
        <w:pStyle w:val="CommentText"/>
      </w:pPr>
      <w:r>
        <w:rPr>
          <w:rStyle w:val="CommentReference"/>
        </w:rPr>
        <w:annotationRef/>
      </w:r>
      <w:r>
        <w:t xml:space="preserve">I </w:t>
      </w:r>
      <w:proofErr w:type="gramStart"/>
      <w:r>
        <w:t>have to</w:t>
      </w:r>
      <w:proofErr w:type="gramEnd"/>
      <w:r>
        <w:t xml:space="preserve"> check on the PA admin, I currently have no access to it.</w:t>
      </w:r>
    </w:p>
  </w:comment>
  <w:comment w:id="102" w:author="Kothapalli, Chanadana (GE Digital, consultant)" w:date="2018-09-24T16:49:00Z" w:initials="KC(Dc">
    <w:p w14:paraId="513CAF4D" w14:textId="77777777" w:rsidR="00B10ED0" w:rsidRDefault="00B10ED0" w:rsidP="00C72F3E">
      <w:pPr>
        <w:pStyle w:val="CommentText"/>
      </w:pPr>
      <w:r>
        <w:rPr>
          <w:rStyle w:val="CommentReference"/>
        </w:rPr>
        <w:annotationRef/>
      </w:r>
      <w:r>
        <w:t xml:space="preserve">No, confirmed by </w:t>
      </w:r>
      <w:proofErr w:type="spellStart"/>
      <w:r>
        <w:t>Phani</w:t>
      </w:r>
      <w:proofErr w:type="spellEnd"/>
    </w:p>
  </w:comment>
  <w:comment w:id="99" w:author="Victoria Schendel" w:date="2018-09-24T07:07:00Z" w:initials="VS">
    <w:p w14:paraId="201E049A" w14:textId="77777777" w:rsidR="00B10ED0" w:rsidRDefault="00B10ED0" w:rsidP="00C72F3E">
      <w:pPr>
        <w:pStyle w:val="CommentText"/>
      </w:pPr>
      <w:r>
        <w:t>What does this mean to the customer?</w:t>
      </w:r>
      <w:r>
        <w:rPr>
          <w:rStyle w:val="CommentReference"/>
        </w:rPr>
        <w:annotationRef/>
      </w:r>
    </w:p>
  </w:comment>
  <w:comment w:id="104" w:author="Bhagat, Sweta (GE Digital)" w:date="2018-09-20T21:07:00Z" w:initials="BS(D">
    <w:p w14:paraId="3AA34370" w14:textId="77777777" w:rsidR="00B10ED0" w:rsidRDefault="00B10ED0" w:rsidP="00C72F3E">
      <w:pPr>
        <w:pStyle w:val="CommentText"/>
      </w:pPr>
      <w:r>
        <w:rPr>
          <w:rStyle w:val="CommentReference"/>
        </w:rPr>
        <w:annotationRef/>
      </w:r>
      <w:r>
        <w:t>Is a step missing? Do we need to close a window, and then ask users to perform this step?</w:t>
      </w:r>
    </w:p>
    <w:p w14:paraId="245F0212" w14:textId="77777777" w:rsidR="00B10ED0" w:rsidRDefault="00B10ED0" w:rsidP="00C72F3E">
      <w:pPr>
        <w:pStyle w:val="CommentText"/>
      </w:pPr>
    </w:p>
  </w:comment>
  <w:comment w:id="105" w:author="Kothapalli, Chanadana (GE Digital, consultant)" w:date="2018-09-21T16:53:00Z" w:initials="KC(Dc">
    <w:p w14:paraId="6BDF32F8" w14:textId="77777777" w:rsidR="00B10ED0" w:rsidRDefault="00B10ED0" w:rsidP="00C72F3E">
      <w:pPr>
        <w:pStyle w:val="CommentText"/>
      </w:pPr>
      <w:r>
        <w:rPr>
          <w:rStyle w:val="CommentReference"/>
        </w:rPr>
        <w:annotationRef/>
      </w:r>
      <w:r>
        <w:t xml:space="preserve">I </w:t>
      </w:r>
      <w:proofErr w:type="gramStart"/>
      <w:r>
        <w:t>have to</w:t>
      </w:r>
      <w:proofErr w:type="gramEnd"/>
      <w:r>
        <w:t xml:space="preserve"> check in the PA admin. As mentioned above, I have no access to it.</w:t>
      </w:r>
    </w:p>
  </w:comment>
  <w:comment w:id="106" w:author="Kothapalli, Chanadana (GE Digital, consultant)" w:date="2018-09-24T16:50:00Z" w:initials="KC(Dc">
    <w:p w14:paraId="6CB34A67" w14:textId="77777777" w:rsidR="00B10ED0" w:rsidRDefault="00B10ED0" w:rsidP="00C72F3E">
      <w:pPr>
        <w:pStyle w:val="CommentText"/>
      </w:pPr>
      <w:r>
        <w:rPr>
          <w:rStyle w:val="CommentReference"/>
        </w:rPr>
        <w:annotationRef/>
      </w:r>
      <w:r>
        <w:t xml:space="preserve">No, confirmed by </w:t>
      </w:r>
      <w:proofErr w:type="spellStart"/>
      <w:r>
        <w:t>Phani</w:t>
      </w:r>
      <w:proofErr w:type="spellEnd"/>
    </w:p>
  </w:comment>
  <w:comment w:id="107" w:author="Bhagat, Sweta (GE Digital)" w:date="2018-09-20T20:52:00Z" w:initials="BS(D">
    <w:p w14:paraId="353A4A6E" w14:textId="77777777" w:rsidR="00B10ED0" w:rsidRDefault="00B10ED0" w:rsidP="00C72F3E">
      <w:pPr>
        <w:pStyle w:val="CommentText"/>
      </w:pPr>
      <w:r>
        <w:rPr>
          <w:rStyle w:val="CommentReference"/>
        </w:rPr>
        <w:annotationRef/>
      </w:r>
      <w:r>
        <w:t>This is off style. Do you need to include this information as separate steps?</w:t>
      </w:r>
    </w:p>
  </w:comment>
  <w:comment w:id="108" w:author="Kothapalli, Chanadana (GE Digital, consultant)" w:date="2018-09-21T16:33:00Z" w:initials="KC(Dc">
    <w:p w14:paraId="18461EED" w14:textId="77777777" w:rsidR="00B10ED0" w:rsidRDefault="00B10ED0" w:rsidP="00C72F3E">
      <w:pPr>
        <w:pStyle w:val="CommentText"/>
      </w:pPr>
      <w:r>
        <w:rPr>
          <w:rStyle w:val="CommentReference"/>
        </w:rPr>
        <w:annotationRef/>
      </w:r>
    </w:p>
  </w:comment>
  <w:comment w:id="109" w:author="Bhagat, Sweta (GE Digital)" w:date="2018-09-20T20:53:00Z" w:initials="BS(D">
    <w:p w14:paraId="551D3014" w14:textId="77777777" w:rsidR="00B10ED0" w:rsidRDefault="00B10ED0" w:rsidP="00C72F3E">
      <w:pPr>
        <w:pStyle w:val="CommentText"/>
      </w:pPr>
      <w:r>
        <w:rPr>
          <w:rStyle w:val="CommentReference"/>
        </w:rPr>
        <w:annotationRef/>
      </w:r>
      <w:r>
        <w:t>Is this a next step?</w:t>
      </w:r>
    </w:p>
  </w:comment>
  <w:comment w:id="110" w:author="Kothapalli, Chanadana (GE Digital, consultant)" w:date="2018-09-21T16:34:00Z" w:initials="KC(Dc">
    <w:p w14:paraId="5BCA6221" w14:textId="77777777" w:rsidR="00B10ED0" w:rsidRDefault="00B10ED0" w:rsidP="00C72F3E">
      <w:pPr>
        <w:pStyle w:val="CommentText"/>
      </w:pPr>
      <w:r>
        <w:rPr>
          <w:rStyle w:val="CommentReference"/>
        </w:rPr>
        <w:annotationRef/>
      </w:r>
      <w:r>
        <w:t>Changed</w:t>
      </w:r>
    </w:p>
  </w:comment>
  <w:comment w:id="103" w:author="Victoria Schendel" w:date="2018-09-24T07:14:00Z" w:initials="VS">
    <w:p w14:paraId="7E237748" w14:textId="77777777" w:rsidR="00B10ED0" w:rsidRDefault="00B10ED0" w:rsidP="00C72F3E">
      <w:pPr>
        <w:pStyle w:val="CommentText"/>
      </w:pPr>
      <w:r>
        <w:t>Why should the customer check all this?  This is the point of the functionality of the "route enable a line" so the customer doesn't have to do all this by hand.  you may need to do this if you have an error but why are we requesting the customer to do this?</w:t>
      </w:r>
      <w:r>
        <w:rPr>
          <w:rStyle w:val="CommentReference"/>
        </w:rPr>
        <w:annotationRef/>
      </w:r>
    </w:p>
  </w:comment>
  <w:comment w:id="111" w:author="Bhagat, Sweta (GE Digital)" w:date="2018-09-20T20:54:00Z" w:initials="BS(D">
    <w:p w14:paraId="31A4098E" w14:textId="77777777" w:rsidR="00B10ED0" w:rsidRDefault="00B10ED0" w:rsidP="00C72F3E">
      <w:pPr>
        <w:pStyle w:val="CommentText"/>
      </w:pPr>
      <w:r>
        <w:rPr>
          <w:rStyle w:val="CommentReference"/>
        </w:rPr>
        <w:annotationRef/>
      </w:r>
      <w:r>
        <w:t>Rewrite such that bullet points use consistent style</w:t>
      </w:r>
    </w:p>
  </w:comment>
  <w:comment w:id="112" w:author="Kothapalli, Chanadana (GE Digital, consultant)" w:date="2018-09-21T16:29:00Z" w:initials="KC(Dc">
    <w:p w14:paraId="7D0F64EC" w14:textId="77777777" w:rsidR="00B10ED0" w:rsidRDefault="00B10ED0" w:rsidP="00C72F3E">
      <w:pPr>
        <w:pStyle w:val="CommentText"/>
      </w:pPr>
      <w:r>
        <w:rPr>
          <w:rStyle w:val="CommentReference"/>
        </w:rPr>
        <w:annotationRef/>
      </w:r>
      <w:r>
        <w:t>Ok</w:t>
      </w:r>
    </w:p>
  </w:comment>
  <w:comment w:id="113" w:author="Bhagat, Sweta (GE Digital)" w:date="2018-09-20T20:56:00Z" w:initials="BS(D">
    <w:p w14:paraId="529FB7DB" w14:textId="77777777" w:rsidR="00B10ED0" w:rsidRDefault="00B10ED0" w:rsidP="00C72F3E">
      <w:pPr>
        <w:pStyle w:val="CommentText"/>
      </w:pPr>
      <w:r>
        <w:rPr>
          <w:rStyle w:val="CommentReference"/>
        </w:rPr>
        <w:annotationRef/>
      </w:r>
      <w:r>
        <w:t>Not clear…what do we mean by ‘will fail’?</w:t>
      </w:r>
    </w:p>
  </w:comment>
  <w:comment w:id="114" w:author="Kothapalli, Chanadana (GE Digital, consultant)" w:date="2018-09-21T16:22:00Z" w:initials="KC(Dc">
    <w:p w14:paraId="545D2BCB" w14:textId="77777777" w:rsidR="00B10ED0" w:rsidRDefault="00B10ED0" w:rsidP="00C72F3E">
      <w:pPr>
        <w:pStyle w:val="CommentText"/>
      </w:pPr>
      <w:r>
        <w:rPr>
          <w:rStyle w:val="CommentReference"/>
        </w:rPr>
        <w:annotationRef/>
      </w:r>
      <w:r>
        <w:t>changed</w:t>
      </w:r>
    </w:p>
  </w:comment>
  <w:comment w:id="115" w:author="Bhagat, Sweta (GE Digital)" w:date="2018-09-20T20:57:00Z" w:initials="BS(D">
    <w:p w14:paraId="1565DF6B" w14:textId="77777777" w:rsidR="00B10ED0" w:rsidRDefault="00B10ED0" w:rsidP="00C72F3E">
      <w:pPr>
        <w:pStyle w:val="CommentText"/>
      </w:pPr>
      <w:r>
        <w:rPr>
          <w:rStyle w:val="CommentReference"/>
        </w:rPr>
        <w:annotationRef/>
      </w:r>
      <w:r>
        <w:t>Should we say:</w:t>
      </w:r>
      <w:r>
        <w:br/>
        <w:t>In this case, you must manually select the correct virtual unit and remove other virtual units.</w:t>
      </w:r>
    </w:p>
  </w:comment>
  <w:comment w:id="116" w:author="Kothapalli, Chanadana (GE Digital, consultant)" w:date="2018-09-21T16:22:00Z" w:initials="KC(Dc">
    <w:p w14:paraId="0038C917" w14:textId="77777777" w:rsidR="00B10ED0" w:rsidRDefault="00B10ED0" w:rsidP="00C72F3E">
      <w:pPr>
        <w:pStyle w:val="CommentText"/>
      </w:pPr>
      <w:r>
        <w:rPr>
          <w:rStyle w:val="CommentReference"/>
        </w:rPr>
        <w:annotationRef/>
      </w:r>
      <w:r>
        <w:t>ok</w:t>
      </w:r>
    </w:p>
  </w:comment>
  <w:comment w:id="118" w:author="Bhagat, Sweta (GE Digital)" w:date="2018-09-20T20:59:00Z" w:initials="BS(D">
    <w:p w14:paraId="1D873A32" w14:textId="77777777" w:rsidR="00B10ED0" w:rsidRDefault="00B10ED0" w:rsidP="00C72F3E">
      <w:pPr>
        <w:pStyle w:val="CommentText"/>
      </w:pPr>
      <w:r>
        <w:rPr>
          <w:rStyle w:val="CommentReference"/>
        </w:rPr>
        <w:annotationRef/>
      </w:r>
      <w:r>
        <w:t>Should be consistent with other steps. Therefore, can we say:</w:t>
      </w:r>
      <w:r>
        <w:br/>
        <w:t xml:space="preserve">In the </w:t>
      </w:r>
      <w:r w:rsidRPr="00BA62FE">
        <w:rPr>
          <w:b/>
        </w:rPr>
        <w:t>Client Management</w:t>
      </w:r>
      <w:r>
        <w:t xml:space="preserve">, select </w:t>
      </w:r>
      <w:r w:rsidRPr="00012B65">
        <w:rPr>
          <w:noProof/>
          <w:sz w:val="19"/>
        </w:rPr>
        <w:drawing>
          <wp:inline distT="0" distB="0" distL="0" distR="0" wp14:anchorId="4EB67442" wp14:editId="4896E8C9">
            <wp:extent cx="134111" cy="169164"/>
            <wp:effectExtent l="0" t="0" r="0" b="0"/>
            <wp:docPr id="21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3" cstate="print"/>
                    <a:stretch>
                      <a:fillRect/>
                    </a:stretch>
                  </pic:blipFill>
                  <pic:spPr>
                    <a:xfrm>
                      <a:off x="0" y="0"/>
                      <a:ext cx="134111" cy="169164"/>
                    </a:xfrm>
                    <a:prstGeom prst="rect">
                      <a:avLst/>
                    </a:prstGeom>
                  </pic:spPr>
                </pic:pic>
              </a:graphicData>
            </a:graphic>
          </wp:inline>
        </w:drawing>
      </w:r>
      <w:r>
        <w:t>.</w:t>
      </w:r>
    </w:p>
  </w:comment>
  <w:comment w:id="119" w:author="Kothapalli, Chanadana (GE Digital, consultant)" w:date="2018-09-21T16:24:00Z" w:initials="KC(Dc">
    <w:p w14:paraId="67D0448A" w14:textId="77777777" w:rsidR="00B10ED0" w:rsidRDefault="00B10ED0" w:rsidP="00C72F3E">
      <w:pPr>
        <w:pStyle w:val="CommentText"/>
      </w:pPr>
      <w:r>
        <w:rPr>
          <w:rStyle w:val="CommentReference"/>
        </w:rPr>
        <w:annotationRef/>
      </w:r>
      <w:r>
        <w:t>ok</w:t>
      </w:r>
    </w:p>
  </w:comment>
  <w:comment w:id="120" w:author="Bhagat, Sweta (GE Digital)" w:date="2018-09-20T21:02:00Z" w:initials="BS(D">
    <w:p w14:paraId="3BE24916" w14:textId="77777777" w:rsidR="00B10ED0" w:rsidRDefault="00B10ED0" w:rsidP="00C72F3E">
      <w:pPr>
        <w:pStyle w:val="CommentText"/>
      </w:pPr>
      <w:r>
        <w:rPr>
          <w:rStyle w:val="CommentReference"/>
        </w:rPr>
        <w:annotationRef/>
      </w:r>
      <w:r>
        <w:t>Again, like above example, be consistent in UI referencing. Rewrite this step.</w:t>
      </w:r>
    </w:p>
  </w:comment>
  <w:comment w:id="121" w:author="Kothapalli, Chanadana (GE Digital, consultant)" w:date="2018-09-21T16:24:00Z" w:initials="KC(Dc">
    <w:p w14:paraId="731A9A7E" w14:textId="77777777" w:rsidR="00B10ED0" w:rsidRDefault="00B10ED0" w:rsidP="00C72F3E">
      <w:pPr>
        <w:pStyle w:val="CommentText"/>
      </w:pPr>
      <w:r>
        <w:rPr>
          <w:rStyle w:val="CommentReference"/>
        </w:rPr>
        <w:annotationRef/>
      </w:r>
      <w:r>
        <w:t>ok</w:t>
      </w:r>
    </w:p>
  </w:comment>
  <w:comment w:id="122" w:author="Bhagat, Sweta (GE Digital)" w:date="2018-09-20T21:11:00Z" w:initials="BS(D">
    <w:p w14:paraId="5EA5DB3E" w14:textId="77777777" w:rsidR="00B10ED0" w:rsidRDefault="00B10ED0" w:rsidP="00C72F3E">
      <w:pPr>
        <w:pStyle w:val="CommentText"/>
      </w:pPr>
      <w:r>
        <w:rPr>
          <w:rStyle w:val="CommentReference"/>
        </w:rPr>
        <w:annotationRef/>
      </w:r>
      <w:r>
        <w:t>Is this one view or two views?</w:t>
      </w:r>
    </w:p>
  </w:comment>
  <w:comment w:id="123" w:author="Kothapalli, Chanadana (GE Digital, consultant)" w:date="2018-09-21T16:26:00Z" w:initials="KC(Dc">
    <w:p w14:paraId="1BD8C2F3" w14:textId="77777777" w:rsidR="00B10ED0" w:rsidRDefault="00B10ED0" w:rsidP="00C72F3E">
      <w:pPr>
        <w:pStyle w:val="CommentText"/>
      </w:pPr>
      <w:r>
        <w:rPr>
          <w:rStyle w:val="CommentReference"/>
        </w:rPr>
        <w:annotationRef/>
      </w:r>
      <w:r>
        <w:t>ok</w:t>
      </w:r>
    </w:p>
  </w:comment>
  <w:comment w:id="124" w:author="Bhagat, Sweta (GE Digital)" w:date="2018-09-20T21:03:00Z" w:initials="BS(D">
    <w:p w14:paraId="65BBAD8E" w14:textId="77777777" w:rsidR="00B10ED0" w:rsidRDefault="00B10ED0" w:rsidP="00C72F3E">
      <w:pPr>
        <w:pStyle w:val="CommentText"/>
      </w:pPr>
      <w:r>
        <w:rPr>
          <w:rStyle w:val="CommentReference"/>
        </w:rPr>
        <w:annotationRef/>
      </w:r>
      <w:r>
        <w:t>Use ‘appear’ if saying views and ‘appears’ if saying ‘view’</w:t>
      </w:r>
    </w:p>
  </w:comment>
  <w:comment w:id="125" w:author="Kothapalli, Chanadana (GE Digital, consultant)" w:date="2018-09-21T16:27:00Z" w:initials="KC(Dc">
    <w:p w14:paraId="6BFE1326" w14:textId="77777777" w:rsidR="00B10ED0" w:rsidRDefault="00B10ED0" w:rsidP="00C72F3E">
      <w:pPr>
        <w:pStyle w:val="CommentText"/>
      </w:pPr>
      <w:r>
        <w:rPr>
          <w:rStyle w:val="CommentReference"/>
        </w:rPr>
        <w:annotationRef/>
      </w:r>
      <w:r>
        <w:t>ok</w:t>
      </w:r>
    </w:p>
  </w:comment>
  <w:comment w:id="126" w:author="Bhagat, Sweta (GE Digital)" w:date="2018-09-20T21:16:00Z" w:initials="BS(D">
    <w:p w14:paraId="0D318E98" w14:textId="77777777" w:rsidR="00B10ED0" w:rsidRDefault="00B10ED0" w:rsidP="00C72F3E">
      <w:pPr>
        <w:pStyle w:val="CommentText"/>
      </w:pPr>
      <w:r>
        <w:rPr>
          <w:rStyle w:val="CommentReference"/>
        </w:rPr>
        <w:annotationRef/>
      </w:r>
      <w:r>
        <w:t>Is the default configuration known to users?</w:t>
      </w:r>
    </w:p>
  </w:comment>
  <w:comment w:id="127" w:author="Kothapalli, Chanadana (GE Digital, consultant)" w:date="2018-09-21T16:28:00Z" w:initials="KC(Dc">
    <w:p w14:paraId="41382560" w14:textId="77777777" w:rsidR="00B10ED0" w:rsidRDefault="00B10ED0" w:rsidP="00C72F3E">
      <w:pPr>
        <w:pStyle w:val="CommentText"/>
      </w:pPr>
      <w:r>
        <w:rPr>
          <w:rStyle w:val="CommentReference"/>
        </w:rPr>
        <w:annotationRef/>
      </w:r>
      <w:r>
        <w:t>As answered below</w:t>
      </w:r>
    </w:p>
  </w:comment>
  <w:comment w:id="128" w:author="Bhagat, Sweta (GE Digital)" w:date="2018-09-20T21:16:00Z" w:initials="BS(D">
    <w:p w14:paraId="21FEAAA5" w14:textId="77777777" w:rsidR="00B10ED0" w:rsidRDefault="00B10ED0" w:rsidP="00C72F3E">
      <w:pPr>
        <w:pStyle w:val="CommentText"/>
      </w:pPr>
      <w:r>
        <w:rPr>
          <w:rStyle w:val="CommentReference"/>
        </w:rPr>
        <w:annotationRef/>
      </w:r>
      <w:r>
        <w:t>Same question as above</w:t>
      </w:r>
    </w:p>
  </w:comment>
  <w:comment w:id="129" w:author="Kothapalli, Chanadana (GE Digital, consultant)" w:date="2018-09-21T16:28:00Z" w:initials="KC(Dc">
    <w:p w14:paraId="41E53C74" w14:textId="77777777" w:rsidR="00B10ED0" w:rsidRDefault="00B10ED0" w:rsidP="00C72F3E">
      <w:pPr>
        <w:pStyle w:val="CommentText"/>
      </w:pPr>
      <w:r>
        <w:rPr>
          <w:rStyle w:val="CommentReference"/>
        </w:rPr>
        <w:annotationRef/>
      </w:r>
      <w:r>
        <w:t xml:space="preserve">I assume by “default” it means that the user will have to refer to the schedule view and waste view sections. I will check and update accordingly. </w:t>
      </w:r>
    </w:p>
    <w:p w14:paraId="124D170B" w14:textId="77777777" w:rsidR="00B10ED0" w:rsidRDefault="00B10ED0" w:rsidP="00C72F3E">
      <w:pPr>
        <w:pStyle w:val="CommentText"/>
      </w:pPr>
      <w:r>
        <w:t>In the above assumption is true, then can these two sections will have to be included in the See Also section?</w:t>
      </w:r>
    </w:p>
    <w:p w14:paraId="3279BFDD" w14:textId="77777777" w:rsidR="00B10ED0" w:rsidRDefault="00B10ED0" w:rsidP="00C72F3E">
      <w:pPr>
        <w:pStyle w:val="CommentText"/>
      </w:pPr>
      <w:r>
        <w:t>[</w:t>
      </w:r>
      <w:r w:rsidRPr="00D4099D">
        <w:rPr>
          <w:b/>
        </w:rPr>
        <w:t>Update</w:t>
      </w:r>
      <w:r>
        <w:t xml:space="preserve">: </w:t>
      </w:r>
      <w:proofErr w:type="spellStart"/>
      <w:r>
        <w:t>Phani</w:t>
      </w:r>
      <w:proofErr w:type="spellEnd"/>
      <w:r>
        <w:t xml:space="preserve"> confirmed that user will only ensure that the schedule and waste views appear.]</w:t>
      </w:r>
    </w:p>
  </w:comment>
  <w:comment w:id="117" w:author="Victoria Schendel" w:date="2018-09-24T07:22:00Z" w:initials="VS">
    <w:p w14:paraId="03C243FA" w14:textId="77777777" w:rsidR="00B10ED0" w:rsidRDefault="00B10ED0" w:rsidP="00C72F3E">
      <w:pPr>
        <w:pStyle w:val="CommentText"/>
      </w:pPr>
      <w:r>
        <w:t>We will not be using the display views for any functionality within this release so although these are created they don't have any value.</w:t>
      </w:r>
      <w:r>
        <w:rPr>
          <w:rStyle w:val="CommentReference"/>
        </w:rPr>
        <w:annotationRef/>
      </w:r>
    </w:p>
  </w:comment>
  <w:comment w:id="130" w:author="Victoria Schendel" w:date="2018-09-24T07:04:00Z" w:initials="VS">
    <w:p w14:paraId="4FB80EED" w14:textId="19F54CE4" w:rsidR="00B10ED0" w:rsidRDefault="00B10ED0">
      <w:pPr>
        <w:pStyle w:val="CommentText"/>
      </w:pPr>
      <w:r>
        <w:t>Why would a user what to configure a production line for a route?  What is this whole process for?  Where is the business context?</w:t>
      </w:r>
      <w:r>
        <w:rPr>
          <w:rStyle w:val="CommentReference"/>
        </w:rPr>
        <w:annotationRef/>
      </w:r>
    </w:p>
  </w:comment>
  <w:comment w:id="131" w:author="Victoria Schendel" w:date="2018-09-24T07:07:00Z" w:initials="VS">
    <w:p w14:paraId="0F2E2331" w14:textId="2B665985" w:rsidR="00B10ED0" w:rsidRDefault="00B10ED0">
      <w:pPr>
        <w:pStyle w:val="CommentText"/>
      </w:pPr>
      <w:proofErr w:type="gramStart"/>
      <w:r>
        <w:t>If at all possible</w:t>
      </w:r>
      <w:proofErr w:type="gramEnd"/>
      <w:r>
        <w:t xml:space="preserve"> can we NOT use s95 as the example?  I don't even know what would happen if you tried to route enable this line.</w:t>
      </w:r>
      <w:r>
        <w:rPr>
          <w:rStyle w:val="CommentReference"/>
        </w:rPr>
        <w:annotationRef/>
      </w:r>
    </w:p>
  </w:comment>
  <w:comment w:id="133" w:author="Bhagat, Sweta (GE Digital)" w:date="2018-09-20T20:51:00Z" w:initials="BS(D">
    <w:p w14:paraId="2998B1BD" w14:textId="70A39655" w:rsidR="00B10ED0" w:rsidRDefault="00B10ED0" w:rsidP="00041697">
      <w:pPr>
        <w:pStyle w:val="CommentText"/>
      </w:pPr>
      <w:r>
        <w:rPr>
          <w:rStyle w:val="CommentReference"/>
        </w:rPr>
        <w:annotationRef/>
      </w:r>
      <w:r>
        <w:t>Is any notification information missing? Do we need to close a window, and then ask users to perform the next step?</w:t>
      </w:r>
    </w:p>
    <w:p w14:paraId="02A43359" w14:textId="70528A83" w:rsidR="00B10ED0" w:rsidRDefault="00B10ED0">
      <w:pPr>
        <w:pStyle w:val="CommentText"/>
      </w:pPr>
    </w:p>
  </w:comment>
  <w:comment w:id="134" w:author="Kothapalli, Chanadana (GE Digital, consultant)" w:date="2018-09-21T17:21:00Z" w:initials="KC(Dc">
    <w:p w14:paraId="4B1AED27" w14:textId="3FBDBF9E" w:rsidR="00B10ED0" w:rsidRDefault="00B10ED0">
      <w:pPr>
        <w:pStyle w:val="CommentText"/>
      </w:pPr>
      <w:r>
        <w:rPr>
          <w:rStyle w:val="CommentReference"/>
        </w:rPr>
        <w:annotationRef/>
      </w:r>
      <w:r>
        <w:t xml:space="preserve">I </w:t>
      </w:r>
      <w:proofErr w:type="gramStart"/>
      <w:r>
        <w:t>have to</w:t>
      </w:r>
      <w:proofErr w:type="gramEnd"/>
      <w:r>
        <w:t xml:space="preserve"> check on the PA admin, I currently have no access to it.</w:t>
      </w:r>
    </w:p>
  </w:comment>
  <w:comment w:id="135" w:author="Kothapalli, Chanadana (GE Digital, consultant)" w:date="2018-09-24T16:49:00Z" w:initials="KC(Dc">
    <w:p w14:paraId="5B92600F" w14:textId="377D13DB" w:rsidR="00B10ED0" w:rsidRDefault="00B10ED0">
      <w:pPr>
        <w:pStyle w:val="CommentText"/>
      </w:pPr>
      <w:r>
        <w:rPr>
          <w:rStyle w:val="CommentReference"/>
        </w:rPr>
        <w:annotationRef/>
      </w:r>
      <w:r>
        <w:t xml:space="preserve">No, confirmed by </w:t>
      </w:r>
      <w:proofErr w:type="spellStart"/>
      <w:r>
        <w:t>Phani</w:t>
      </w:r>
      <w:proofErr w:type="spellEnd"/>
    </w:p>
  </w:comment>
  <w:comment w:id="132" w:author="Victoria Schendel" w:date="2018-09-24T07:07:00Z" w:initials="VS">
    <w:p w14:paraId="1FBFC593" w14:textId="54DB0303" w:rsidR="00B10ED0" w:rsidRDefault="00B10ED0">
      <w:pPr>
        <w:pStyle w:val="CommentText"/>
      </w:pPr>
      <w:r>
        <w:t>What does this mean to the customer?</w:t>
      </w:r>
      <w:r>
        <w:rPr>
          <w:rStyle w:val="CommentReference"/>
        </w:rPr>
        <w:annotationRef/>
      </w:r>
    </w:p>
  </w:comment>
  <w:comment w:id="137" w:author="Bhagat, Sweta (GE Digital)" w:date="2018-09-20T21:07:00Z" w:initials="BS(D">
    <w:p w14:paraId="20AE9344" w14:textId="77777777" w:rsidR="00B10ED0" w:rsidRDefault="00B10ED0" w:rsidP="00557E24">
      <w:pPr>
        <w:pStyle w:val="CommentText"/>
      </w:pPr>
      <w:r>
        <w:rPr>
          <w:rStyle w:val="CommentReference"/>
        </w:rPr>
        <w:annotationRef/>
      </w:r>
      <w:r>
        <w:t>Is a step missing? Do we need to close a window, and then ask users to perform this step?</w:t>
      </w:r>
    </w:p>
    <w:p w14:paraId="09EEA842" w14:textId="23B98EF8" w:rsidR="00B10ED0" w:rsidRDefault="00B10ED0">
      <w:pPr>
        <w:pStyle w:val="CommentText"/>
      </w:pPr>
    </w:p>
  </w:comment>
  <w:comment w:id="138" w:author="Kothapalli, Chanadana (GE Digital, consultant)" w:date="2018-09-21T16:53:00Z" w:initials="KC(Dc">
    <w:p w14:paraId="2C2A8896" w14:textId="7379CED8" w:rsidR="00B10ED0" w:rsidRDefault="00B10ED0">
      <w:pPr>
        <w:pStyle w:val="CommentText"/>
      </w:pPr>
      <w:r>
        <w:rPr>
          <w:rStyle w:val="CommentReference"/>
        </w:rPr>
        <w:annotationRef/>
      </w:r>
      <w:r>
        <w:t xml:space="preserve">I </w:t>
      </w:r>
      <w:proofErr w:type="gramStart"/>
      <w:r>
        <w:t>have to</w:t>
      </w:r>
      <w:proofErr w:type="gramEnd"/>
      <w:r>
        <w:t xml:space="preserve"> check in the PA admin. As mentioned above, I have no access to it.</w:t>
      </w:r>
    </w:p>
  </w:comment>
  <w:comment w:id="139" w:author="Kothapalli, Chanadana (GE Digital, consultant)" w:date="2018-09-24T16:50:00Z" w:initials="KC(Dc">
    <w:p w14:paraId="5DC5621E" w14:textId="5E5C4641" w:rsidR="00B10ED0" w:rsidRDefault="00B10ED0">
      <w:pPr>
        <w:pStyle w:val="CommentText"/>
      </w:pPr>
      <w:r>
        <w:rPr>
          <w:rStyle w:val="CommentReference"/>
        </w:rPr>
        <w:annotationRef/>
      </w:r>
      <w:r>
        <w:t xml:space="preserve">No, confirmed by </w:t>
      </w:r>
      <w:proofErr w:type="spellStart"/>
      <w:r>
        <w:t>Phani</w:t>
      </w:r>
      <w:proofErr w:type="spellEnd"/>
    </w:p>
  </w:comment>
  <w:comment w:id="140" w:author="Bhagat, Sweta (GE Digital)" w:date="2018-09-20T20:52:00Z" w:initials="BS(D">
    <w:p w14:paraId="031F4029" w14:textId="0F73DEA7" w:rsidR="00B10ED0" w:rsidRDefault="00B10ED0">
      <w:pPr>
        <w:pStyle w:val="CommentText"/>
      </w:pPr>
      <w:r>
        <w:rPr>
          <w:rStyle w:val="CommentReference"/>
        </w:rPr>
        <w:annotationRef/>
      </w:r>
      <w:r>
        <w:t>This is off style. Do you need to include this information as separate steps?</w:t>
      </w:r>
    </w:p>
  </w:comment>
  <w:comment w:id="141" w:author="Kothapalli, Chanadana (GE Digital, consultant)" w:date="2018-09-21T16:33:00Z" w:initials="KC(Dc">
    <w:p w14:paraId="5CCAF197" w14:textId="70A32537" w:rsidR="00B10ED0" w:rsidRDefault="00B10ED0">
      <w:pPr>
        <w:pStyle w:val="CommentText"/>
      </w:pPr>
      <w:r>
        <w:rPr>
          <w:rStyle w:val="CommentReference"/>
        </w:rPr>
        <w:annotationRef/>
      </w:r>
    </w:p>
  </w:comment>
  <w:comment w:id="142" w:author="Bhagat, Sweta (GE Digital)" w:date="2018-09-20T20:53:00Z" w:initials="BS(D">
    <w:p w14:paraId="49D5E7D2" w14:textId="13BDBC0D" w:rsidR="00B10ED0" w:rsidRDefault="00B10ED0">
      <w:pPr>
        <w:pStyle w:val="CommentText"/>
      </w:pPr>
      <w:r>
        <w:rPr>
          <w:rStyle w:val="CommentReference"/>
        </w:rPr>
        <w:annotationRef/>
      </w:r>
      <w:r>
        <w:t>Is this a next step?</w:t>
      </w:r>
    </w:p>
  </w:comment>
  <w:comment w:id="143" w:author="Kothapalli, Chanadana (GE Digital, consultant)" w:date="2018-09-21T16:34:00Z" w:initials="KC(Dc">
    <w:p w14:paraId="6EEC45B2" w14:textId="57B90776" w:rsidR="00B10ED0" w:rsidRDefault="00B10ED0">
      <w:pPr>
        <w:pStyle w:val="CommentText"/>
      </w:pPr>
      <w:r>
        <w:rPr>
          <w:rStyle w:val="CommentReference"/>
        </w:rPr>
        <w:annotationRef/>
      </w:r>
      <w:r>
        <w:t>Changed</w:t>
      </w:r>
    </w:p>
  </w:comment>
  <w:comment w:id="136" w:author="Victoria Schendel" w:date="2018-09-24T07:14:00Z" w:initials="VS">
    <w:p w14:paraId="4C64EFDF" w14:textId="65A8167B" w:rsidR="00B10ED0" w:rsidRDefault="00B10ED0">
      <w:pPr>
        <w:pStyle w:val="CommentText"/>
      </w:pPr>
      <w:r>
        <w:t>Why should the customer check all this?  This is the point of the functionality of the "route enable a line" so the customer doesn't have to do all this by hand.  you may need to do this if you have an error but why are we requesting the customer to do this?</w:t>
      </w:r>
      <w:r>
        <w:rPr>
          <w:rStyle w:val="CommentReference"/>
        </w:rPr>
        <w:annotationRef/>
      </w:r>
    </w:p>
  </w:comment>
  <w:comment w:id="144" w:author="Bhagat, Sweta (GE Digital)" w:date="2018-09-20T20:54:00Z" w:initials="BS(D">
    <w:p w14:paraId="6EE82D7E" w14:textId="6A58C11B" w:rsidR="00B10ED0" w:rsidRDefault="00B10ED0">
      <w:pPr>
        <w:pStyle w:val="CommentText"/>
      </w:pPr>
      <w:r>
        <w:rPr>
          <w:rStyle w:val="CommentReference"/>
        </w:rPr>
        <w:annotationRef/>
      </w:r>
      <w:r>
        <w:t>Rewrite such that bullet points use consistent style</w:t>
      </w:r>
    </w:p>
  </w:comment>
  <w:comment w:id="145" w:author="Kothapalli, Chanadana (GE Digital, consultant)" w:date="2018-09-21T16:29:00Z" w:initials="KC(Dc">
    <w:p w14:paraId="3A3BBA9F" w14:textId="6EDA6DF9" w:rsidR="00B10ED0" w:rsidRDefault="00B10ED0">
      <w:pPr>
        <w:pStyle w:val="CommentText"/>
      </w:pPr>
      <w:r>
        <w:rPr>
          <w:rStyle w:val="CommentReference"/>
        </w:rPr>
        <w:annotationRef/>
      </w:r>
      <w:r>
        <w:t>Ok</w:t>
      </w:r>
    </w:p>
  </w:comment>
  <w:comment w:id="146" w:author="Bhagat, Sweta (GE Digital)" w:date="2018-09-20T20:56:00Z" w:initials="BS(D">
    <w:p w14:paraId="479F5F3C" w14:textId="72CEEB8B" w:rsidR="00B10ED0" w:rsidRDefault="00B10ED0">
      <w:pPr>
        <w:pStyle w:val="CommentText"/>
      </w:pPr>
      <w:r>
        <w:rPr>
          <w:rStyle w:val="CommentReference"/>
        </w:rPr>
        <w:annotationRef/>
      </w:r>
      <w:r>
        <w:t>Not clear…what do we mean by ‘will fail’?</w:t>
      </w:r>
    </w:p>
  </w:comment>
  <w:comment w:id="147" w:author="Kothapalli, Chanadana (GE Digital, consultant)" w:date="2018-09-21T16:22:00Z" w:initials="KC(Dc">
    <w:p w14:paraId="58E863E1" w14:textId="26D8C896" w:rsidR="00B10ED0" w:rsidRDefault="00B10ED0">
      <w:pPr>
        <w:pStyle w:val="CommentText"/>
      </w:pPr>
      <w:r>
        <w:rPr>
          <w:rStyle w:val="CommentReference"/>
        </w:rPr>
        <w:annotationRef/>
      </w:r>
      <w:r>
        <w:t>changed</w:t>
      </w:r>
    </w:p>
  </w:comment>
  <w:comment w:id="148" w:author="Bhagat, Sweta (GE Digital)" w:date="2018-09-20T20:57:00Z" w:initials="BS(D">
    <w:p w14:paraId="072F162E" w14:textId="11C3D8EC" w:rsidR="00B10ED0" w:rsidRDefault="00B10ED0">
      <w:pPr>
        <w:pStyle w:val="CommentText"/>
      </w:pPr>
      <w:r>
        <w:rPr>
          <w:rStyle w:val="CommentReference"/>
        </w:rPr>
        <w:annotationRef/>
      </w:r>
      <w:r>
        <w:t>Should we say:</w:t>
      </w:r>
      <w:r>
        <w:br/>
        <w:t>In this case, you must manually select the correct virtual unit and remove other virtual units.</w:t>
      </w:r>
    </w:p>
  </w:comment>
  <w:comment w:id="149" w:author="Kothapalli, Chanadana (GE Digital, consultant)" w:date="2018-09-21T16:22:00Z" w:initials="KC(Dc">
    <w:p w14:paraId="6593EA59" w14:textId="630B2494" w:rsidR="00B10ED0" w:rsidRDefault="00B10ED0">
      <w:pPr>
        <w:pStyle w:val="CommentText"/>
      </w:pPr>
      <w:r>
        <w:rPr>
          <w:rStyle w:val="CommentReference"/>
        </w:rPr>
        <w:annotationRef/>
      </w:r>
      <w:r>
        <w:t>ok</w:t>
      </w:r>
    </w:p>
  </w:comment>
  <w:comment w:id="151" w:author="Bhagat, Sweta (GE Digital)" w:date="2018-09-20T20:59:00Z" w:initials="BS(D">
    <w:p w14:paraId="21BAB0DB" w14:textId="6EA2F9D7" w:rsidR="00B10ED0" w:rsidRDefault="00B10ED0">
      <w:pPr>
        <w:pStyle w:val="CommentText"/>
      </w:pPr>
      <w:r>
        <w:rPr>
          <w:rStyle w:val="CommentReference"/>
        </w:rPr>
        <w:annotationRef/>
      </w:r>
      <w:r>
        <w:t>Should be consistent with other steps. Therefore, can we say:</w:t>
      </w:r>
      <w:r>
        <w:br/>
        <w:t xml:space="preserve">In the </w:t>
      </w:r>
      <w:r w:rsidRPr="00BA62FE">
        <w:rPr>
          <w:b/>
        </w:rPr>
        <w:t>Client Management</w:t>
      </w:r>
      <w:r>
        <w:t xml:space="preserve">, select </w:t>
      </w:r>
      <w:r w:rsidRPr="00012B65">
        <w:rPr>
          <w:noProof/>
          <w:sz w:val="19"/>
        </w:rPr>
        <w:drawing>
          <wp:inline distT="0" distB="0" distL="0" distR="0" wp14:anchorId="2AC5D2C5" wp14:editId="02338B70">
            <wp:extent cx="134111" cy="169164"/>
            <wp:effectExtent l="0" t="0" r="0" b="0"/>
            <wp:docPr id="20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3" cstate="print"/>
                    <a:stretch>
                      <a:fillRect/>
                    </a:stretch>
                  </pic:blipFill>
                  <pic:spPr>
                    <a:xfrm>
                      <a:off x="0" y="0"/>
                      <a:ext cx="134111" cy="169164"/>
                    </a:xfrm>
                    <a:prstGeom prst="rect">
                      <a:avLst/>
                    </a:prstGeom>
                  </pic:spPr>
                </pic:pic>
              </a:graphicData>
            </a:graphic>
          </wp:inline>
        </w:drawing>
      </w:r>
      <w:r>
        <w:t>.</w:t>
      </w:r>
    </w:p>
  </w:comment>
  <w:comment w:id="152" w:author="Kothapalli, Chanadana (GE Digital, consultant)" w:date="2018-09-21T16:24:00Z" w:initials="KC(Dc">
    <w:p w14:paraId="137B465C" w14:textId="065C0736" w:rsidR="00B10ED0" w:rsidRDefault="00B10ED0">
      <w:pPr>
        <w:pStyle w:val="CommentText"/>
      </w:pPr>
      <w:r>
        <w:rPr>
          <w:rStyle w:val="CommentReference"/>
        </w:rPr>
        <w:annotationRef/>
      </w:r>
      <w:r>
        <w:t>ok</w:t>
      </w:r>
    </w:p>
  </w:comment>
  <w:comment w:id="153" w:author="Bhagat, Sweta (GE Digital)" w:date="2018-09-20T21:02:00Z" w:initials="BS(D">
    <w:p w14:paraId="102D01C4" w14:textId="2D74330F" w:rsidR="00B10ED0" w:rsidRDefault="00B10ED0">
      <w:pPr>
        <w:pStyle w:val="CommentText"/>
      </w:pPr>
      <w:r>
        <w:rPr>
          <w:rStyle w:val="CommentReference"/>
        </w:rPr>
        <w:annotationRef/>
      </w:r>
      <w:r>
        <w:t>Again, like above example, be consistent in UI referencing. Rewrite this step.</w:t>
      </w:r>
    </w:p>
  </w:comment>
  <w:comment w:id="154" w:author="Kothapalli, Chanadana (GE Digital, consultant)" w:date="2018-09-21T16:24:00Z" w:initials="KC(Dc">
    <w:p w14:paraId="138D5293" w14:textId="5472936B" w:rsidR="00B10ED0" w:rsidRDefault="00B10ED0">
      <w:pPr>
        <w:pStyle w:val="CommentText"/>
      </w:pPr>
      <w:r>
        <w:rPr>
          <w:rStyle w:val="CommentReference"/>
        </w:rPr>
        <w:annotationRef/>
      </w:r>
      <w:r>
        <w:t>ok</w:t>
      </w:r>
    </w:p>
  </w:comment>
  <w:comment w:id="155" w:author="Bhagat, Sweta (GE Digital)" w:date="2018-09-20T21:11:00Z" w:initials="BS(D">
    <w:p w14:paraId="504E1339" w14:textId="12939C75" w:rsidR="00B10ED0" w:rsidRDefault="00B10ED0">
      <w:pPr>
        <w:pStyle w:val="CommentText"/>
      </w:pPr>
      <w:r>
        <w:rPr>
          <w:rStyle w:val="CommentReference"/>
        </w:rPr>
        <w:annotationRef/>
      </w:r>
      <w:r>
        <w:t>Is this one view or two views?</w:t>
      </w:r>
    </w:p>
  </w:comment>
  <w:comment w:id="156" w:author="Kothapalli, Chanadana (GE Digital, consultant)" w:date="2018-09-21T16:26:00Z" w:initials="KC(Dc">
    <w:p w14:paraId="4F7ADF1E" w14:textId="689791A4" w:rsidR="00B10ED0" w:rsidRDefault="00B10ED0">
      <w:pPr>
        <w:pStyle w:val="CommentText"/>
      </w:pPr>
      <w:r>
        <w:rPr>
          <w:rStyle w:val="CommentReference"/>
        </w:rPr>
        <w:annotationRef/>
      </w:r>
      <w:r>
        <w:t>ok</w:t>
      </w:r>
    </w:p>
  </w:comment>
  <w:comment w:id="157" w:author="Bhagat, Sweta (GE Digital)" w:date="2018-09-20T21:03:00Z" w:initials="BS(D">
    <w:p w14:paraId="080B9AD8" w14:textId="739D7766" w:rsidR="00B10ED0" w:rsidRDefault="00B10ED0">
      <w:pPr>
        <w:pStyle w:val="CommentText"/>
      </w:pPr>
      <w:r>
        <w:rPr>
          <w:rStyle w:val="CommentReference"/>
        </w:rPr>
        <w:annotationRef/>
      </w:r>
      <w:r>
        <w:t>Use ‘appear’ if saying views and ‘appears’ if saying ‘view’</w:t>
      </w:r>
    </w:p>
  </w:comment>
  <w:comment w:id="158" w:author="Kothapalli, Chanadana (GE Digital, consultant)" w:date="2018-09-21T16:27:00Z" w:initials="KC(Dc">
    <w:p w14:paraId="2529D488" w14:textId="3C53F162" w:rsidR="00B10ED0" w:rsidRDefault="00B10ED0">
      <w:pPr>
        <w:pStyle w:val="CommentText"/>
      </w:pPr>
      <w:r>
        <w:rPr>
          <w:rStyle w:val="CommentReference"/>
        </w:rPr>
        <w:annotationRef/>
      </w:r>
      <w:r>
        <w:t>ok</w:t>
      </w:r>
    </w:p>
  </w:comment>
  <w:comment w:id="159" w:author="Bhagat, Sweta (GE Digital)" w:date="2018-09-20T21:16:00Z" w:initials="BS(D">
    <w:p w14:paraId="6EF3B7EB" w14:textId="7A721B36" w:rsidR="00B10ED0" w:rsidRDefault="00B10ED0">
      <w:pPr>
        <w:pStyle w:val="CommentText"/>
      </w:pPr>
      <w:r>
        <w:rPr>
          <w:rStyle w:val="CommentReference"/>
        </w:rPr>
        <w:annotationRef/>
      </w:r>
      <w:r>
        <w:t>Is the default configuration known to users?</w:t>
      </w:r>
    </w:p>
  </w:comment>
  <w:comment w:id="160" w:author="Kothapalli, Chanadana (GE Digital, consultant)" w:date="2018-09-21T16:28:00Z" w:initials="KC(Dc">
    <w:p w14:paraId="1DC7150F" w14:textId="47D97FCE" w:rsidR="00B10ED0" w:rsidRDefault="00B10ED0">
      <w:pPr>
        <w:pStyle w:val="CommentText"/>
      </w:pPr>
      <w:r>
        <w:rPr>
          <w:rStyle w:val="CommentReference"/>
        </w:rPr>
        <w:annotationRef/>
      </w:r>
      <w:r>
        <w:t>As answered below</w:t>
      </w:r>
    </w:p>
  </w:comment>
  <w:comment w:id="161" w:author="Bhagat, Sweta (GE Digital)" w:date="2018-09-20T21:16:00Z" w:initials="BS(D">
    <w:p w14:paraId="068AEC71" w14:textId="437A58E5" w:rsidR="00B10ED0" w:rsidRDefault="00B10ED0">
      <w:pPr>
        <w:pStyle w:val="CommentText"/>
      </w:pPr>
      <w:r>
        <w:rPr>
          <w:rStyle w:val="CommentReference"/>
        </w:rPr>
        <w:annotationRef/>
      </w:r>
      <w:r>
        <w:t>Same question as above</w:t>
      </w:r>
    </w:p>
  </w:comment>
  <w:comment w:id="162" w:author="Kothapalli, Chanadana (GE Digital, consultant)" w:date="2018-09-21T16:28:00Z" w:initials="KC(Dc">
    <w:p w14:paraId="0EC1A699" w14:textId="6AF8BBC9" w:rsidR="00B10ED0" w:rsidRDefault="00B10ED0">
      <w:pPr>
        <w:pStyle w:val="CommentText"/>
      </w:pPr>
      <w:r>
        <w:rPr>
          <w:rStyle w:val="CommentReference"/>
        </w:rPr>
        <w:annotationRef/>
      </w:r>
      <w:r>
        <w:t xml:space="preserve">I assume by “default” it means that the user will have to refer to the schedule view and waste view sections. I will check and update accordingly. </w:t>
      </w:r>
    </w:p>
    <w:p w14:paraId="503DEF7B" w14:textId="519155CD" w:rsidR="00B10ED0" w:rsidRDefault="00B10ED0">
      <w:pPr>
        <w:pStyle w:val="CommentText"/>
      </w:pPr>
      <w:r>
        <w:t>In the above assumption is true, then can these two sections will have to be included in the See Also section?</w:t>
      </w:r>
    </w:p>
    <w:p w14:paraId="4F9587FE" w14:textId="2C992F5D" w:rsidR="00B10ED0" w:rsidRDefault="00B10ED0">
      <w:pPr>
        <w:pStyle w:val="CommentText"/>
      </w:pPr>
      <w:r>
        <w:t>[</w:t>
      </w:r>
      <w:r w:rsidRPr="00D4099D">
        <w:rPr>
          <w:b/>
        </w:rPr>
        <w:t>Update</w:t>
      </w:r>
      <w:r>
        <w:t xml:space="preserve">: </w:t>
      </w:r>
      <w:proofErr w:type="spellStart"/>
      <w:r>
        <w:t>Phani</w:t>
      </w:r>
      <w:proofErr w:type="spellEnd"/>
      <w:r>
        <w:t xml:space="preserve"> confirmed that user will only ensure that the schedule and waste views appear.]</w:t>
      </w:r>
    </w:p>
  </w:comment>
  <w:comment w:id="150" w:author="Victoria Schendel" w:date="2018-09-24T07:22:00Z" w:initials="VS">
    <w:p w14:paraId="36554194" w14:textId="2D62EF37" w:rsidR="00B10ED0" w:rsidRDefault="00B10ED0">
      <w:pPr>
        <w:pStyle w:val="CommentText"/>
      </w:pPr>
      <w:r>
        <w:t>We will not be using the display views for any functionality within this release so although these are created they don't have any value.</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BBCBDD1" w15:done="0"/>
  <w15:commentEx w15:paraId="599FF294" w15:paraIdParent="4BBCBDD1" w15:done="0"/>
  <w15:commentEx w15:paraId="27E93595" w15:done="0"/>
  <w15:commentEx w15:paraId="3517588B" w15:paraIdParent="27E93595" w15:done="0"/>
  <w15:commentEx w15:paraId="2E37708A" w15:done="0"/>
  <w15:commentEx w15:paraId="56388316" w15:paraIdParent="2E37708A" w15:done="0"/>
  <w15:commentEx w15:paraId="10E3C6EE" w15:done="0"/>
  <w15:commentEx w15:paraId="37DB1A94" w15:paraIdParent="10E3C6EE" w15:done="0"/>
  <w15:commentEx w15:paraId="5E95EA79" w15:done="0"/>
  <w15:commentEx w15:paraId="5C50F88F" w15:paraIdParent="5E95EA79" w15:done="0"/>
  <w15:commentEx w15:paraId="7D778C97" w15:done="0"/>
  <w15:commentEx w15:paraId="5E39C9AC" w15:paraIdParent="7D778C97" w15:done="0"/>
  <w15:commentEx w15:paraId="3D48C765" w15:done="0"/>
  <w15:commentEx w15:paraId="422AA7BE" w15:paraIdParent="3D48C765" w15:done="0"/>
  <w15:commentEx w15:paraId="09E8C81F" w15:done="0"/>
  <w15:commentEx w15:paraId="06B9DFF2" w15:paraIdParent="09E8C81F" w15:done="0"/>
  <w15:commentEx w15:paraId="52CA14BB" w15:done="0"/>
  <w15:commentEx w15:paraId="212B4916" w15:paraIdParent="52CA14BB" w15:done="0"/>
  <w15:commentEx w15:paraId="6E069D51" w15:done="0"/>
  <w15:commentEx w15:paraId="30C4BC9E" w15:paraIdParent="6E069D51" w15:done="0"/>
  <w15:commentEx w15:paraId="6CB43DCA" w15:done="0"/>
  <w15:commentEx w15:paraId="4DB5607D" w15:paraIdParent="6CB43DCA" w15:done="0"/>
  <w15:commentEx w15:paraId="27DE2BF5" w15:done="0"/>
  <w15:commentEx w15:paraId="03FA97A6" w15:paraIdParent="27DE2BF5" w15:done="0"/>
  <w15:commentEx w15:paraId="361EC18C" w15:done="0"/>
  <w15:commentEx w15:paraId="6F3E73B9" w15:paraIdParent="361EC18C" w15:done="0"/>
  <w15:commentEx w15:paraId="1BA75CAB" w15:done="0"/>
  <w15:commentEx w15:paraId="3F508EE2" w15:paraIdParent="1BA75CAB" w15:done="0"/>
  <w15:commentEx w15:paraId="7C16417F" w15:done="1"/>
  <w15:commentEx w15:paraId="7CDB9CB8" w15:done="1"/>
  <w15:commentEx w15:paraId="10183B27" w15:done="1"/>
  <w15:commentEx w15:paraId="0CA207D6" w15:done="1"/>
  <w15:commentEx w15:paraId="3F1346DA" w15:done="1"/>
  <w15:commentEx w15:paraId="6191F62E" w15:done="1"/>
  <w15:commentEx w15:paraId="379E2C83" w15:done="1"/>
  <w15:commentEx w15:paraId="4A1E6359" w15:paraIdParent="379E2C83" w15:done="1"/>
  <w15:commentEx w15:paraId="0AD62B4C" w15:done="1"/>
  <w15:commentEx w15:paraId="5547AD8B" w15:paraIdParent="0AD62B4C" w15:done="1"/>
  <w15:commentEx w15:paraId="39D98A68" w15:done="1"/>
  <w15:commentEx w15:paraId="699F9A9C" w15:paraIdParent="39D98A68" w15:done="1"/>
  <w15:commentEx w15:paraId="0442E899" w15:done="1"/>
  <w15:commentEx w15:paraId="15E1E40A" w15:paraIdParent="0442E899" w15:done="1"/>
  <w15:commentEx w15:paraId="15F61ECA" w15:done="1"/>
  <w15:commentEx w15:paraId="1E07E5FB" w15:done="1"/>
  <w15:commentEx w15:paraId="300E834F" w15:done="1"/>
  <w15:commentEx w15:paraId="37D03F39" w15:done="1"/>
  <w15:commentEx w15:paraId="4B163929" w15:paraIdParent="37D03F39" w15:done="1"/>
  <w15:commentEx w15:paraId="25C9AACA" w15:done="1"/>
  <w15:commentEx w15:paraId="44A9DA67" w15:paraIdParent="25C9AACA" w15:done="1"/>
  <w15:commentEx w15:paraId="432C8526" w15:done="1"/>
  <w15:commentEx w15:paraId="1DFCD394" w15:paraIdParent="432C8526" w15:done="1"/>
  <w15:commentEx w15:paraId="074DA744" w15:done="1"/>
  <w15:commentEx w15:paraId="49168EA7" w15:paraIdParent="074DA744" w15:done="1"/>
  <w15:commentEx w15:paraId="016B8A4B" w15:done="1"/>
  <w15:commentEx w15:paraId="15A508C2" w15:done="1"/>
  <w15:commentEx w15:paraId="774DC614" w15:done="1"/>
  <w15:commentEx w15:paraId="7DB4DD2B" w15:paraIdParent="774DC614" w15:done="1"/>
  <w15:commentEx w15:paraId="1E95B26F" w15:done="1"/>
  <w15:commentEx w15:paraId="6FEB10E2" w15:paraIdParent="1E95B26F" w15:done="1"/>
  <w15:commentEx w15:paraId="27F38FA9" w15:done="0"/>
  <w15:commentEx w15:paraId="45DB0D0D" w15:paraIdParent="27F38FA9" w15:done="0"/>
  <w15:commentEx w15:paraId="7F909093" w15:done="0"/>
  <w15:commentEx w15:paraId="680743F9" w15:done="0"/>
  <w15:commentEx w15:paraId="79C788EF" w15:paraIdParent="680743F9" w15:done="0"/>
  <w15:commentEx w15:paraId="76DD4516" w15:done="0"/>
  <w15:commentEx w15:paraId="21B05E65" w15:paraIdParent="76DD4516" w15:done="0"/>
  <w15:commentEx w15:paraId="062216D8" w15:done="0"/>
  <w15:commentEx w15:paraId="64D32140" w15:done="0"/>
  <w15:commentEx w15:paraId="12AF8AB7" w15:done="0"/>
  <w15:commentEx w15:paraId="2913FA2B" w15:done="0"/>
  <w15:commentEx w15:paraId="7E710794" w15:paraIdParent="2913FA2B" w15:done="0"/>
  <w15:commentEx w15:paraId="513CAF4D" w15:paraIdParent="2913FA2B" w15:done="0"/>
  <w15:commentEx w15:paraId="201E049A" w15:done="0"/>
  <w15:commentEx w15:paraId="245F0212" w15:done="0"/>
  <w15:commentEx w15:paraId="6BDF32F8" w15:paraIdParent="245F0212" w15:done="0"/>
  <w15:commentEx w15:paraId="6CB34A67" w15:paraIdParent="245F0212" w15:done="0"/>
  <w15:commentEx w15:paraId="353A4A6E" w15:done="0"/>
  <w15:commentEx w15:paraId="18461EED" w15:paraIdParent="353A4A6E" w15:done="0"/>
  <w15:commentEx w15:paraId="551D3014" w15:done="0"/>
  <w15:commentEx w15:paraId="5BCA6221" w15:paraIdParent="551D3014" w15:done="0"/>
  <w15:commentEx w15:paraId="7E237748" w15:done="0"/>
  <w15:commentEx w15:paraId="31A4098E" w15:done="0"/>
  <w15:commentEx w15:paraId="7D0F64EC" w15:paraIdParent="31A4098E" w15:done="0"/>
  <w15:commentEx w15:paraId="529FB7DB" w15:done="0"/>
  <w15:commentEx w15:paraId="545D2BCB" w15:paraIdParent="529FB7DB" w15:done="0"/>
  <w15:commentEx w15:paraId="1565DF6B" w15:done="0"/>
  <w15:commentEx w15:paraId="0038C917" w15:paraIdParent="1565DF6B" w15:done="0"/>
  <w15:commentEx w15:paraId="1D873A32" w15:done="0"/>
  <w15:commentEx w15:paraId="67D0448A" w15:paraIdParent="1D873A32" w15:done="0"/>
  <w15:commentEx w15:paraId="3BE24916" w15:done="0"/>
  <w15:commentEx w15:paraId="731A9A7E" w15:paraIdParent="3BE24916" w15:done="0"/>
  <w15:commentEx w15:paraId="5EA5DB3E" w15:done="0"/>
  <w15:commentEx w15:paraId="1BD8C2F3" w15:paraIdParent="5EA5DB3E" w15:done="0"/>
  <w15:commentEx w15:paraId="65BBAD8E" w15:done="0"/>
  <w15:commentEx w15:paraId="6BFE1326" w15:paraIdParent="65BBAD8E" w15:done="0"/>
  <w15:commentEx w15:paraId="0D318E98" w15:done="0"/>
  <w15:commentEx w15:paraId="41382560" w15:paraIdParent="0D318E98" w15:done="0"/>
  <w15:commentEx w15:paraId="21FEAAA5" w15:done="0"/>
  <w15:commentEx w15:paraId="3279BFDD" w15:paraIdParent="21FEAAA5" w15:done="0"/>
  <w15:commentEx w15:paraId="03C243FA" w15:done="0"/>
  <w15:commentEx w15:paraId="4FB80EED" w15:done="0"/>
  <w15:commentEx w15:paraId="0F2E2331" w15:done="0"/>
  <w15:commentEx w15:paraId="02A43359" w15:done="0"/>
  <w15:commentEx w15:paraId="4B1AED27" w15:paraIdParent="02A43359" w15:done="0"/>
  <w15:commentEx w15:paraId="5B92600F" w15:paraIdParent="02A43359" w15:done="0"/>
  <w15:commentEx w15:paraId="1FBFC593" w15:done="0"/>
  <w15:commentEx w15:paraId="09EEA842" w15:done="0"/>
  <w15:commentEx w15:paraId="2C2A8896" w15:paraIdParent="09EEA842" w15:done="0"/>
  <w15:commentEx w15:paraId="5DC5621E" w15:paraIdParent="09EEA842" w15:done="0"/>
  <w15:commentEx w15:paraId="031F4029" w15:done="0"/>
  <w15:commentEx w15:paraId="5CCAF197" w15:paraIdParent="031F4029" w15:done="0"/>
  <w15:commentEx w15:paraId="49D5E7D2" w15:done="0"/>
  <w15:commentEx w15:paraId="6EEC45B2" w15:paraIdParent="49D5E7D2" w15:done="0"/>
  <w15:commentEx w15:paraId="4C64EFDF" w15:done="0"/>
  <w15:commentEx w15:paraId="6EE82D7E" w15:done="0"/>
  <w15:commentEx w15:paraId="3A3BBA9F" w15:paraIdParent="6EE82D7E" w15:done="0"/>
  <w15:commentEx w15:paraId="479F5F3C" w15:done="0"/>
  <w15:commentEx w15:paraId="58E863E1" w15:paraIdParent="479F5F3C" w15:done="0"/>
  <w15:commentEx w15:paraId="072F162E" w15:done="0"/>
  <w15:commentEx w15:paraId="6593EA59" w15:paraIdParent="072F162E" w15:done="0"/>
  <w15:commentEx w15:paraId="21BAB0DB" w15:done="0"/>
  <w15:commentEx w15:paraId="137B465C" w15:paraIdParent="21BAB0DB" w15:done="0"/>
  <w15:commentEx w15:paraId="102D01C4" w15:done="0"/>
  <w15:commentEx w15:paraId="138D5293" w15:paraIdParent="102D01C4" w15:done="0"/>
  <w15:commentEx w15:paraId="504E1339" w15:done="0"/>
  <w15:commentEx w15:paraId="4F7ADF1E" w15:paraIdParent="504E1339" w15:done="0"/>
  <w15:commentEx w15:paraId="080B9AD8" w15:done="0"/>
  <w15:commentEx w15:paraId="2529D488" w15:paraIdParent="080B9AD8" w15:done="0"/>
  <w15:commentEx w15:paraId="6EF3B7EB" w15:done="0"/>
  <w15:commentEx w15:paraId="1DC7150F" w15:paraIdParent="6EF3B7EB" w15:done="0"/>
  <w15:commentEx w15:paraId="068AEC71" w15:done="0"/>
  <w15:commentEx w15:paraId="4F9587FE" w15:paraIdParent="068AEC71" w15:done="0"/>
  <w15:commentEx w15:paraId="3655419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BBCBDD1" w16cid:durableId="1FBCACA6"/>
  <w16cid:commentId w16cid:paraId="599FF294" w16cid:durableId="1FBE08A0"/>
  <w16cid:commentId w16cid:paraId="27E93595" w16cid:durableId="1FBCACF9"/>
  <w16cid:commentId w16cid:paraId="3517588B" w16cid:durableId="1FBE026D"/>
  <w16cid:commentId w16cid:paraId="2E37708A" w16cid:durableId="1FBCADD9"/>
  <w16cid:commentId w16cid:paraId="56388316" w16cid:durableId="1FBE0895"/>
  <w16cid:commentId w16cid:paraId="10E3C6EE" w16cid:durableId="1FBCAE30"/>
  <w16cid:commentId w16cid:paraId="37DB1A94" w16cid:durableId="1FBE088E"/>
  <w16cid:commentId w16cid:paraId="5E95EA79" w16cid:durableId="1FBCAE75"/>
  <w16cid:commentId w16cid:paraId="5C50F88F" w16cid:durableId="1FBE0889"/>
  <w16cid:commentId w16cid:paraId="7D778C97" w16cid:durableId="1FBCAECE"/>
  <w16cid:commentId w16cid:paraId="5E39C9AC" w16cid:durableId="1FBE0881"/>
  <w16cid:commentId w16cid:paraId="3D48C765" w16cid:durableId="1FBCAF85"/>
  <w16cid:commentId w16cid:paraId="422AA7BE" w16cid:durableId="1FBE0847"/>
  <w16cid:commentId w16cid:paraId="09E8C81F" w16cid:durableId="1FBCB270"/>
  <w16cid:commentId w16cid:paraId="06B9DFF2" w16cid:durableId="1FBE0BFD"/>
  <w16cid:commentId w16cid:paraId="52CA14BB" w16cid:durableId="1FBCB2AA"/>
  <w16cid:commentId w16cid:paraId="212B4916" w16cid:durableId="1FBE062A"/>
  <w16cid:commentId w16cid:paraId="6E069D51" w16cid:durableId="1FBCB329"/>
  <w16cid:commentId w16cid:paraId="30C4BC9E" w16cid:durableId="1FBE0824"/>
  <w16cid:commentId w16cid:paraId="6CB43DCA" w16cid:durableId="1FBCB33C"/>
  <w16cid:commentId w16cid:paraId="4DB5607D" w16cid:durableId="1FBE082A"/>
  <w16cid:commentId w16cid:paraId="27DE2BF5" w16cid:durableId="1FBCB35B"/>
  <w16cid:commentId w16cid:paraId="03FA97A6" w16cid:durableId="1FBE082F"/>
  <w16cid:commentId w16cid:paraId="361EC18C" w16cid:durableId="1FBCB367"/>
  <w16cid:commentId w16cid:paraId="6F3E73B9" w16cid:durableId="1FBE0834"/>
  <w16cid:commentId w16cid:paraId="1BA75CAB" w16cid:durableId="1FBCB387"/>
  <w16cid:commentId w16cid:paraId="3F508EE2" w16cid:durableId="1FBE0839"/>
  <w16cid:commentId w16cid:paraId="7C16417F" w16cid:durableId="1FB622DF"/>
  <w16cid:commentId w16cid:paraId="7CDB9CB8" w16cid:durableId="1FB3FB11"/>
  <w16cid:commentId w16cid:paraId="10183B27" w16cid:durableId="1FB3FB75"/>
  <w16cid:commentId w16cid:paraId="0CA207D6" w16cid:durableId="1FB3FBE1"/>
  <w16cid:commentId w16cid:paraId="3F1346DA" w16cid:durableId="1FB622FB"/>
  <w16cid:commentId w16cid:paraId="6191F62E" w16cid:durableId="1FB3FC9E"/>
  <w16cid:commentId w16cid:paraId="379E2C83" w16cid:durableId="1FB402D1"/>
  <w16cid:commentId w16cid:paraId="4A1E6359" w16cid:durableId="1FB90B62"/>
  <w16cid:commentId w16cid:paraId="0AD62B4C" w16cid:durableId="1FB624FF"/>
  <w16cid:commentId w16cid:paraId="5547AD8B" w16cid:durableId="1FB90C4E"/>
  <w16cid:commentId w16cid:paraId="39D98A68" w16cid:durableId="1FB623A7"/>
  <w16cid:commentId w16cid:paraId="699F9A9C" w16cid:durableId="1FB90C0F"/>
  <w16cid:commentId w16cid:paraId="0442E899" w16cid:durableId="1FB6232E"/>
  <w16cid:commentId w16cid:paraId="15E1E40A" w16cid:durableId="1FB90CDA"/>
  <w16cid:commentId w16cid:paraId="15F61ECA" w16cid:durableId="1FB6253F"/>
  <w16cid:commentId w16cid:paraId="1E07E5FB" w16cid:durableId="1FB3FE85"/>
  <w16cid:commentId w16cid:paraId="300E834F" w16cid:durableId="1FB3FE98"/>
  <w16cid:commentId w16cid:paraId="37D03F39" w16cid:durableId="1FB62598"/>
  <w16cid:commentId w16cid:paraId="4B163929" w16cid:durableId="1FB90E24"/>
  <w16cid:commentId w16cid:paraId="25C9AACA" w16cid:durableId="1FB625DA"/>
  <w16cid:commentId w16cid:paraId="44A9DA67" w16cid:durableId="1FB90E80"/>
  <w16cid:commentId w16cid:paraId="432C8526" w16cid:durableId="1FB40041"/>
  <w16cid:commentId w16cid:paraId="1DFCD394" w16cid:durableId="1FB90FB2"/>
  <w16cid:commentId w16cid:paraId="074DA744" w16cid:durableId="1FB4007F"/>
  <w16cid:commentId w16cid:paraId="49168EA7" w16cid:durableId="1FB90FB6"/>
  <w16cid:commentId w16cid:paraId="016B8A4B" w16cid:durableId="1FB626F4"/>
  <w16cid:commentId w16cid:paraId="15A508C2" w16cid:durableId="1FB62717"/>
  <w16cid:commentId w16cid:paraId="774DC614" w16cid:durableId="1FB40134"/>
  <w16cid:commentId w16cid:paraId="7DB4DD2B" w16cid:durableId="1FB90F9D"/>
  <w16cid:commentId w16cid:paraId="1E95B26F" w16cid:durableId="1FB62755"/>
  <w16cid:commentId w16cid:paraId="6FEB10E2" w16cid:durableId="1FB90F8F"/>
  <w16cid:commentId w16cid:paraId="27F38FA9" w16cid:durableId="1F62138B"/>
  <w16cid:commentId w16cid:paraId="45DB0D0D" w16cid:durableId="1F621902"/>
  <w16cid:commentId w16cid:paraId="7F909093" w16cid:durableId="1F6B40D5"/>
  <w16cid:commentId w16cid:paraId="680743F9" w16cid:durableId="1F62138A"/>
  <w16cid:commentId w16cid:paraId="79C788EF" w16cid:durableId="1F621915"/>
  <w16cid:commentId w16cid:paraId="76DD4516" w16cid:durableId="1F621389"/>
  <w16cid:commentId w16cid:paraId="21B05E65" w16cid:durableId="1F61EFF1"/>
  <w16cid:commentId w16cid:paraId="062216D8" w16cid:durableId="1F6B4067"/>
  <w16cid:commentId w16cid:paraId="64D32140" w16cid:durableId="1FB91115"/>
  <w16cid:commentId w16cid:paraId="12AF8AB7" w16cid:durableId="1FB91114"/>
  <w16cid:commentId w16cid:paraId="2913FA2B" w16cid:durableId="1FB91113"/>
  <w16cid:commentId w16cid:paraId="7E710794" w16cid:durableId="1FB91112"/>
  <w16cid:commentId w16cid:paraId="513CAF4D" w16cid:durableId="1FB91111"/>
  <w16cid:commentId w16cid:paraId="201E049A" w16cid:durableId="1FB91110"/>
  <w16cid:commentId w16cid:paraId="245F0212" w16cid:durableId="1FB9110F"/>
  <w16cid:commentId w16cid:paraId="6BDF32F8" w16cid:durableId="1FB9110E"/>
  <w16cid:commentId w16cid:paraId="6CB34A67" w16cid:durableId="1FB9110D"/>
  <w16cid:commentId w16cid:paraId="353A4A6E" w16cid:durableId="1FB9110C"/>
  <w16cid:commentId w16cid:paraId="18461EED" w16cid:durableId="1FB9110B"/>
  <w16cid:commentId w16cid:paraId="551D3014" w16cid:durableId="1FB9110A"/>
  <w16cid:commentId w16cid:paraId="5BCA6221" w16cid:durableId="1FB91109"/>
  <w16cid:commentId w16cid:paraId="7E237748" w16cid:durableId="1FB91108"/>
  <w16cid:commentId w16cid:paraId="31A4098E" w16cid:durableId="1FB91107"/>
  <w16cid:commentId w16cid:paraId="7D0F64EC" w16cid:durableId="1FB91106"/>
  <w16cid:commentId w16cid:paraId="529FB7DB" w16cid:durableId="1FB91105"/>
  <w16cid:commentId w16cid:paraId="545D2BCB" w16cid:durableId="1FB91104"/>
  <w16cid:commentId w16cid:paraId="1565DF6B" w16cid:durableId="1FB91103"/>
  <w16cid:commentId w16cid:paraId="0038C917" w16cid:durableId="1FB91102"/>
  <w16cid:commentId w16cid:paraId="1D873A32" w16cid:durableId="1FB91101"/>
  <w16cid:commentId w16cid:paraId="67D0448A" w16cid:durableId="1FB91100"/>
  <w16cid:commentId w16cid:paraId="3BE24916" w16cid:durableId="1FB910FF"/>
  <w16cid:commentId w16cid:paraId="731A9A7E" w16cid:durableId="1FB910FE"/>
  <w16cid:commentId w16cid:paraId="5EA5DB3E" w16cid:durableId="1FB910FD"/>
  <w16cid:commentId w16cid:paraId="1BD8C2F3" w16cid:durableId="1FB910FC"/>
  <w16cid:commentId w16cid:paraId="65BBAD8E" w16cid:durableId="1FB910FB"/>
  <w16cid:commentId w16cid:paraId="6BFE1326" w16cid:durableId="1FB910FA"/>
  <w16cid:commentId w16cid:paraId="0D318E98" w16cid:durableId="1FB910F9"/>
  <w16cid:commentId w16cid:paraId="41382560" w16cid:durableId="1FB910F8"/>
  <w16cid:commentId w16cid:paraId="21FEAAA5" w16cid:durableId="1FB910F7"/>
  <w16cid:commentId w16cid:paraId="3279BFDD" w16cid:durableId="1FB910F6"/>
  <w16cid:commentId w16cid:paraId="03C243FA" w16cid:durableId="1FB910F5"/>
  <w16cid:commentId w16cid:paraId="4FB80EED" w16cid:durableId="69C0094B"/>
  <w16cid:commentId w16cid:paraId="0F2E2331" w16cid:durableId="5A3A3BB3"/>
  <w16cid:commentId w16cid:paraId="02A43359" w16cid:durableId="1F4E86B6"/>
  <w16cid:commentId w16cid:paraId="4B1AED27" w16cid:durableId="1F4FA71A"/>
  <w16cid:commentId w16cid:paraId="5B92600F" w16cid:durableId="1F53942F"/>
  <w16cid:commentId w16cid:paraId="1FBFC593" w16cid:durableId="052E9F71"/>
  <w16cid:commentId w16cid:paraId="09EEA842" w16cid:durableId="1F4E8AA2"/>
  <w16cid:commentId w16cid:paraId="2C2A8896" w16cid:durableId="1F4FA07B"/>
  <w16cid:commentId w16cid:paraId="5DC5621E" w16cid:durableId="1F539448"/>
  <w16cid:commentId w16cid:paraId="031F4029" w16cid:durableId="1F4E8705"/>
  <w16cid:commentId w16cid:paraId="5CCAF197" w16cid:durableId="1F4F9BD0"/>
  <w16cid:commentId w16cid:paraId="49D5E7D2" w16cid:durableId="1F4E875F"/>
  <w16cid:commentId w16cid:paraId="6EEC45B2" w16cid:durableId="1F4F9C00"/>
  <w16cid:commentId w16cid:paraId="4C64EFDF" w16cid:durableId="32F89859"/>
  <w16cid:commentId w16cid:paraId="6EE82D7E" w16cid:durableId="1F4E878D"/>
  <w16cid:commentId w16cid:paraId="3A3BBA9F" w16cid:durableId="1F4F9AEC"/>
  <w16cid:commentId w16cid:paraId="479F5F3C" w16cid:durableId="1F4E87FB"/>
  <w16cid:commentId w16cid:paraId="58E863E1" w16cid:durableId="1F4F9957"/>
  <w16cid:commentId w16cid:paraId="072F162E" w16cid:durableId="1F4E882F"/>
  <w16cid:commentId w16cid:paraId="6593EA59" w16cid:durableId="1F4F9961"/>
  <w16cid:commentId w16cid:paraId="21BAB0DB" w16cid:durableId="1F4E88BB"/>
  <w16cid:commentId w16cid:paraId="137B465C" w16cid:durableId="1F4F99D5"/>
  <w16cid:commentId w16cid:paraId="102D01C4" w16cid:durableId="1F4E897F"/>
  <w16cid:commentId w16cid:paraId="138D5293" w16cid:durableId="1F4F99DB"/>
  <w16cid:commentId w16cid:paraId="504E1339" w16cid:durableId="1F4E8B72"/>
  <w16cid:commentId w16cid:paraId="4F7ADF1E" w16cid:durableId="1F4F9A3C"/>
  <w16cid:commentId w16cid:paraId="080B9AD8" w16cid:durableId="1F4E89A7"/>
  <w16cid:commentId w16cid:paraId="2529D488" w16cid:durableId="1F4F9A83"/>
  <w16cid:commentId w16cid:paraId="6EF3B7EB" w16cid:durableId="1F4E8C93"/>
  <w16cid:commentId w16cid:paraId="1DC7150F" w16cid:durableId="1F4F9AA3"/>
  <w16cid:commentId w16cid:paraId="068AEC71" w16cid:durableId="1F4E8CAC"/>
  <w16cid:commentId w16cid:paraId="4F9587FE" w16cid:durableId="1F4F9ABE"/>
  <w16cid:commentId w16cid:paraId="36554194" w16cid:durableId="200CE3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C7F675" w14:textId="77777777" w:rsidR="00130091" w:rsidRDefault="00130091">
      <w:r>
        <w:separator/>
      </w:r>
    </w:p>
  </w:endnote>
  <w:endnote w:type="continuationSeparator" w:id="0">
    <w:p w14:paraId="38C67C36" w14:textId="77777777" w:rsidR="00130091" w:rsidRDefault="00130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03805544"/>
      <w:docPartObj>
        <w:docPartGallery w:val="Page Numbers (Bottom of Page)"/>
        <w:docPartUnique/>
      </w:docPartObj>
    </w:sdtPr>
    <w:sdtEndPr>
      <w:rPr>
        <w:noProof/>
      </w:rPr>
    </w:sdtEndPr>
    <w:sdtContent>
      <w:p w14:paraId="5BC15E28" w14:textId="2C5912E4" w:rsidR="00B10ED0" w:rsidRDefault="00B10E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E26C95" w14:textId="77777777" w:rsidR="00B10ED0" w:rsidRDefault="00B10E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5F77CD" w14:textId="77777777" w:rsidR="00130091" w:rsidRDefault="00130091">
      <w:r>
        <w:separator/>
      </w:r>
    </w:p>
  </w:footnote>
  <w:footnote w:type="continuationSeparator" w:id="0">
    <w:p w14:paraId="2C201F6A" w14:textId="77777777" w:rsidR="00130091" w:rsidRDefault="00130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333EC4" w14:textId="7DF97DD2" w:rsidR="00B10ED0" w:rsidRDefault="00B10ED0">
    <w:pPr>
      <w:pStyle w:val="Header"/>
    </w:pPr>
  </w:p>
  <w:p w14:paraId="675CD234" w14:textId="6EF90AE6" w:rsidR="00B10ED0" w:rsidRDefault="00B10ED0">
    <w:pPr>
      <w:pStyle w:val="Header"/>
    </w:pPr>
  </w:p>
  <w:p w14:paraId="63241CFA" w14:textId="77777777" w:rsidR="00B10ED0" w:rsidRDefault="00B10ED0">
    <w:pPr>
      <w:pStyle w:val="Header"/>
    </w:pPr>
  </w:p>
  <w:p w14:paraId="2E8D9290" w14:textId="77777777" w:rsidR="00B10ED0" w:rsidRDefault="00B10ED0">
    <w:pPr>
      <w:pStyle w:val="Header"/>
    </w:pPr>
  </w:p>
  <w:p w14:paraId="26218128" w14:textId="6E649AEB" w:rsidR="00B10ED0" w:rsidRDefault="00B10ED0">
    <w:pPr>
      <w:pStyle w:val="Header"/>
    </w:pPr>
  </w:p>
  <w:p w14:paraId="24981CD6" w14:textId="77777777" w:rsidR="00B10ED0" w:rsidRDefault="00B10E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50F01"/>
    <w:multiLevelType w:val="hybridMultilevel"/>
    <w:tmpl w:val="DF5C68E4"/>
    <w:lvl w:ilvl="0" w:tplc="136A1DB8">
      <w:start w:val="1"/>
      <w:numFmt w:val="decimal"/>
      <w:lvlText w:val="%1."/>
      <w:lvlJc w:val="left"/>
      <w:pPr>
        <w:ind w:left="444" w:hanging="341"/>
      </w:pPr>
      <w:rPr>
        <w:rFonts w:ascii="Arial" w:eastAsia="Arial" w:hAnsi="Arial" w:cs="Arial" w:hint="default"/>
        <w:spacing w:val="-1"/>
        <w:w w:val="100"/>
        <w:sz w:val="19"/>
        <w:szCs w:val="19"/>
      </w:rPr>
    </w:lvl>
    <w:lvl w:ilvl="1" w:tplc="83FE2A2C">
      <w:numFmt w:val="bullet"/>
      <w:lvlText w:val="•"/>
      <w:lvlJc w:val="left"/>
      <w:pPr>
        <w:ind w:left="1430" w:hanging="341"/>
      </w:pPr>
      <w:rPr>
        <w:rFonts w:hint="default"/>
      </w:rPr>
    </w:lvl>
    <w:lvl w:ilvl="2" w:tplc="25E4123E">
      <w:numFmt w:val="bullet"/>
      <w:lvlText w:val="•"/>
      <w:lvlJc w:val="left"/>
      <w:pPr>
        <w:ind w:left="2420" w:hanging="341"/>
      </w:pPr>
      <w:rPr>
        <w:rFonts w:hint="default"/>
      </w:rPr>
    </w:lvl>
    <w:lvl w:ilvl="3" w:tplc="47168F02">
      <w:numFmt w:val="bullet"/>
      <w:lvlText w:val="•"/>
      <w:lvlJc w:val="left"/>
      <w:pPr>
        <w:ind w:left="3410" w:hanging="341"/>
      </w:pPr>
      <w:rPr>
        <w:rFonts w:hint="default"/>
      </w:rPr>
    </w:lvl>
    <w:lvl w:ilvl="4" w:tplc="D7D0C47A">
      <w:numFmt w:val="bullet"/>
      <w:lvlText w:val="•"/>
      <w:lvlJc w:val="left"/>
      <w:pPr>
        <w:ind w:left="4400" w:hanging="341"/>
      </w:pPr>
      <w:rPr>
        <w:rFonts w:hint="default"/>
      </w:rPr>
    </w:lvl>
    <w:lvl w:ilvl="5" w:tplc="FA760EB4">
      <w:numFmt w:val="bullet"/>
      <w:lvlText w:val="•"/>
      <w:lvlJc w:val="left"/>
      <w:pPr>
        <w:ind w:left="5390" w:hanging="341"/>
      </w:pPr>
      <w:rPr>
        <w:rFonts w:hint="default"/>
      </w:rPr>
    </w:lvl>
    <w:lvl w:ilvl="6" w:tplc="57A01082">
      <w:numFmt w:val="bullet"/>
      <w:lvlText w:val="•"/>
      <w:lvlJc w:val="left"/>
      <w:pPr>
        <w:ind w:left="6380" w:hanging="341"/>
      </w:pPr>
      <w:rPr>
        <w:rFonts w:hint="default"/>
      </w:rPr>
    </w:lvl>
    <w:lvl w:ilvl="7" w:tplc="A928D082">
      <w:numFmt w:val="bullet"/>
      <w:lvlText w:val="•"/>
      <w:lvlJc w:val="left"/>
      <w:pPr>
        <w:ind w:left="7370" w:hanging="341"/>
      </w:pPr>
      <w:rPr>
        <w:rFonts w:hint="default"/>
      </w:rPr>
    </w:lvl>
    <w:lvl w:ilvl="8" w:tplc="B4B8A016">
      <w:numFmt w:val="bullet"/>
      <w:lvlText w:val="•"/>
      <w:lvlJc w:val="left"/>
      <w:pPr>
        <w:ind w:left="8360" w:hanging="341"/>
      </w:pPr>
      <w:rPr>
        <w:rFonts w:hint="default"/>
      </w:rPr>
    </w:lvl>
  </w:abstractNum>
  <w:abstractNum w:abstractNumId="1" w15:restartNumberingAfterBreak="0">
    <w:nsid w:val="00F14DA5"/>
    <w:multiLevelType w:val="hybridMultilevel"/>
    <w:tmpl w:val="1EECB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B12"/>
    <w:multiLevelType w:val="hybridMultilevel"/>
    <w:tmpl w:val="C31EF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2E5D7A"/>
    <w:multiLevelType w:val="hybridMultilevel"/>
    <w:tmpl w:val="DC1E27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775015"/>
    <w:multiLevelType w:val="hybridMultilevel"/>
    <w:tmpl w:val="D57A2AE4"/>
    <w:lvl w:ilvl="0" w:tplc="83FE2A2C">
      <w:numFmt w:val="bullet"/>
      <w:lvlText w:val="•"/>
      <w:lvlJc w:val="left"/>
      <w:pPr>
        <w:ind w:left="2594" w:hanging="341"/>
      </w:pPr>
      <w:rPr>
        <w:rFonts w:hint="default"/>
      </w:rPr>
    </w:lvl>
    <w:lvl w:ilvl="1" w:tplc="04090003">
      <w:start w:val="1"/>
      <w:numFmt w:val="bullet"/>
      <w:lvlText w:val="o"/>
      <w:lvlJc w:val="left"/>
      <w:pPr>
        <w:ind w:left="2604" w:hanging="360"/>
      </w:pPr>
      <w:rPr>
        <w:rFonts w:ascii="Courier New" w:hAnsi="Courier New" w:cs="Courier New" w:hint="default"/>
      </w:rPr>
    </w:lvl>
    <w:lvl w:ilvl="2" w:tplc="04090005" w:tentative="1">
      <w:start w:val="1"/>
      <w:numFmt w:val="bullet"/>
      <w:lvlText w:val=""/>
      <w:lvlJc w:val="left"/>
      <w:pPr>
        <w:ind w:left="3324" w:hanging="360"/>
      </w:pPr>
      <w:rPr>
        <w:rFonts w:ascii="Wingdings" w:hAnsi="Wingdings" w:hint="default"/>
      </w:rPr>
    </w:lvl>
    <w:lvl w:ilvl="3" w:tplc="04090001" w:tentative="1">
      <w:start w:val="1"/>
      <w:numFmt w:val="bullet"/>
      <w:lvlText w:val=""/>
      <w:lvlJc w:val="left"/>
      <w:pPr>
        <w:ind w:left="4044" w:hanging="360"/>
      </w:pPr>
      <w:rPr>
        <w:rFonts w:ascii="Symbol" w:hAnsi="Symbol" w:hint="default"/>
      </w:rPr>
    </w:lvl>
    <w:lvl w:ilvl="4" w:tplc="04090003" w:tentative="1">
      <w:start w:val="1"/>
      <w:numFmt w:val="bullet"/>
      <w:lvlText w:val="o"/>
      <w:lvlJc w:val="left"/>
      <w:pPr>
        <w:ind w:left="4764" w:hanging="360"/>
      </w:pPr>
      <w:rPr>
        <w:rFonts w:ascii="Courier New" w:hAnsi="Courier New" w:cs="Courier New" w:hint="default"/>
      </w:rPr>
    </w:lvl>
    <w:lvl w:ilvl="5" w:tplc="04090005" w:tentative="1">
      <w:start w:val="1"/>
      <w:numFmt w:val="bullet"/>
      <w:lvlText w:val=""/>
      <w:lvlJc w:val="left"/>
      <w:pPr>
        <w:ind w:left="5484" w:hanging="360"/>
      </w:pPr>
      <w:rPr>
        <w:rFonts w:ascii="Wingdings" w:hAnsi="Wingdings" w:hint="default"/>
      </w:rPr>
    </w:lvl>
    <w:lvl w:ilvl="6" w:tplc="04090001" w:tentative="1">
      <w:start w:val="1"/>
      <w:numFmt w:val="bullet"/>
      <w:lvlText w:val=""/>
      <w:lvlJc w:val="left"/>
      <w:pPr>
        <w:ind w:left="6204" w:hanging="360"/>
      </w:pPr>
      <w:rPr>
        <w:rFonts w:ascii="Symbol" w:hAnsi="Symbol" w:hint="default"/>
      </w:rPr>
    </w:lvl>
    <w:lvl w:ilvl="7" w:tplc="04090003" w:tentative="1">
      <w:start w:val="1"/>
      <w:numFmt w:val="bullet"/>
      <w:lvlText w:val="o"/>
      <w:lvlJc w:val="left"/>
      <w:pPr>
        <w:ind w:left="6924" w:hanging="360"/>
      </w:pPr>
      <w:rPr>
        <w:rFonts w:ascii="Courier New" w:hAnsi="Courier New" w:cs="Courier New" w:hint="default"/>
      </w:rPr>
    </w:lvl>
    <w:lvl w:ilvl="8" w:tplc="04090005" w:tentative="1">
      <w:start w:val="1"/>
      <w:numFmt w:val="bullet"/>
      <w:lvlText w:val=""/>
      <w:lvlJc w:val="left"/>
      <w:pPr>
        <w:ind w:left="7644" w:hanging="360"/>
      </w:pPr>
      <w:rPr>
        <w:rFonts w:ascii="Wingdings" w:hAnsi="Wingdings" w:hint="default"/>
      </w:rPr>
    </w:lvl>
  </w:abstractNum>
  <w:abstractNum w:abstractNumId="5" w15:restartNumberingAfterBreak="0">
    <w:nsid w:val="031E3866"/>
    <w:multiLevelType w:val="hybridMultilevel"/>
    <w:tmpl w:val="E5849CD2"/>
    <w:lvl w:ilvl="0" w:tplc="04090001">
      <w:start w:val="1"/>
      <w:numFmt w:val="bullet"/>
      <w:lvlText w:val=""/>
      <w:lvlJc w:val="left"/>
      <w:pPr>
        <w:ind w:left="823" w:hanging="360"/>
      </w:pPr>
      <w:rPr>
        <w:rFonts w:ascii="Symbol" w:hAnsi="Symbol" w:hint="default"/>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6" w15:restartNumberingAfterBreak="0">
    <w:nsid w:val="0534568F"/>
    <w:multiLevelType w:val="hybridMultilevel"/>
    <w:tmpl w:val="04F0CFCA"/>
    <w:lvl w:ilvl="0" w:tplc="04090001">
      <w:start w:val="1"/>
      <w:numFmt w:val="bullet"/>
      <w:lvlText w:val=""/>
      <w:lvlJc w:val="left"/>
      <w:pPr>
        <w:ind w:left="823" w:hanging="360"/>
      </w:pPr>
      <w:rPr>
        <w:rFonts w:ascii="Symbol" w:hAnsi="Symbol" w:hint="default"/>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7" w15:restartNumberingAfterBreak="0">
    <w:nsid w:val="06104064"/>
    <w:multiLevelType w:val="hybridMultilevel"/>
    <w:tmpl w:val="1750A89E"/>
    <w:lvl w:ilvl="0" w:tplc="26C237EC">
      <w:numFmt w:val="bullet"/>
      <w:lvlText w:val=""/>
      <w:lvlJc w:val="left"/>
      <w:pPr>
        <w:ind w:left="613" w:hanging="236"/>
      </w:pPr>
      <w:rPr>
        <w:rFonts w:ascii="Wingdings" w:eastAsia="Wingdings" w:hAnsi="Wingdings" w:cs="Wingdings" w:hint="default"/>
        <w:w w:val="105"/>
        <w:sz w:val="13"/>
        <w:szCs w:val="13"/>
      </w:rPr>
    </w:lvl>
    <w:lvl w:ilvl="1" w:tplc="C3A2A0D4">
      <w:numFmt w:val="bullet"/>
      <w:lvlText w:val="•"/>
      <w:lvlJc w:val="left"/>
      <w:pPr>
        <w:ind w:left="1057" w:hanging="236"/>
      </w:pPr>
      <w:rPr>
        <w:rFonts w:hint="default"/>
      </w:rPr>
    </w:lvl>
    <w:lvl w:ilvl="2" w:tplc="5CDE43F2">
      <w:numFmt w:val="bullet"/>
      <w:lvlText w:val="•"/>
      <w:lvlJc w:val="left"/>
      <w:pPr>
        <w:ind w:left="1495" w:hanging="236"/>
      </w:pPr>
      <w:rPr>
        <w:rFonts w:hint="default"/>
      </w:rPr>
    </w:lvl>
    <w:lvl w:ilvl="3" w:tplc="FA6A7D02">
      <w:numFmt w:val="bullet"/>
      <w:lvlText w:val="•"/>
      <w:lvlJc w:val="left"/>
      <w:pPr>
        <w:ind w:left="1933" w:hanging="236"/>
      </w:pPr>
      <w:rPr>
        <w:rFonts w:hint="default"/>
      </w:rPr>
    </w:lvl>
    <w:lvl w:ilvl="4" w:tplc="3A1A6AFA">
      <w:numFmt w:val="bullet"/>
      <w:lvlText w:val="•"/>
      <w:lvlJc w:val="left"/>
      <w:pPr>
        <w:ind w:left="2371" w:hanging="236"/>
      </w:pPr>
      <w:rPr>
        <w:rFonts w:hint="default"/>
      </w:rPr>
    </w:lvl>
    <w:lvl w:ilvl="5" w:tplc="7A66FA7C">
      <w:numFmt w:val="bullet"/>
      <w:lvlText w:val="•"/>
      <w:lvlJc w:val="left"/>
      <w:pPr>
        <w:ind w:left="2809" w:hanging="236"/>
      </w:pPr>
      <w:rPr>
        <w:rFonts w:hint="default"/>
      </w:rPr>
    </w:lvl>
    <w:lvl w:ilvl="6" w:tplc="F0F2FD70">
      <w:numFmt w:val="bullet"/>
      <w:lvlText w:val="•"/>
      <w:lvlJc w:val="left"/>
      <w:pPr>
        <w:ind w:left="3246" w:hanging="236"/>
      </w:pPr>
      <w:rPr>
        <w:rFonts w:hint="default"/>
      </w:rPr>
    </w:lvl>
    <w:lvl w:ilvl="7" w:tplc="6B0646B0">
      <w:numFmt w:val="bullet"/>
      <w:lvlText w:val="•"/>
      <w:lvlJc w:val="left"/>
      <w:pPr>
        <w:ind w:left="3684" w:hanging="236"/>
      </w:pPr>
      <w:rPr>
        <w:rFonts w:hint="default"/>
      </w:rPr>
    </w:lvl>
    <w:lvl w:ilvl="8" w:tplc="35B6F20A">
      <w:numFmt w:val="bullet"/>
      <w:lvlText w:val="•"/>
      <w:lvlJc w:val="left"/>
      <w:pPr>
        <w:ind w:left="4122" w:hanging="236"/>
      </w:pPr>
      <w:rPr>
        <w:rFonts w:hint="default"/>
      </w:rPr>
    </w:lvl>
  </w:abstractNum>
  <w:abstractNum w:abstractNumId="8" w15:restartNumberingAfterBreak="0">
    <w:nsid w:val="08887EF4"/>
    <w:multiLevelType w:val="hybridMultilevel"/>
    <w:tmpl w:val="6784B708"/>
    <w:lvl w:ilvl="0" w:tplc="04090001">
      <w:start w:val="1"/>
      <w:numFmt w:val="bullet"/>
      <w:lvlText w:val=""/>
      <w:lvlJc w:val="left"/>
      <w:pPr>
        <w:ind w:left="1164" w:hanging="360"/>
      </w:pPr>
      <w:rPr>
        <w:rFonts w:ascii="Symbol" w:hAnsi="Symbol" w:hint="default"/>
      </w:rPr>
    </w:lvl>
    <w:lvl w:ilvl="1" w:tplc="04090003" w:tentative="1">
      <w:start w:val="1"/>
      <w:numFmt w:val="bullet"/>
      <w:lvlText w:val="o"/>
      <w:lvlJc w:val="left"/>
      <w:pPr>
        <w:ind w:left="1884" w:hanging="360"/>
      </w:pPr>
      <w:rPr>
        <w:rFonts w:ascii="Courier New" w:hAnsi="Courier New" w:cs="Courier New" w:hint="default"/>
      </w:rPr>
    </w:lvl>
    <w:lvl w:ilvl="2" w:tplc="04090005" w:tentative="1">
      <w:start w:val="1"/>
      <w:numFmt w:val="bullet"/>
      <w:lvlText w:val=""/>
      <w:lvlJc w:val="left"/>
      <w:pPr>
        <w:ind w:left="2604" w:hanging="360"/>
      </w:pPr>
      <w:rPr>
        <w:rFonts w:ascii="Wingdings" w:hAnsi="Wingdings" w:hint="default"/>
      </w:rPr>
    </w:lvl>
    <w:lvl w:ilvl="3" w:tplc="04090001" w:tentative="1">
      <w:start w:val="1"/>
      <w:numFmt w:val="bullet"/>
      <w:lvlText w:val=""/>
      <w:lvlJc w:val="left"/>
      <w:pPr>
        <w:ind w:left="3324" w:hanging="360"/>
      </w:pPr>
      <w:rPr>
        <w:rFonts w:ascii="Symbol" w:hAnsi="Symbol" w:hint="default"/>
      </w:rPr>
    </w:lvl>
    <w:lvl w:ilvl="4" w:tplc="04090003" w:tentative="1">
      <w:start w:val="1"/>
      <w:numFmt w:val="bullet"/>
      <w:lvlText w:val="o"/>
      <w:lvlJc w:val="left"/>
      <w:pPr>
        <w:ind w:left="4044" w:hanging="360"/>
      </w:pPr>
      <w:rPr>
        <w:rFonts w:ascii="Courier New" w:hAnsi="Courier New" w:cs="Courier New" w:hint="default"/>
      </w:rPr>
    </w:lvl>
    <w:lvl w:ilvl="5" w:tplc="04090005" w:tentative="1">
      <w:start w:val="1"/>
      <w:numFmt w:val="bullet"/>
      <w:lvlText w:val=""/>
      <w:lvlJc w:val="left"/>
      <w:pPr>
        <w:ind w:left="4764" w:hanging="360"/>
      </w:pPr>
      <w:rPr>
        <w:rFonts w:ascii="Wingdings" w:hAnsi="Wingdings" w:hint="default"/>
      </w:rPr>
    </w:lvl>
    <w:lvl w:ilvl="6" w:tplc="04090001" w:tentative="1">
      <w:start w:val="1"/>
      <w:numFmt w:val="bullet"/>
      <w:lvlText w:val=""/>
      <w:lvlJc w:val="left"/>
      <w:pPr>
        <w:ind w:left="5484" w:hanging="360"/>
      </w:pPr>
      <w:rPr>
        <w:rFonts w:ascii="Symbol" w:hAnsi="Symbol" w:hint="default"/>
      </w:rPr>
    </w:lvl>
    <w:lvl w:ilvl="7" w:tplc="04090003" w:tentative="1">
      <w:start w:val="1"/>
      <w:numFmt w:val="bullet"/>
      <w:lvlText w:val="o"/>
      <w:lvlJc w:val="left"/>
      <w:pPr>
        <w:ind w:left="6204" w:hanging="360"/>
      </w:pPr>
      <w:rPr>
        <w:rFonts w:ascii="Courier New" w:hAnsi="Courier New" w:cs="Courier New" w:hint="default"/>
      </w:rPr>
    </w:lvl>
    <w:lvl w:ilvl="8" w:tplc="04090005" w:tentative="1">
      <w:start w:val="1"/>
      <w:numFmt w:val="bullet"/>
      <w:lvlText w:val=""/>
      <w:lvlJc w:val="left"/>
      <w:pPr>
        <w:ind w:left="6924" w:hanging="360"/>
      </w:pPr>
      <w:rPr>
        <w:rFonts w:ascii="Wingdings" w:hAnsi="Wingdings" w:hint="default"/>
      </w:rPr>
    </w:lvl>
  </w:abstractNum>
  <w:abstractNum w:abstractNumId="9" w15:restartNumberingAfterBreak="0">
    <w:nsid w:val="0D3F6B2E"/>
    <w:multiLevelType w:val="hybridMultilevel"/>
    <w:tmpl w:val="4478126C"/>
    <w:lvl w:ilvl="0" w:tplc="1E888EFE">
      <w:numFmt w:val="bullet"/>
      <w:lvlText w:val=""/>
      <w:lvlJc w:val="left"/>
      <w:pPr>
        <w:ind w:left="613" w:hanging="236"/>
      </w:pPr>
      <w:rPr>
        <w:rFonts w:ascii="Wingdings" w:eastAsia="Wingdings" w:hAnsi="Wingdings" w:cs="Wingdings" w:hint="default"/>
        <w:w w:val="105"/>
        <w:sz w:val="13"/>
        <w:szCs w:val="13"/>
      </w:rPr>
    </w:lvl>
    <w:lvl w:ilvl="1" w:tplc="31480110">
      <w:numFmt w:val="bullet"/>
      <w:lvlText w:val="•"/>
      <w:lvlJc w:val="left"/>
      <w:pPr>
        <w:ind w:left="1057" w:hanging="236"/>
      </w:pPr>
      <w:rPr>
        <w:rFonts w:hint="default"/>
      </w:rPr>
    </w:lvl>
    <w:lvl w:ilvl="2" w:tplc="2F066E3C">
      <w:numFmt w:val="bullet"/>
      <w:lvlText w:val="•"/>
      <w:lvlJc w:val="left"/>
      <w:pPr>
        <w:ind w:left="1495" w:hanging="236"/>
      </w:pPr>
      <w:rPr>
        <w:rFonts w:hint="default"/>
      </w:rPr>
    </w:lvl>
    <w:lvl w:ilvl="3" w:tplc="7C9AA100">
      <w:numFmt w:val="bullet"/>
      <w:lvlText w:val="•"/>
      <w:lvlJc w:val="left"/>
      <w:pPr>
        <w:ind w:left="1932" w:hanging="236"/>
      </w:pPr>
      <w:rPr>
        <w:rFonts w:hint="default"/>
      </w:rPr>
    </w:lvl>
    <w:lvl w:ilvl="4" w:tplc="EAEAD1E6">
      <w:numFmt w:val="bullet"/>
      <w:lvlText w:val="•"/>
      <w:lvlJc w:val="left"/>
      <w:pPr>
        <w:ind w:left="2370" w:hanging="236"/>
      </w:pPr>
      <w:rPr>
        <w:rFonts w:hint="default"/>
      </w:rPr>
    </w:lvl>
    <w:lvl w:ilvl="5" w:tplc="22D6C614">
      <w:numFmt w:val="bullet"/>
      <w:lvlText w:val="•"/>
      <w:lvlJc w:val="left"/>
      <w:pPr>
        <w:ind w:left="2808" w:hanging="236"/>
      </w:pPr>
      <w:rPr>
        <w:rFonts w:hint="default"/>
      </w:rPr>
    </w:lvl>
    <w:lvl w:ilvl="6" w:tplc="9464455E">
      <w:numFmt w:val="bullet"/>
      <w:lvlText w:val="•"/>
      <w:lvlJc w:val="left"/>
      <w:pPr>
        <w:ind w:left="3245" w:hanging="236"/>
      </w:pPr>
      <w:rPr>
        <w:rFonts w:hint="default"/>
      </w:rPr>
    </w:lvl>
    <w:lvl w:ilvl="7" w:tplc="B29EE2B4">
      <w:numFmt w:val="bullet"/>
      <w:lvlText w:val="•"/>
      <w:lvlJc w:val="left"/>
      <w:pPr>
        <w:ind w:left="3683" w:hanging="236"/>
      </w:pPr>
      <w:rPr>
        <w:rFonts w:hint="default"/>
      </w:rPr>
    </w:lvl>
    <w:lvl w:ilvl="8" w:tplc="CF6040AC">
      <w:numFmt w:val="bullet"/>
      <w:lvlText w:val="•"/>
      <w:lvlJc w:val="left"/>
      <w:pPr>
        <w:ind w:left="4120" w:hanging="236"/>
      </w:pPr>
      <w:rPr>
        <w:rFonts w:hint="default"/>
      </w:rPr>
    </w:lvl>
  </w:abstractNum>
  <w:abstractNum w:abstractNumId="10" w15:restartNumberingAfterBreak="0">
    <w:nsid w:val="0F183D67"/>
    <w:multiLevelType w:val="hybridMultilevel"/>
    <w:tmpl w:val="96EC8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FA18FA"/>
    <w:multiLevelType w:val="hybridMultilevel"/>
    <w:tmpl w:val="BDCA6ED2"/>
    <w:lvl w:ilvl="0" w:tplc="04F6A1EE">
      <w:numFmt w:val="bullet"/>
      <w:lvlText w:val=""/>
      <w:lvlJc w:val="left"/>
      <w:pPr>
        <w:ind w:left="613" w:hanging="236"/>
      </w:pPr>
      <w:rPr>
        <w:rFonts w:ascii="Wingdings" w:eastAsia="Wingdings" w:hAnsi="Wingdings" w:cs="Wingdings" w:hint="default"/>
        <w:w w:val="105"/>
        <w:sz w:val="13"/>
        <w:szCs w:val="13"/>
      </w:rPr>
    </w:lvl>
    <w:lvl w:ilvl="1" w:tplc="C63C6032">
      <w:numFmt w:val="bullet"/>
      <w:lvlText w:val="•"/>
      <w:lvlJc w:val="left"/>
      <w:pPr>
        <w:ind w:left="1057" w:hanging="236"/>
      </w:pPr>
      <w:rPr>
        <w:rFonts w:hint="default"/>
      </w:rPr>
    </w:lvl>
    <w:lvl w:ilvl="2" w:tplc="BDC4AEE2">
      <w:numFmt w:val="bullet"/>
      <w:lvlText w:val="•"/>
      <w:lvlJc w:val="left"/>
      <w:pPr>
        <w:ind w:left="1495" w:hanging="236"/>
      </w:pPr>
      <w:rPr>
        <w:rFonts w:hint="default"/>
      </w:rPr>
    </w:lvl>
    <w:lvl w:ilvl="3" w:tplc="C46CDE10">
      <w:numFmt w:val="bullet"/>
      <w:lvlText w:val="•"/>
      <w:lvlJc w:val="left"/>
      <w:pPr>
        <w:ind w:left="1933" w:hanging="236"/>
      </w:pPr>
      <w:rPr>
        <w:rFonts w:hint="default"/>
      </w:rPr>
    </w:lvl>
    <w:lvl w:ilvl="4" w:tplc="A92C8642">
      <w:numFmt w:val="bullet"/>
      <w:lvlText w:val="•"/>
      <w:lvlJc w:val="left"/>
      <w:pPr>
        <w:ind w:left="2371" w:hanging="236"/>
      </w:pPr>
      <w:rPr>
        <w:rFonts w:hint="default"/>
      </w:rPr>
    </w:lvl>
    <w:lvl w:ilvl="5" w:tplc="028AB934">
      <w:numFmt w:val="bullet"/>
      <w:lvlText w:val="•"/>
      <w:lvlJc w:val="left"/>
      <w:pPr>
        <w:ind w:left="2809" w:hanging="236"/>
      </w:pPr>
      <w:rPr>
        <w:rFonts w:hint="default"/>
      </w:rPr>
    </w:lvl>
    <w:lvl w:ilvl="6" w:tplc="8354D5B6">
      <w:numFmt w:val="bullet"/>
      <w:lvlText w:val="•"/>
      <w:lvlJc w:val="left"/>
      <w:pPr>
        <w:ind w:left="3246" w:hanging="236"/>
      </w:pPr>
      <w:rPr>
        <w:rFonts w:hint="default"/>
      </w:rPr>
    </w:lvl>
    <w:lvl w:ilvl="7" w:tplc="1D887550">
      <w:numFmt w:val="bullet"/>
      <w:lvlText w:val="•"/>
      <w:lvlJc w:val="left"/>
      <w:pPr>
        <w:ind w:left="3684" w:hanging="236"/>
      </w:pPr>
      <w:rPr>
        <w:rFonts w:hint="default"/>
      </w:rPr>
    </w:lvl>
    <w:lvl w:ilvl="8" w:tplc="F272AB16">
      <w:numFmt w:val="bullet"/>
      <w:lvlText w:val="•"/>
      <w:lvlJc w:val="left"/>
      <w:pPr>
        <w:ind w:left="4122" w:hanging="236"/>
      </w:pPr>
      <w:rPr>
        <w:rFonts w:hint="default"/>
      </w:rPr>
    </w:lvl>
  </w:abstractNum>
  <w:abstractNum w:abstractNumId="12" w15:restartNumberingAfterBreak="0">
    <w:nsid w:val="1AAE4936"/>
    <w:multiLevelType w:val="hybridMultilevel"/>
    <w:tmpl w:val="C3589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314EC0"/>
    <w:multiLevelType w:val="hybridMultilevel"/>
    <w:tmpl w:val="1DDCD7FC"/>
    <w:lvl w:ilvl="0" w:tplc="C0A4D2A8">
      <w:start w:val="1"/>
      <w:numFmt w:val="lowerRoman"/>
      <w:lvlText w:val="%1."/>
      <w:lvlJc w:val="left"/>
      <w:pPr>
        <w:ind w:left="1164" w:hanging="720"/>
      </w:pPr>
      <w:rPr>
        <w:rFonts w:hint="default"/>
      </w:r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abstractNum w:abstractNumId="14" w15:restartNumberingAfterBreak="0">
    <w:nsid w:val="21C95639"/>
    <w:multiLevelType w:val="hybridMultilevel"/>
    <w:tmpl w:val="1850F36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23DD16C2"/>
    <w:multiLevelType w:val="hybridMultilevel"/>
    <w:tmpl w:val="8376B3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8CE1DF0"/>
    <w:multiLevelType w:val="hybridMultilevel"/>
    <w:tmpl w:val="BFB039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BF5198F"/>
    <w:multiLevelType w:val="hybridMultilevel"/>
    <w:tmpl w:val="1E52AE54"/>
    <w:lvl w:ilvl="0" w:tplc="136A1DB8">
      <w:start w:val="1"/>
      <w:numFmt w:val="decimal"/>
      <w:lvlText w:val="%1."/>
      <w:lvlJc w:val="left"/>
      <w:pPr>
        <w:ind w:left="444" w:hanging="341"/>
      </w:pPr>
      <w:rPr>
        <w:rFonts w:ascii="Arial" w:eastAsia="Arial" w:hAnsi="Arial" w:cs="Arial" w:hint="default"/>
        <w:spacing w:val="-1"/>
        <w:w w:val="100"/>
        <w:sz w:val="19"/>
        <w:szCs w:val="19"/>
      </w:rPr>
    </w:lvl>
    <w:lvl w:ilvl="1" w:tplc="83FE2A2C">
      <w:numFmt w:val="bullet"/>
      <w:lvlText w:val="•"/>
      <w:lvlJc w:val="left"/>
      <w:pPr>
        <w:ind w:left="1430" w:hanging="341"/>
      </w:pPr>
      <w:rPr>
        <w:rFonts w:hint="default"/>
      </w:rPr>
    </w:lvl>
    <w:lvl w:ilvl="2" w:tplc="25E4123E">
      <w:numFmt w:val="bullet"/>
      <w:lvlText w:val="•"/>
      <w:lvlJc w:val="left"/>
      <w:pPr>
        <w:ind w:left="2420" w:hanging="341"/>
      </w:pPr>
      <w:rPr>
        <w:rFonts w:hint="default"/>
      </w:rPr>
    </w:lvl>
    <w:lvl w:ilvl="3" w:tplc="47168F02">
      <w:numFmt w:val="bullet"/>
      <w:lvlText w:val="•"/>
      <w:lvlJc w:val="left"/>
      <w:pPr>
        <w:ind w:left="3410" w:hanging="341"/>
      </w:pPr>
      <w:rPr>
        <w:rFonts w:hint="default"/>
      </w:rPr>
    </w:lvl>
    <w:lvl w:ilvl="4" w:tplc="D7D0C47A">
      <w:numFmt w:val="bullet"/>
      <w:lvlText w:val="•"/>
      <w:lvlJc w:val="left"/>
      <w:pPr>
        <w:ind w:left="4400" w:hanging="341"/>
      </w:pPr>
      <w:rPr>
        <w:rFonts w:hint="default"/>
      </w:rPr>
    </w:lvl>
    <w:lvl w:ilvl="5" w:tplc="FA760EB4">
      <w:numFmt w:val="bullet"/>
      <w:lvlText w:val="•"/>
      <w:lvlJc w:val="left"/>
      <w:pPr>
        <w:ind w:left="5390" w:hanging="341"/>
      </w:pPr>
      <w:rPr>
        <w:rFonts w:hint="default"/>
      </w:rPr>
    </w:lvl>
    <w:lvl w:ilvl="6" w:tplc="57A01082">
      <w:numFmt w:val="bullet"/>
      <w:lvlText w:val="•"/>
      <w:lvlJc w:val="left"/>
      <w:pPr>
        <w:ind w:left="6380" w:hanging="341"/>
      </w:pPr>
      <w:rPr>
        <w:rFonts w:hint="default"/>
      </w:rPr>
    </w:lvl>
    <w:lvl w:ilvl="7" w:tplc="A928D082">
      <w:numFmt w:val="bullet"/>
      <w:lvlText w:val="•"/>
      <w:lvlJc w:val="left"/>
      <w:pPr>
        <w:ind w:left="7370" w:hanging="341"/>
      </w:pPr>
      <w:rPr>
        <w:rFonts w:hint="default"/>
      </w:rPr>
    </w:lvl>
    <w:lvl w:ilvl="8" w:tplc="B4B8A016">
      <w:numFmt w:val="bullet"/>
      <w:lvlText w:val="•"/>
      <w:lvlJc w:val="left"/>
      <w:pPr>
        <w:ind w:left="8360" w:hanging="341"/>
      </w:pPr>
      <w:rPr>
        <w:rFonts w:hint="default"/>
      </w:rPr>
    </w:lvl>
  </w:abstractNum>
  <w:abstractNum w:abstractNumId="18" w15:restartNumberingAfterBreak="0">
    <w:nsid w:val="2E0C4B73"/>
    <w:multiLevelType w:val="hybridMultilevel"/>
    <w:tmpl w:val="6A641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C73232"/>
    <w:multiLevelType w:val="hybridMultilevel"/>
    <w:tmpl w:val="CFC43B60"/>
    <w:lvl w:ilvl="0" w:tplc="136A1DB8">
      <w:start w:val="1"/>
      <w:numFmt w:val="decimal"/>
      <w:lvlText w:val="%1."/>
      <w:lvlJc w:val="left"/>
      <w:pPr>
        <w:ind w:left="444" w:hanging="341"/>
      </w:pPr>
      <w:rPr>
        <w:rFonts w:ascii="Arial" w:eastAsia="Arial" w:hAnsi="Arial" w:cs="Arial" w:hint="default"/>
        <w:spacing w:val="-1"/>
        <w:w w:val="100"/>
        <w:sz w:val="19"/>
        <w:szCs w:val="19"/>
      </w:rPr>
    </w:lvl>
    <w:lvl w:ilvl="1" w:tplc="83FE2A2C">
      <w:numFmt w:val="bullet"/>
      <w:lvlText w:val="•"/>
      <w:lvlJc w:val="left"/>
      <w:pPr>
        <w:ind w:left="1430" w:hanging="341"/>
      </w:pPr>
      <w:rPr>
        <w:rFonts w:hint="default"/>
      </w:rPr>
    </w:lvl>
    <w:lvl w:ilvl="2" w:tplc="25E4123E">
      <w:numFmt w:val="bullet"/>
      <w:lvlText w:val="•"/>
      <w:lvlJc w:val="left"/>
      <w:pPr>
        <w:ind w:left="2420" w:hanging="341"/>
      </w:pPr>
      <w:rPr>
        <w:rFonts w:hint="default"/>
      </w:rPr>
    </w:lvl>
    <w:lvl w:ilvl="3" w:tplc="47168F02">
      <w:numFmt w:val="bullet"/>
      <w:lvlText w:val="•"/>
      <w:lvlJc w:val="left"/>
      <w:pPr>
        <w:ind w:left="3410" w:hanging="341"/>
      </w:pPr>
      <w:rPr>
        <w:rFonts w:hint="default"/>
      </w:rPr>
    </w:lvl>
    <w:lvl w:ilvl="4" w:tplc="D7D0C47A">
      <w:numFmt w:val="bullet"/>
      <w:lvlText w:val="•"/>
      <w:lvlJc w:val="left"/>
      <w:pPr>
        <w:ind w:left="4400" w:hanging="341"/>
      </w:pPr>
      <w:rPr>
        <w:rFonts w:hint="default"/>
      </w:rPr>
    </w:lvl>
    <w:lvl w:ilvl="5" w:tplc="FA760EB4">
      <w:numFmt w:val="bullet"/>
      <w:lvlText w:val="•"/>
      <w:lvlJc w:val="left"/>
      <w:pPr>
        <w:ind w:left="5390" w:hanging="341"/>
      </w:pPr>
      <w:rPr>
        <w:rFonts w:hint="default"/>
      </w:rPr>
    </w:lvl>
    <w:lvl w:ilvl="6" w:tplc="57A01082">
      <w:numFmt w:val="bullet"/>
      <w:lvlText w:val="•"/>
      <w:lvlJc w:val="left"/>
      <w:pPr>
        <w:ind w:left="6380" w:hanging="341"/>
      </w:pPr>
      <w:rPr>
        <w:rFonts w:hint="default"/>
      </w:rPr>
    </w:lvl>
    <w:lvl w:ilvl="7" w:tplc="A928D082">
      <w:numFmt w:val="bullet"/>
      <w:lvlText w:val="•"/>
      <w:lvlJc w:val="left"/>
      <w:pPr>
        <w:ind w:left="7370" w:hanging="341"/>
      </w:pPr>
      <w:rPr>
        <w:rFonts w:hint="default"/>
      </w:rPr>
    </w:lvl>
    <w:lvl w:ilvl="8" w:tplc="B4B8A016">
      <w:numFmt w:val="bullet"/>
      <w:lvlText w:val="•"/>
      <w:lvlJc w:val="left"/>
      <w:pPr>
        <w:ind w:left="8360" w:hanging="341"/>
      </w:pPr>
      <w:rPr>
        <w:rFonts w:hint="default"/>
      </w:rPr>
    </w:lvl>
  </w:abstractNum>
  <w:abstractNum w:abstractNumId="20" w15:restartNumberingAfterBreak="0">
    <w:nsid w:val="300C0B40"/>
    <w:multiLevelType w:val="hybridMultilevel"/>
    <w:tmpl w:val="95B4B71A"/>
    <w:lvl w:ilvl="0" w:tplc="FFC6FAB4">
      <w:start w:val="1"/>
      <w:numFmt w:val="lowerRoman"/>
      <w:lvlText w:val="%1."/>
      <w:lvlJc w:val="left"/>
      <w:pPr>
        <w:ind w:left="823" w:hanging="720"/>
      </w:pPr>
      <w:rPr>
        <w:rFonts w:hint="default"/>
      </w:rPr>
    </w:lvl>
    <w:lvl w:ilvl="1" w:tplc="04090019" w:tentative="1">
      <w:start w:val="1"/>
      <w:numFmt w:val="lowerLetter"/>
      <w:lvlText w:val="%2."/>
      <w:lvlJc w:val="left"/>
      <w:pPr>
        <w:ind w:left="1183" w:hanging="360"/>
      </w:pPr>
    </w:lvl>
    <w:lvl w:ilvl="2" w:tplc="0409001B" w:tentative="1">
      <w:start w:val="1"/>
      <w:numFmt w:val="lowerRoman"/>
      <w:lvlText w:val="%3."/>
      <w:lvlJc w:val="right"/>
      <w:pPr>
        <w:ind w:left="1903" w:hanging="180"/>
      </w:pPr>
    </w:lvl>
    <w:lvl w:ilvl="3" w:tplc="0409000F" w:tentative="1">
      <w:start w:val="1"/>
      <w:numFmt w:val="decimal"/>
      <w:lvlText w:val="%4."/>
      <w:lvlJc w:val="left"/>
      <w:pPr>
        <w:ind w:left="2623" w:hanging="360"/>
      </w:pPr>
    </w:lvl>
    <w:lvl w:ilvl="4" w:tplc="04090019" w:tentative="1">
      <w:start w:val="1"/>
      <w:numFmt w:val="lowerLetter"/>
      <w:lvlText w:val="%5."/>
      <w:lvlJc w:val="left"/>
      <w:pPr>
        <w:ind w:left="3343" w:hanging="360"/>
      </w:pPr>
    </w:lvl>
    <w:lvl w:ilvl="5" w:tplc="0409001B" w:tentative="1">
      <w:start w:val="1"/>
      <w:numFmt w:val="lowerRoman"/>
      <w:lvlText w:val="%6."/>
      <w:lvlJc w:val="right"/>
      <w:pPr>
        <w:ind w:left="4063" w:hanging="180"/>
      </w:pPr>
    </w:lvl>
    <w:lvl w:ilvl="6" w:tplc="0409000F" w:tentative="1">
      <w:start w:val="1"/>
      <w:numFmt w:val="decimal"/>
      <w:lvlText w:val="%7."/>
      <w:lvlJc w:val="left"/>
      <w:pPr>
        <w:ind w:left="4783" w:hanging="360"/>
      </w:pPr>
    </w:lvl>
    <w:lvl w:ilvl="7" w:tplc="04090019" w:tentative="1">
      <w:start w:val="1"/>
      <w:numFmt w:val="lowerLetter"/>
      <w:lvlText w:val="%8."/>
      <w:lvlJc w:val="left"/>
      <w:pPr>
        <w:ind w:left="5503" w:hanging="360"/>
      </w:pPr>
    </w:lvl>
    <w:lvl w:ilvl="8" w:tplc="0409001B" w:tentative="1">
      <w:start w:val="1"/>
      <w:numFmt w:val="lowerRoman"/>
      <w:lvlText w:val="%9."/>
      <w:lvlJc w:val="right"/>
      <w:pPr>
        <w:ind w:left="6223" w:hanging="180"/>
      </w:pPr>
    </w:lvl>
  </w:abstractNum>
  <w:abstractNum w:abstractNumId="21" w15:restartNumberingAfterBreak="0">
    <w:nsid w:val="341A0F81"/>
    <w:multiLevelType w:val="hybridMultilevel"/>
    <w:tmpl w:val="C3AE829E"/>
    <w:lvl w:ilvl="0" w:tplc="502039FE">
      <w:numFmt w:val="bullet"/>
      <w:lvlText w:val="•"/>
      <w:lvlJc w:val="left"/>
      <w:pPr>
        <w:ind w:left="1800" w:hanging="360"/>
      </w:pPr>
      <w:rPr>
        <w:rFonts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60218F0"/>
    <w:multiLevelType w:val="hybridMultilevel"/>
    <w:tmpl w:val="5B264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8433DE"/>
    <w:multiLevelType w:val="hybridMultilevel"/>
    <w:tmpl w:val="FE4AF8DA"/>
    <w:lvl w:ilvl="0" w:tplc="7938EDFE">
      <w:numFmt w:val="bullet"/>
      <w:lvlText w:val=""/>
      <w:lvlJc w:val="left"/>
      <w:pPr>
        <w:ind w:left="613" w:hanging="236"/>
      </w:pPr>
      <w:rPr>
        <w:rFonts w:ascii="Wingdings" w:eastAsia="Wingdings" w:hAnsi="Wingdings" w:cs="Wingdings" w:hint="default"/>
        <w:w w:val="105"/>
        <w:sz w:val="13"/>
        <w:szCs w:val="13"/>
      </w:rPr>
    </w:lvl>
    <w:lvl w:ilvl="1" w:tplc="C2409F0E">
      <w:numFmt w:val="bullet"/>
      <w:lvlText w:val="•"/>
      <w:lvlJc w:val="left"/>
      <w:pPr>
        <w:ind w:left="1056" w:hanging="236"/>
      </w:pPr>
      <w:rPr>
        <w:rFonts w:hint="default"/>
      </w:rPr>
    </w:lvl>
    <w:lvl w:ilvl="2" w:tplc="50F40AB6">
      <w:numFmt w:val="bullet"/>
      <w:lvlText w:val="•"/>
      <w:lvlJc w:val="left"/>
      <w:pPr>
        <w:ind w:left="1493" w:hanging="236"/>
      </w:pPr>
      <w:rPr>
        <w:rFonts w:hint="default"/>
      </w:rPr>
    </w:lvl>
    <w:lvl w:ilvl="3" w:tplc="64FA49D2">
      <w:numFmt w:val="bullet"/>
      <w:lvlText w:val="•"/>
      <w:lvlJc w:val="left"/>
      <w:pPr>
        <w:ind w:left="1930" w:hanging="236"/>
      </w:pPr>
      <w:rPr>
        <w:rFonts w:hint="default"/>
      </w:rPr>
    </w:lvl>
    <w:lvl w:ilvl="4" w:tplc="5A6408BC">
      <w:numFmt w:val="bullet"/>
      <w:lvlText w:val="•"/>
      <w:lvlJc w:val="left"/>
      <w:pPr>
        <w:ind w:left="2367" w:hanging="236"/>
      </w:pPr>
      <w:rPr>
        <w:rFonts w:hint="default"/>
      </w:rPr>
    </w:lvl>
    <w:lvl w:ilvl="5" w:tplc="5DC4BC6C">
      <w:numFmt w:val="bullet"/>
      <w:lvlText w:val="•"/>
      <w:lvlJc w:val="left"/>
      <w:pPr>
        <w:ind w:left="2804" w:hanging="236"/>
      </w:pPr>
      <w:rPr>
        <w:rFonts w:hint="default"/>
      </w:rPr>
    </w:lvl>
    <w:lvl w:ilvl="6" w:tplc="07E4F39C">
      <w:numFmt w:val="bullet"/>
      <w:lvlText w:val="•"/>
      <w:lvlJc w:val="left"/>
      <w:pPr>
        <w:ind w:left="3241" w:hanging="236"/>
      </w:pPr>
      <w:rPr>
        <w:rFonts w:hint="default"/>
      </w:rPr>
    </w:lvl>
    <w:lvl w:ilvl="7" w:tplc="3EA83826">
      <w:numFmt w:val="bullet"/>
      <w:lvlText w:val="•"/>
      <w:lvlJc w:val="left"/>
      <w:pPr>
        <w:ind w:left="3677" w:hanging="236"/>
      </w:pPr>
      <w:rPr>
        <w:rFonts w:hint="default"/>
      </w:rPr>
    </w:lvl>
    <w:lvl w:ilvl="8" w:tplc="7130B0F4">
      <w:numFmt w:val="bullet"/>
      <w:lvlText w:val="•"/>
      <w:lvlJc w:val="left"/>
      <w:pPr>
        <w:ind w:left="4114" w:hanging="236"/>
      </w:pPr>
      <w:rPr>
        <w:rFonts w:hint="default"/>
      </w:rPr>
    </w:lvl>
  </w:abstractNum>
  <w:abstractNum w:abstractNumId="24" w15:restartNumberingAfterBreak="0">
    <w:nsid w:val="38EB61CD"/>
    <w:multiLevelType w:val="hybridMultilevel"/>
    <w:tmpl w:val="5FE401BC"/>
    <w:lvl w:ilvl="0" w:tplc="0409000F">
      <w:start w:val="1"/>
      <w:numFmt w:val="decimal"/>
      <w:lvlText w:val="%1."/>
      <w:lvlJc w:val="left"/>
      <w:pPr>
        <w:ind w:left="1164" w:hanging="360"/>
      </w:pPr>
    </w:lvl>
    <w:lvl w:ilvl="1" w:tplc="04090019" w:tentative="1">
      <w:start w:val="1"/>
      <w:numFmt w:val="lowerLetter"/>
      <w:lvlText w:val="%2."/>
      <w:lvlJc w:val="left"/>
      <w:pPr>
        <w:ind w:left="1884" w:hanging="360"/>
      </w:pPr>
    </w:lvl>
    <w:lvl w:ilvl="2" w:tplc="0409001B" w:tentative="1">
      <w:start w:val="1"/>
      <w:numFmt w:val="lowerRoman"/>
      <w:lvlText w:val="%3."/>
      <w:lvlJc w:val="right"/>
      <w:pPr>
        <w:ind w:left="2604" w:hanging="180"/>
      </w:pPr>
    </w:lvl>
    <w:lvl w:ilvl="3" w:tplc="0409000F" w:tentative="1">
      <w:start w:val="1"/>
      <w:numFmt w:val="decimal"/>
      <w:lvlText w:val="%4."/>
      <w:lvlJc w:val="left"/>
      <w:pPr>
        <w:ind w:left="3324" w:hanging="360"/>
      </w:pPr>
    </w:lvl>
    <w:lvl w:ilvl="4" w:tplc="04090019" w:tentative="1">
      <w:start w:val="1"/>
      <w:numFmt w:val="lowerLetter"/>
      <w:lvlText w:val="%5."/>
      <w:lvlJc w:val="left"/>
      <w:pPr>
        <w:ind w:left="4044" w:hanging="360"/>
      </w:pPr>
    </w:lvl>
    <w:lvl w:ilvl="5" w:tplc="0409001B" w:tentative="1">
      <w:start w:val="1"/>
      <w:numFmt w:val="lowerRoman"/>
      <w:lvlText w:val="%6."/>
      <w:lvlJc w:val="right"/>
      <w:pPr>
        <w:ind w:left="4764" w:hanging="180"/>
      </w:pPr>
    </w:lvl>
    <w:lvl w:ilvl="6" w:tplc="0409000F" w:tentative="1">
      <w:start w:val="1"/>
      <w:numFmt w:val="decimal"/>
      <w:lvlText w:val="%7."/>
      <w:lvlJc w:val="left"/>
      <w:pPr>
        <w:ind w:left="5484" w:hanging="360"/>
      </w:pPr>
    </w:lvl>
    <w:lvl w:ilvl="7" w:tplc="04090019" w:tentative="1">
      <w:start w:val="1"/>
      <w:numFmt w:val="lowerLetter"/>
      <w:lvlText w:val="%8."/>
      <w:lvlJc w:val="left"/>
      <w:pPr>
        <w:ind w:left="6204" w:hanging="360"/>
      </w:pPr>
    </w:lvl>
    <w:lvl w:ilvl="8" w:tplc="0409001B" w:tentative="1">
      <w:start w:val="1"/>
      <w:numFmt w:val="lowerRoman"/>
      <w:lvlText w:val="%9."/>
      <w:lvlJc w:val="right"/>
      <w:pPr>
        <w:ind w:left="6924" w:hanging="180"/>
      </w:pPr>
    </w:lvl>
  </w:abstractNum>
  <w:abstractNum w:abstractNumId="25" w15:restartNumberingAfterBreak="0">
    <w:nsid w:val="392E4BE5"/>
    <w:multiLevelType w:val="hybridMultilevel"/>
    <w:tmpl w:val="B6B4902E"/>
    <w:lvl w:ilvl="0" w:tplc="2E74A3AE">
      <w:start w:val="1"/>
      <w:numFmt w:val="decimal"/>
      <w:lvlText w:val="%1."/>
      <w:lvlJc w:val="left"/>
      <w:pPr>
        <w:ind w:left="1524" w:hanging="360"/>
      </w:pPr>
      <w:rPr>
        <w:rFonts w:hint="default"/>
      </w:rPr>
    </w:lvl>
    <w:lvl w:ilvl="1" w:tplc="04090019" w:tentative="1">
      <w:start w:val="1"/>
      <w:numFmt w:val="lowerLetter"/>
      <w:lvlText w:val="%2."/>
      <w:lvlJc w:val="left"/>
      <w:pPr>
        <w:ind w:left="2244" w:hanging="360"/>
      </w:pPr>
    </w:lvl>
    <w:lvl w:ilvl="2" w:tplc="0409001B" w:tentative="1">
      <w:start w:val="1"/>
      <w:numFmt w:val="lowerRoman"/>
      <w:lvlText w:val="%3."/>
      <w:lvlJc w:val="right"/>
      <w:pPr>
        <w:ind w:left="2964" w:hanging="180"/>
      </w:pPr>
    </w:lvl>
    <w:lvl w:ilvl="3" w:tplc="0409000F" w:tentative="1">
      <w:start w:val="1"/>
      <w:numFmt w:val="decimal"/>
      <w:lvlText w:val="%4."/>
      <w:lvlJc w:val="left"/>
      <w:pPr>
        <w:ind w:left="3684" w:hanging="360"/>
      </w:pPr>
    </w:lvl>
    <w:lvl w:ilvl="4" w:tplc="04090019" w:tentative="1">
      <w:start w:val="1"/>
      <w:numFmt w:val="lowerLetter"/>
      <w:lvlText w:val="%5."/>
      <w:lvlJc w:val="left"/>
      <w:pPr>
        <w:ind w:left="4404" w:hanging="360"/>
      </w:pPr>
    </w:lvl>
    <w:lvl w:ilvl="5" w:tplc="0409001B" w:tentative="1">
      <w:start w:val="1"/>
      <w:numFmt w:val="lowerRoman"/>
      <w:lvlText w:val="%6."/>
      <w:lvlJc w:val="right"/>
      <w:pPr>
        <w:ind w:left="5124" w:hanging="180"/>
      </w:pPr>
    </w:lvl>
    <w:lvl w:ilvl="6" w:tplc="0409000F" w:tentative="1">
      <w:start w:val="1"/>
      <w:numFmt w:val="decimal"/>
      <w:lvlText w:val="%7."/>
      <w:lvlJc w:val="left"/>
      <w:pPr>
        <w:ind w:left="5844" w:hanging="360"/>
      </w:pPr>
    </w:lvl>
    <w:lvl w:ilvl="7" w:tplc="04090019" w:tentative="1">
      <w:start w:val="1"/>
      <w:numFmt w:val="lowerLetter"/>
      <w:lvlText w:val="%8."/>
      <w:lvlJc w:val="left"/>
      <w:pPr>
        <w:ind w:left="6564" w:hanging="360"/>
      </w:pPr>
    </w:lvl>
    <w:lvl w:ilvl="8" w:tplc="0409001B" w:tentative="1">
      <w:start w:val="1"/>
      <w:numFmt w:val="lowerRoman"/>
      <w:lvlText w:val="%9."/>
      <w:lvlJc w:val="right"/>
      <w:pPr>
        <w:ind w:left="7284" w:hanging="180"/>
      </w:pPr>
    </w:lvl>
  </w:abstractNum>
  <w:abstractNum w:abstractNumId="26" w15:restartNumberingAfterBreak="0">
    <w:nsid w:val="4352744C"/>
    <w:multiLevelType w:val="hybridMultilevel"/>
    <w:tmpl w:val="9EC6A24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46B13C7B"/>
    <w:multiLevelType w:val="hybridMultilevel"/>
    <w:tmpl w:val="A736736A"/>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8" w15:restartNumberingAfterBreak="0">
    <w:nsid w:val="4A113E80"/>
    <w:multiLevelType w:val="hybridMultilevel"/>
    <w:tmpl w:val="D13209BC"/>
    <w:lvl w:ilvl="0" w:tplc="83FE2A2C">
      <w:numFmt w:val="bullet"/>
      <w:lvlText w:val="•"/>
      <w:lvlJc w:val="left"/>
      <w:pPr>
        <w:ind w:left="1430" w:hanging="341"/>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4271FE"/>
    <w:multiLevelType w:val="hybridMultilevel"/>
    <w:tmpl w:val="DF5C68E4"/>
    <w:lvl w:ilvl="0" w:tplc="136A1DB8">
      <w:start w:val="1"/>
      <w:numFmt w:val="decimal"/>
      <w:lvlText w:val="%1."/>
      <w:lvlJc w:val="left"/>
      <w:pPr>
        <w:ind w:left="444" w:hanging="341"/>
      </w:pPr>
      <w:rPr>
        <w:rFonts w:ascii="Arial" w:eastAsia="Arial" w:hAnsi="Arial" w:cs="Arial" w:hint="default"/>
        <w:spacing w:val="-1"/>
        <w:w w:val="100"/>
        <w:sz w:val="19"/>
        <w:szCs w:val="19"/>
      </w:rPr>
    </w:lvl>
    <w:lvl w:ilvl="1" w:tplc="83FE2A2C">
      <w:numFmt w:val="bullet"/>
      <w:lvlText w:val="•"/>
      <w:lvlJc w:val="left"/>
      <w:pPr>
        <w:ind w:left="1430" w:hanging="341"/>
      </w:pPr>
      <w:rPr>
        <w:rFonts w:hint="default"/>
      </w:rPr>
    </w:lvl>
    <w:lvl w:ilvl="2" w:tplc="25E4123E">
      <w:numFmt w:val="bullet"/>
      <w:lvlText w:val="•"/>
      <w:lvlJc w:val="left"/>
      <w:pPr>
        <w:ind w:left="2420" w:hanging="341"/>
      </w:pPr>
      <w:rPr>
        <w:rFonts w:hint="default"/>
      </w:rPr>
    </w:lvl>
    <w:lvl w:ilvl="3" w:tplc="47168F02">
      <w:numFmt w:val="bullet"/>
      <w:lvlText w:val="•"/>
      <w:lvlJc w:val="left"/>
      <w:pPr>
        <w:ind w:left="3410" w:hanging="341"/>
      </w:pPr>
      <w:rPr>
        <w:rFonts w:hint="default"/>
      </w:rPr>
    </w:lvl>
    <w:lvl w:ilvl="4" w:tplc="D7D0C47A">
      <w:numFmt w:val="bullet"/>
      <w:lvlText w:val="•"/>
      <w:lvlJc w:val="left"/>
      <w:pPr>
        <w:ind w:left="4400" w:hanging="341"/>
      </w:pPr>
      <w:rPr>
        <w:rFonts w:hint="default"/>
      </w:rPr>
    </w:lvl>
    <w:lvl w:ilvl="5" w:tplc="FA760EB4">
      <w:numFmt w:val="bullet"/>
      <w:lvlText w:val="•"/>
      <w:lvlJc w:val="left"/>
      <w:pPr>
        <w:ind w:left="5390" w:hanging="341"/>
      </w:pPr>
      <w:rPr>
        <w:rFonts w:hint="default"/>
      </w:rPr>
    </w:lvl>
    <w:lvl w:ilvl="6" w:tplc="57A01082">
      <w:numFmt w:val="bullet"/>
      <w:lvlText w:val="•"/>
      <w:lvlJc w:val="left"/>
      <w:pPr>
        <w:ind w:left="6380" w:hanging="341"/>
      </w:pPr>
      <w:rPr>
        <w:rFonts w:hint="default"/>
      </w:rPr>
    </w:lvl>
    <w:lvl w:ilvl="7" w:tplc="A928D082">
      <w:numFmt w:val="bullet"/>
      <w:lvlText w:val="•"/>
      <w:lvlJc w:val="left"/>
      <w:pPr>
        <w:ind w:left="7370" w:hanging="341"/>
      </w:pPr>
      <w:rPr>
        <w:rFonts w:hint="default"/>
      </w:rPr>
    </w:lvl>
    <w:lvl w:ilvl="8" w:tplc="B4B8A016">
      <w:numFmt w:val="bullet"/>
      <w:lvlText w:val="•"/>
      <w:lvlJc w:val="left"/>
      <w:pPr>
        <w:ind w:left="8360" w:hanging="341"/>
      </w:pPr>
      <w:rPr>
        <w:rFonts w:hint="default"/>
      </w:rPr>
    </w:lvl>
  </w:abstractNum>
  <w:abstractNum w:abstractNumId="30" w15:restartNumberingAfterBreak="0">
    <w:nsid w:val="4C411B9A"/>
    <w:multiLevelType w:val="hybridMultilevel"/>
    <w:tmpl w:val="B4EEC08A"/>
    <w:lvl w:ilvl="0" w:tplc="04090001">
      <w:start w:val="1"/>
      <w:numFmt w:val="bullet"/>
      <w:lvlText w:val=""/>
      <w:lvlJc w:val="left"/>
      <w:pPr>
        <w:ind w:left="1164" w:hanging="360"/>
      </w:pPr>
      <w:rPr>
        <w:rFonts w:ascii="Symbol" w:hAnsi="Symbol" w:hint="default"/>
      </w:rPr>
    </w:lvl>
    <w:lvl w:ilvl="1" w:tplc="04090003" w:tentative="1">
      <w:start w:val="1"/>
      <w:numFmt w:val="bullet"/>
      <w:lvlText w:val="o"/>
      <w:lvlJc w:val="left"/>
      <w:pPr>
        <w:ind w:left="1884" w:hanging="360"/>
      </w:pPr>
      <w:rPr>
        <w:rFonts w:ascii="Courier New" w:hAnsi="Courier New" w:cs="Courier New" w:hint="default"/>
      </w:rPr>
    </w:lvl>
    <w:lvl w:ilvl="2" w:tplc="04090005" w:tentative="1">
      <w:start w:val="1"/>
      <w:numFmt w:val="bullet"/>
      <w:lvlText w:val=""/>
      <w:lvlJc w:val="left"/>
      <w:pPr>
        <w:ind w:left="2604" w:hanging="360"/>
      </w:pPr>
      <w:rPr>
        <w:rFonts w:ascii="Wingdings" w:hAnsi="Wingdings" w:hint="default"/>
      </w:rPr>
    </w:lvl>
    <w:lvl w:ilvl="3" w:tplc="04090001" w:tentative="1">
      <w:start w:val="1"/>
      <w:numFmt w:val="bullet"/>
      <w:lvlText w:val=""/>
      <w:lvlJc w:val="left"/>
      <w:pPr>
        <w:ind w:left="3324" w:hanging="360"/>
      </w:pPr>
      <w:rPr>
        <w:rFonts w:ascii="Symbol" w:hAnsi="Symbol" w:hint="default"/>
      </w:rPr>
    </w:lvl>
    <w:lvl w:ilvl="4" w:tplc="04090003" w:tentative="1">
      <w:start w:val="1"/>
      <w:numFmt w:val="bullet"/>
      <w:lvlText w:val="o"/>
      <w:lvlJc w:val="left"/>
      <w:pPr>
        <w:ind w:left="4044" w:hanging="360"/>
      </w:pPr>
      <w:rPr>
        <w:rFonts w:ascii="Courier New" w:hAnsi="Courier New" w:cs="Courier New" w:hint="default"/>
      </w:rPr>
    </w:lvl>
    <w:lvl w:ilvl="5" w:tplc="04090005" w:tentative="1">
      <w:start w:val="1"/>
      <w:numFmt w:val="bullet"/>
      <w:lvlText w:val=""/>
      <w:lvlJc w:val="left"/>
      <w:pPr>
        <w:ind w:left="4764" w:hanging="360"/>
      </w:pPr>
      <w:rPr>
        <w:rFonts w:ascii="Wingdings" w:hAnsi="Wingdings" w:hint="default"/>
      </w:rPr>
    </w:lvl>
    <w:lvl w:ilvl="6" w:tplc="04090001" w:tentative="1">
      <w:start w:val="1"/>
      <w:numFmt w:val="bullet"/>
      <w:lvlText w:val=""/>
      <w:lvlJc w:val="left"/>
      <w:pPr>
        <w:ind w:left="5484" w:hanging="360"/>
      </w:pPr>
      <w:rPr>
        <w:rFonts w:ascii="Symbol" w:hAnsi="Symbol" w:hint="default"/>
      </w:rPr>
    </w:lvl>
    <w:lvl w:ilvl="7" w:tplc="04090003" w:tentative="1">
      <w:start w:val="1"/>
      <w:numFmt w:val="bullet"/>
      <w:lvlText w:val="o"/>
      <w:lvlJc w:val="left"/>
      <w:pPr>
        <w:ind w:left="6204" w:hanging="360"/>
      </w:pPr>
      <w:rPr>
        <w:rFonts w:ascii="Courier New" w:hAnsi="Courier New" w:cs="Courier New" w:hint="default"/>
      </w:rPr>
    </w:lvl>
    <w:lvl w:ilvl="8" w:tplc="04090005" w:tentative="1">
      <w:start w:val="1"/>
      <w:numFmt w:val="bullet"/>
      <w:lvlText w:val=""/>
      <w:lvlJc w:val="left"/>
      <w:pPr>
        <w:ind w:left="6924" w:hanging="360"/>
      </w:pPr>
      <w:rPr>
        <w:rFonts w:ascii="Wingdings" w:hAnsi="Wingdings" w:hint="default"/>
      </w:rPr>
    </w:lvl>
  </w:abstractNum>
  <w:abstractNum w:abstractNumId="31" w15:restartNumberingAfterBreak="0">
    <w:nsid w:val="4DF27752"/>
    <w:multiLevelType w:val="hybridMultilevel"/>
    <w:tmpl w:val="42F8A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3F7A28"/>
    <w:multiLevelType w:val="hybridMultilevel"/>
    <w:tmpl w:val="67B2B8F8"/>
    <w:lvl w:ilvl="0" w:tplc="136A1DB8">
      <w:start w:val="1"/>
      <w:numFmt w:val="decimal"/>
      <w:lvlText w:val="%1."/>
      <w:lvlJc w:val="left"/>
      <w:pPr>
        <w:ind w:left="444" w:hanging="341"/>
      </w:pPr>
      <w:rPr>
        <w:rFonts w:ascii="Arial" w:eastAsia="Arial" w:hAnsi="Arial" w:cs="Arial" w:hint="default"/>
        <w:spacing w:val="-1"/>
        <w:w w:val="100"/>
        <w:sz w:val="19"/>
        <w:szCs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6F496F"/>
    <w:multiLevelType w:val="hybridMultilevel"/>
    <w:tmpl w:val="F4807260"/>
    <w:lvl w:ilvl="0" w:tplc="83FE2A2C">
      <w:numFmt w:val="bullet"/>
      <w:lvlText w:val="•"/>
      <w:lvlJc w:val="left"/>
      <w:pPr>
        <w:ind w:left="1874" w:hanging="341"/>
      </w:pPr>
      <w:rPr>
        <w:rFonts w:hint="default"/>
      </w:rPr>
    </w:lvl>
    <w:lvl w:ilvl="1" w:tplc="04090003" w:tentative="1">
      <w:start w:val="1"/>
      <w:numFmt w:val="bullet"/>
      <w:lvlText w:val="o"/>
      <w:lvlJc w:val="left"/>
      <w:pPr>
        <w:ind w:left="1884" w:hanging="360"/>
      </w:pPr>
      <w:rPr>
        <w:rFonts w:ascii="Courier New" w:hAnsi="Courier New" w:cs="Courier New" w:hint="default"/>
      </w:rPr>
    </w:lvl>
    <w:lvl w:ilvl="2" w:tplc="04090005" w:tentative="1">
      <w:start w:val="1"/>
      <w:numFmt w:val="bullet"/>
      <w:lvlText w:val=""/>
      <w:lvlJc w:val="left"/>
      <w:pPr>
        <w:ind w:left="2604" w:hanging="360"/>
      </w:pPr>
      <w:rPr>
        <w:rFonts w:ascii="Wingdings" w:hAnsi="Wingdings" w:hint="default"/>
      </w:rPr>
    </w:lvl>
    <w:lvl w:ilvl="3" w:tplc="04090001" w:tentative="1">
      <w:start w:val="1"/>
      <w:numFmt w:val="bullet"/>
      <w:lvlText w:val=""/>
      <w:lvlJc w:val="left"/>
      <w:pPr>
        <w:ind w:left="3324" w:hanging="360"/>
      </w:pPr>
      <w:rPr>
        <w:rFonts w:ascii="Symbol" w:hAnsi="Symbol" w:hint="default"/>
      </w:rPr>
    </w:lvl>
    <w:lvl w:ilvl="4" w:tplc="04090003" w:tentative="1">
      <w:start w:val="1"/>
      <w:numFmt w:val="bullet"/>
      <w:lvlText w:val="o"/>
      <w:lvlJc w:val="left"/>
      <w:pPr>
        <w:ind w:left="4044" w:hanging="360"/>
      </w:pPr>
      <w:rPr>
        <w:rFonts w:ascii="Courier New" w:hAnsi="Courier New" w:cs="Courier New" w:hint="default"/>
      </w:rPr>
    </w:lvl>
    <w:lvl w:ilvl="5" w:tplc="04090005" w:tentative="1">
      <w:start w:val="1"/>
      <w:numFmt w:val="bullet"/>
      <w:lvlText w:val=""/>
      <w:lvlJc w:val="left"/>
      <w:pPr>
        <w:ind w:left="4764" w:hanging="360"/>
      </w:pPr>
      <w:rPr>
        <w:rFonts w:ascii="Wingdings" w:hAnsi="Wingdings" w:hint="default"/>
      </w:rPr>
    </w:lvl>
    <w:lvl w:ilvl="6" w:tplc="04090001" w:tentative="1">
      <w:start w:val="1"/>
      <w:numFmt w:val="bullet"/>
      <w:lvlText w:val=""/>
      <w:lvlJc w:val="left"/>
      <w:pPr>
        <w:ind w:left="5484" w:hanging="360"/>
      </w:pPr>
      <w:rPr>
        <w:rFonts w:ascii="Symbol" w:hAnsi="Symbol" w:hint="default"/>
      </w:rPr>
    </w:lvl>
    <w:lvl w:ilvl="7" w:tplc="04090003" w:tentative="1">
      <w:start w:val="1"/>
      <w:numFmt w:val="bullet"/>
      <w:lvlText w:val="o"/>
      <w:lvlJc w:val="left"/>
      <w:pPr>
        <w:ind w:left="6204" w:hanging="360"/>
      </w:pPr>
      <w:rPr>
        <w:rFonts w:ascii="Courier New" w:hAnsi="Courier New" w:cs="Courier New" w:hint="default"/>
      </w:rPr>
    </w:lvl>
    <w:lvl w:ilvl="8" w:tplc="04090005" w:tentative="1">
      <w:start w:val="1"/>
      <w:numFmt w:val="bullet"/>
      <w:lvlText w:val=""/>
      <w:lvlJc w:val="left"/>
      <w:pPr>
        <w:ind w:left="6924" w:hanging="360"/>
      </w:pPr>
      <w:rPr>
        <w:rFonts w:ascii="Wingdings" w:hAnsi="Wingdings" w:hint="default"/>
      </w:rPr>
    </w:lvl>
  </w:abstractNum>
  <w:abstractNum w:abstractNumId="34" w15:restartNumberingAfterBreak="0">
    <w:nsid w:val="5A024649"/>
    <w:multiLevelType w:val="hybridMultilevel"/>
    <w:tmpl w:val="4FFAAF3A"/>
    <w:lvl w:ilvl="0" w:tplc="0409000F">
      <w:start w:val="1"/>
      <w:numFmt w:val="decimal"/>
      <w:lvlText w:val="%1."/>
      <w:lvlJc w:val="left"/>
      <w:pPr>
        <w:ind w:left="1164" w:hanging="360"/>
      </w:pPr>
    </w:lvl>
    <w:lvl w:ilvl="1" w:tplc="04090019" w:tentative="1">
      <w:start w:val="1"/>
      <w:numFmt w:val="lowerLetter"/>
      <w:lvlText w:val="%2."/>
      <w:lvlJc w:val="left"/>
      <w:pPr>
        <w:ind w:left="1884" w:hanging="360"/>
      </w:pPr>
    </w:lvl>
    <w:lvl w:ilvl="2" w:tplc="0409001B" w:tentative="1">
      <w:start w:val="1"/>
      <w:numFmt w:val="lowerRoman"/>
      <w:lvlText w:val="%3."/>
      <w:lvlJc w:val="right"/>
      <w:pPr>
        <w:ind w:left="2604" w:hanging="180"/>
      </w:pPr>
    </w:lvl>
    <w:lvl w:ilvl="3" w:tplc="0409000F" w:tentative="1">
      <w:start w:val="1"/>
      <w:numFmt w:val="decimal"/>
      <w:lvlText w:val="%4."/>
      <w:lvlJc w:val="left"/>
      <w:pPr>
        <w:ind w:left="3324" w:hanging="360"/>
      </w:pPr>
    </w:lvl>
    <w:lvl w:ilvl="4" w:tplc="04090019" w:tentative="1">
      <w:start w:val="1"/>
      <w:numFmt w:val="lowerLetter"/>
      <w:lvlText w:val="%5."/>
      <w:lvlJc w:val="left"/>
      <w:pPr>
        <w:ind w:left="4044" w:hanging="360"/>
      </w:pPr>
    </w:lvl>
    <w:lvl w:ilvl="5" w:tplc="0409001B" w:tentative="1">
      <w:start w:val="1"/>
      <w:numFmt w:val="lowerRoman"/>
      <w:lvlText w:val="%6."/>
      <w:lvlJc w:val="right"/>
      <w:pPr>
        <w:ind w:left="4764" w:hanging="180"/>
      </w:pPr>
    </w:lvl>
    <w:lvl w:ilvl="6" w:tplc="0409000F" w:tentative="1">
      <w:start w:val="1"/>
      <w:numFmt w:val="decimal"/>
      <w:lvlText w:val="%7."/>
      <w:lvlJc w:val="left"/>
      <w:pPr>
        <w:ind w:left="5484" w:hanging="360"/>
      </w:pPr>
    </w:lvl>
    <w:lvl w:ilvl="7" w:tplc="04090019" w:tentative="1">
      <w:start w:val="1"/>
      <w:numFmt w:val="lowerLetter"/>
      <w:lvlText w:val="%8."/>
      <w:lvlJc w:val="left"/>
      <w:pPr>
        <w:ind w:left="6204" w:hanging="360"/>
      </w:pPr>
    </w:lvl>
    <w:lvl w:ilvl="8" w:tplc="0409001B" w:tentative="1">
      <w:start w:val="1"/>
      <w:numFmt w:val="lowerRoman"/>
      <w:lvlText w:val="%9."/>
      <w:lvlJc w:val="right"/>
      <w:pPr>
        <w:ind w:left="6924" w:hanging="180"/>
      </w:pPr>
    </w:lvl>
  </w:abstractNum>
  <w:abstractNum w:abstractNumId="35" w15:restartNumberingAfterBreak="0">
    <w:nsid w:val="5CF4456E"/>
    <w:multiLevelType w:val="hybridMultilevel"/>
    <w:tmpl w:val="82AEF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245441"/>
    <w:multiLevelType w:val="hybridMultilevel"/>
    <w:tmpl w:val="357C4F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EBE6199"/>
    <w:multiLevelType w:val="hybridMultilevel"/>
    <w:tmpl w:val="CD7E12A4"/>
    <w:lvl w:ilvl="0" w:tplc="0409000F">
      <w:start w:val="1"/>
      <w:numFmt w:val="decimal"/>
      <w:lvlText w:val="%1."/>
      <w:lvlJc w:val="left"/>
      <w:pPr>
        <w:ind w:left="444" w:hanging="341"/>
      </w:pPr>
      <w:rPr>
        <w:rFonts w:hint="default"/>
        <w:spacing w:val="-1"/>
        <w:w w:val="100"/>
        <w:sz w:val="19"/>
        <w:szCs w:val="19"/>
      </w:rPr>
    </w:lvl>
    <w:lvl w:ilvl="1" w:tplc="83FE2A2C">
      <w:numFmt w:val="bullet"/>
      <w:lvlText w:val="•"/>
      <w:lvlJc w:val="left"/>
      <w:pPr>
        <w:ind w:left="1430" w:hanging="341"/>
      </w:pPr>
      <w:rPr>
        <w:rFonts w:hint="default"/>
      </w:rPr>
    </w:lvl>
    <w:lvl w:ilvl="2" w:tplc="25E4123E">
      <w:numFmt w:val="bullet"/>
      <w:lvlText w:val="•"/>
      <w:lvlJc w:val="left"/>
      <w:pPr>
        <w:ind w:left="2420" w:hanging="341"/>
      </w:pPr>
      <w:rPr>
        <w:rFonts w:hint="default"/>
      </w:rPr>
    </w:lvl>
    <w:lvl w:ilvl="3" w:tplc="47168F02">
      <w:numFmt w:val="bullet"/>
      <w:lvlText w:val="•"/>
      <w:lvlJc w:val="left"/>
      <w:pPr>
        <w:ind w:left="3410" w:hanging="341"/>
      </w:pPr>
      <w:rPr>
        <w:rFonts w:hint="default"/>
      </w:rPr>
    </w:lvl>
    <w:lvl w:ilvl="4" w:tplc="D7D0C47A">
      <w:numFmt w:val="bullet"/>
      <w:lvlText w:val="•"/>
      <w:lvlJc w:val="left"/>
      <w:pPr>
        <w:ind w:left="4400" w:hanging="341"/>
      </w:pPr>
      <w:rPr>
        <w:rFonts w:hint="default"/>
      </w:rPr>
    </w:lvl>
    <w:lvl w:ilvl="5" w:tplc="FA760EB4">
      <w:numFmt w:val="bullet"/>
      <w:lvlText w:val="•"/>
      <w:lvlJc w:val="left"/>
      <w:pPr>
        <w:ind w:left="5390" w:hanging="341"/>
      </w:pPr>
      <w:rPr>
        <w:rFonts w:hint="default"/>
      </w:rPr>
    </w:lvl>
    <w:lvl w:ilvl="6" w:tplc="57A01082">
      <w:numFmt w:val="bullet"/>
      <w:lvlText w:val="•"/>
      <w:lvlJc w:val="left"/>
      <w:pPr>
        <w:ind w:left="6380" w:hanging="341"/>
      </w:pPr>
      <w:rPr>
        <w:rFonts w:hint="default"/>
      </w:rPr>
    </w:lvl>
    <w:lvl w:ilvl="7" w:tplc="A928D082">
      <w:numFmt w:val="bullet"/>
      <w:lvlText w:val="•"/>
      <w:lvlJc w:val="left"/>
      <w:pPr>
        <w:ind w:left="7370" w:hanging="341"/>
      </w:pPr>
      <w:rPr>
        <w:rFonts w:hint="default"/>
      </w:rPr>
    </w:lvl>
    <w:lvl w:ilvl="8" w:tplc="B4B8A016">
      <w:numFmt w:val="bullet"/>
      <w:lvlText w:val="•"/>
      <w:lvlJc w:val="left"/>
      <w:pPr>
        <w:ind w:left="8360" w:hanging="341"/>
      </w:pPr>
      <w:rPr>
        <w:rFonts w:hint="default"/>
      </w:rPr>
    </w:lvl>
  </w:abstractNum>
  <w:abstractNum w:abstractNumId="38" w15:restartNumberingAfterBreak="0">
    <w:nsid w:val="63E47F9F"/>
    <w:multiLevelType w:val="hybridMultilevel"/>
    <w:tmpl w:val="B260B98A"/>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39" w15:restartNumberingAfterBreak="0">
    <w:nsid w:val="64DA4216"/>
    <w:multiLevelType w:val="hybridMultilevel"/>
    <w:tmpl w:val="1F3A5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502540"/>
    <w:multiLevelType w:val="hybridMultilevel"/>
    <w:tmpl w:val="C9DA54B2"/>
    <w:lvl w:ilvl="0" w:tplc="BE5414D4">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67C54DCE"/>
    <w:multiLevelType w:val="hybridMultilevel"/>
    <w:tmpl w:val="3146D8BA"/>
    <w:lvl w:ilvl="0" w:tplc="83FE2A2C">
      <w:numFmt w:val="bullet"/>
      <w:lvlText w:val="•"/>
      <w:lvlJc w:val="left"/>
      <w:pPr>
        <w:ind w:left="1880" w:hanging="341"/>
      </w:pPr>
      <w:rPr>
        <w:rFont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2" w15:restartNumberingAfterBreak="0">
    <w:nsid w:val="67F03F28"/>
    <w:multiLevelType w:val="hybridMultilevel"/>
    <w:tmpl w:val="DF5C68E4"/>
    <w:lvl w:ilvl="0" w:tplc="136A1DB8">
      <w:start w:val="1"/>
      <w:numFmt w:val="decimal"/>
      <w:lvlText w:val="%1."/>
      <w:lvlJc w:val="left"/>
      <w:pPr>
        <w:ind w:left="444" w:hanging="341"/>
      </w:pPr>
      <w:rPr>
        <w:rFonts w:ascii="Arial" w:eastAsia="Arial" w:hAnsi="Arial" w:cs="Arial" w:hint="default"/>
        <w:spacing w:val="-1"/>
        <w:w w:val="100"/>
        <w:sz w:val="19"/>
        <w:szCs w:val="19"/>
      </w:rPr>
    </w:lvl>
    <w:lvl w:ilvl="1" w:tplc="83FE2A2C">
      <w:numFmt w:val="bullet"/>
      <w:lvlText w:val="•"/>
      <w:lvlJc w:val="left"/>
      <w:pPr>
        <w:ind w:left="1430" w:hanging="341"/>
      </w:pPr>
      <w:rPr>
        <w:rFonts w:hint="default"/>
      </w:rPr>
    </w:lvl>
    <w:lvl w:ilvl="2" w:tplc="25E4123E">
      <w:numFmt w:val="bullet"/>
      <w:lvlText w:val="•"/>
      <w:lvlJc w:val="left"/>
      <w:pPr>
        <w:ind w:left="2420" w:hanging="341"/>
      </w:pPr>
      <w:rPr>
        <w:rFonts w:hint="default"/>
      </w:rPr>
    </w:lvl>
    <w:lvl w:ilvl="3" w:tplc="47168F02">
      <w:numFmt w:val="bullet"/>
      <w:lvlText w:val="•"/>
      <w:lvlJc w:val="left"/>
      <w:pPr>
        <w:ind w:left="3410" w:hanging="341"/>
      </w:pPr>
      <w:rPr>
        <w:rFonts w:hint="default"/>
      </w:rPr>
    </w:lvl>
    <w:lvl w:ilvl="4" w:tplc="D7D0C47A">
      <w:numFmt w:val="bullet"/>
      <w:lvlText w:val="•"/>
      <w:lvlJc w:val="left"/>
      <w:pPr>
        <w:ind w:left="4400" w:hanging="341"/>
      </w:pPr>
      <w:rPr>
        <w:rFonts w:hint="default"/>
      </w:rPr>
    </w:lvl>
    <w:lvl w:ilvl="5" w:tplc="FA760EB4">
      <w:numFmt w:val="bullet"/>
      <w:lvlText w:val="•"/>
      <w:lvlJc w:val="left"/>
      <w:pPr>
        <w:ind w:left="5390" w:hanging="341"/>
      </w:pPr>
      <w:rPr>
        <w:rFonts w:hint="default"/>
      </w:rPr>
    </w:lvl>
    <w:lvl w:ilvl="6" w:tplc="57A01082">
      <w:numFmt w:val="bullet"/>
      <w:lvlText w:val="•"/>
      <w:lvlJc w:val="left"/>
      <w:pPr>
        <w:ind w:left="6380" w:hanging="341"/>
      </w:pPr>
      <w:rPr>
        <w:rFonts w:hint="default"/>
      </w:rPr>
    </w:lvl>
    <w:lvl w:ilvl="7" w:tplc="A928D082">
      <w:numFmt w:val="bullet"/>
      <w:lvlText w:val="•"/>
      <w:lvlJc w:val="left"/>
      <w:pPr>
        <w:ind w:left="7370" w:hanging="341"/>
      </w:pPr>
      <w:rPr>
        <w:rFonts w:hint="default"/>
      </w:rPr>
    </w:lvl>
    <w:lvl w:ilvl="8" w:tplc="B4B8A016">
      <w:numFmt w:val="bullet"/>
      <w:lvlText w:val="•"/>
      <w:lvlJc w:val="left"/>
      <w:pPr>
        <w:ind w:left="8360" w:hanging="341"/>
      </w:pPr>
      <w:rPr>
        <w:rFonts w:hint="default"/>
      </w:rPr>
    </w:lvl>
  </w:abstractNum>
  <w:abstractNum w:abstractNumId="43" w15:restartNumberingAfterBreak="0">
    <w:nsid w:val="71F21D78"/>
    <w:multiLevelType w:val="hybridMultilevel"/>
    <w:tmpl w:val="0DA6D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4E7AA3"/>
    <w:multiLevelType w:val="hybridMultilevel"/>
    <w:tmpl w:val="0DFCE7A6"/>
    <w:lvl w:ilvl="0" w:tplc="8988A16C">
      <w:numFmt w:val="bullet"/>
      <w:lvlText w:val=""/>
      <w:lvlJc w:val="left"/>
      <w:pPr>
        <w:ind w:left="613" w:hanging="236"/>
      </w:pPr>
      <w:rPr>
        <w:rFonts w:ascii="Wingdings" w:eastAsia="Wingdings" w:hAnsi="Wingdings" w:cs="Wingdings" w:hint="default"/>
        <w:w w:val="105"/>
        <w:sz w:val="13"/>
        <w:szCs w:val="13"/>
      </w:rPr>
    </w:lvl>
    <w:lvl w:ilvl="1" w:tplc="513E4306">
      <w:numFmt w:val="bullet"/>
      <w:lvlText w:val="•"/>
      <w:lvlJc w:val="left"/>
      <w:pPr>
        <w:ind w:left="1057" w:hanging="236"/>
      </w:pPr>
      <w:rPr>
        <w:rFonts w:hint="default"/>
      </w:rPr>
    </w:lvl>
    <w:lvl w:ilvl="2" w:tplc="C6AEB480">
      <w:numFmt w:val="bullet"/>
      <w:lvlText w:val="•"/>
      <w:lvlJc w:val="left"/>
      <w:pPr>
        <w:ind w:left="1495" w:hanging="236"/>
      </w:pPr>
      <w:rPr>
        <w:rFonts w:hint="default"/>
      </w:rPr>
    </w:lvl>
    <w:lvl w:ilvl="3" w:tplc="227C5E10">
      <w:numFmt w:val="bullet"/>
      <w:lvlText w:val="•"/>
      <w:lvlJc w:val="left"/>
      <w:pPr>
        <w:ind w:left="1933" w:hanging="236"/>
      </w:pPr>
      <w:rPr>
        <w:rFonts w:hint="default"/>
      </w:rPr>
    </w:lvl>
    <w:lvl w:ilvl="4" w:tplc="05888C3E">
      <w:numFmt w:val="bullet"/>
      <w:lvlText w:val="•"/>
      <w:lvlJc w:val="left"/>
      <w:pPr>
        <w:ind w:left="2371" w:hanging="236"/>
      </w:pPr>
      <w:rPr>
        <w:rFonts w:hint="default"/>
      </w:rPr>
    </w:lvl>
    <w:lvl w:ilvl="5" w:tplc="B8423334">
      <w:numFmt w:val="bullet"/>
      <w:lvlText w:val="•"/>
      <w:lvlJc w:val="left"/>
      <w:pPr>
        <w:ind w:left="2809" w:hanging="236"/>
      </w:pPr>
      <w:rPr>
        <w:rFonts w:hint="default"/>
      </w:rPr>
    </w:lvl>
    <w:lvl w:ilvl="6" w:tplc="BAE68834">
      <w:numFmt w:val="bullet"/>
      <w:lvlText w:val="•"/>
      <w:lvlJc w:val="left"/>
      <w:pPr>
        <w:ind w:left="3246" w:hanging="236"/>
      </w:pPr>
      <w:rPr>
        <w:rFonts w:hint="default"/>
      </w:rPr>
    </w:lvl>
    <w:lvl w:ilvl="7" w:tplc="ADAC505A">
      <w:numFmt w:val="bullet"/>
      <w:lvlText w:val="•"/>
      <w:lvlJc w:val="left"/>
      <w:pPr>
        <w:ind w:left="3684" w:hanging="236"/>
      </w:pPr>
      <w:rPr>
        <w:rFonts w:hint="default"/>
      </w:rPr>
    </w:lvl>
    <w:lvl w:ilvl="8" w:tplc="06067ED6">
      <w:numFmt w:val="bullet"/>
      <w:lvlText w:val="•"/>
      <w:lvlJc w:val="left"/>
      <w:pPr>
        <w:ind w:left="4122" w:hanging="236"/>
      </w:pPr>
      <w:rPr>
        <w:rFonts w:hint="default"/>
      </w:rPr>
    </w:lvl>
  </w:abstractNum>
  <w:abstractNum w:abstractNumId="45" w15:restartNumberingAfterBreak="0">
    <w:nsid w:val="773A2EDA"/>
    <w:multiLevelType w:val="hybridMultilevel"/>
    <w:tmpl w:val="7136A43E"/>
    <w:lvl w:ilvl="0" w:tplc="0409000F">
      <w:start w:val="1"/>
      <w:numFmt w:val="decimal"/>
      <w:lvlText w:val="%1."/>
      <w:lvlJc w:val="left"/>
      <w:pPr>
        <w:ind w:left="444" w:hanging="341"/>
      </w:pPr>
      <w:rPr>
        <w:rFonts w:hint="default"/>
        <w:spacing w:val="-1"/>
        <w:w w:val="100"/>
        <w:sz w:val="19"/>
        <w:szCs w:val="19"/>
      </w:rPr>
    </w:lvl>
    <w:lvl w:ilvl="1" w:tplc="83FE2A2C">
      <w:numFmt w:val="bullet"/>
      <w:lvlText w:val="•"/>
      <w:lvlJc w:val="left"/>
      <w:pPr>
        <w:ind w:left="1430" w:hanging="341"/>
      </w:pPr>
      <w:rPr>
        <w:rFonts w:hint="default"/>
      </w:rPr>
    </w:lvl>
    <w:lvl w:ilvl="2" w:tplc="25E4123E">
      <w:numFmt w:val="bullet"/>
      <w:lvlText w:val="•"/>
      <w:lvlJc w:val="left"/>
      <w:pPr>
        <w:ind w:left="2420" w:hanging="341"/>
      </w:pPr>
      <w:rPr>
        <w:rFonts w:hint="default"/>
      </w:rPr>
    </w:lvl>
    <w:lvl w:ilvl="3" w:tplc="47168F02">
      <w:numFmt w:val="bullet"/>
      <w:lvlText w:val="•"/>
      <w:lvlJc w:val="left"/>
      <w:pPr>
        <w:ind w:left="3410" w:hanging="341"/>
      </w:pPr>
      <w:rPr>
        <w:rFonts w:hint="default"/>
      </w:rPr>
    </w:lvl>
    <w:lvl w:ilvl="4" w:tplc="D7D0C47A">
      <w:numFmt w:val="bullet"/>
      <w:lvlText w:val="•"/>
      <w:lvlJc w:val="left"/>
      <w:pPr>
        <w:ind w:left="4400" w:hanging="341"/>
      </w:pPr>
      <w:rPr>
        <w:rFonts w:hint="default"/>
      </w:rPr>
    </w:lvl>
    <w:lvl w:ilvl="5" w:tplc="FA760EB4">
      <w:numFmt w:val="bullet"/>
      <w:lvlText w:val="•"/>
      <w:lvlJc w:val="left"/>
      <w:pPr>
        <w:ind w:left="5390" w:hanging="341"/>
      </w:pPr>
      <w:rPr>
        <w:rFonts w:hint="default"/>
      </w:rPr>
    </w:lvl>
    <w:lvl w:ilvl="6" w:tplc="57A01082">
      <w:numFmt w:val="bullet"/>
      <w:lvlText w:val="•"/>
      <w:lvlJc w:val="left"/>
      <w:pPr>
        <w:ind w:left="6380" w:hanging="341"/>
      </w:pPr>
      <w:rPr>
        <w:rFonts w:hint="default"/>
      </w:rPr>
    </w:lvl>
    <w:lvl w:ilvl="7" w:tplc="A928D082">
      <w:numFmt w:val="bullet"/>
      <w:lvlText w:val="•"/>
      <w:lvlJc w:val="left"/>
      <w:pPr>
        <w:ind w:left="7370" w:hanging="341"/>
      </w:pPr>
      <w:rPr>
        <w:rFonts w:hint="default"/>
      </w:rPr>
    </w:lvl>
    <w:lvl w:ilvl="8" w:tplc="B4B8A016">
      <w:numFmt w:val="bullet"/>
      <w:lvlText w:val="•"/>
      <w:lvlJc w:val="left"/>
      <w:pPr>
        <w:ind w:left="8360" w:hanging="341"/>
      </w:pPr>
      <w:rPr>
        <w:rFonts w:hint="default"/>
      </w:rPr>
    </w:lvl>
  </w:abstractNum>
  <w:abstractNum w:abstractNumId="46" w15:restartNumberingAfterBreak="0">
    <w:nsid w:val="791024F4"/>
    <w:multiLevelType w:val="hybridMultilevel"/>
    <w:tmpl w:val="BE600470"/>
    <w:lvl w:ilvl="0" w:tplc="83FE2A2C">
      <w:numFmt w:val="bullet"/>
      <w:lvlText w:val="•"/>
      <w:lvlJc w:val="left"/>
      <w:pPr>
        <w:ind w:left="1430" w:hanging="341"/>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1"/>
  </w:num>
  <w:num w:numId="3">
    <w:abstractNumId w:val="44"/>
  </w:num>
  <w:num w:numId="4">
    <w:abstractNumId w:val="23"/>
  </w:num>
  <w:num w:numId="5">
    <w:abstractNumId w:val="9"/>
  </w:num>
  <w:num w:numId="6">
    <w:abstractNumId w:val="17"/>
  </w:num>
  <w:num w:numId="7">
    <w:abstractNumId w:val="39"/>
  </w:num>
  <w:num w:numId="8">
    <w:abstractNumId w:val="22"/>
  </w:num>
  <w:num w:numId="9">
    <w:abstractNumId w:val="1"/>
  </w:num>
  <w:num w:numId="10">
    <w:abstractNumId w:val="2"/>
  </w:num>
  <w:num w:numId="11">
    <w:abstractNumId w:val="8"/>
  </w:num>
  <w:num w:numId="12">
    <w:abstractNumId w:val="30"/>
  </w:num>
  <w:num w:numId="13">
    <w:abstractNumId w:val="31"/>
  </w:num>
  <w:num w:numId="14">
    <w:abstractNumId w:val="42"/>
  </w:num>
  <w:num w:numId="15">
    <w:abstractNumId w:val="35"/>
  </w:num>
  <w:num w:numId="16">
    <w:abstractNumId w:val="10"/>
  </w:num>
  <w:num w:numId="17">
    <w:abstractNumId w:val="26"/>
  </w:num>
  <w:num w:numId="18">
    <w:abstractNumId w:val="12"/>
  </w:num>
  <w:num w:numId="19">
    <w:abstractNumId w:val="0"/>
  </w:num>
  <w:num w:numId="20">
    <w:abstractNumId w:val="29"/>
  </w:num>
  <w:num w:numId="21">
    <w:abstractNumId w:val="20"/>
  </w:num>
  <w:num w:numId="22">
    <w:abstractNumId w:val="13"/>
  </w:num>
  <w:num w:numId="23">
    <w:abstractNumId w:val="25"/>
  </w:num>
  <w:num w:numId="24">
    <w:abstractNumId w:val="43"/>
  </w:num>
  <w:num w:numId="25">
    <w:abstractNumId w:val="4"/>
  </w:num>
  <w:num w:numId="26">
    <w:abstractNumId w:val="46"/>
  </w:num>
  <w:num w:numId="27">
    <w:abstractNumId w:val="33"/>
  </w:num>
  <w:num w:numId="28">
    <w:abstractNumId w:val="41"/>
  </w:num>
  <w:num w:numId="29">
    <w:abstractNumId w:val="28"/>
  </w:num>
  <w:num w:numId="30">
    <w:abstractNumId w:val="36"/>
  </w:num>
  <w:num w:numId="31">
    <w:abstractNumId w:val="3"/>
  </w:num>
  <w:num w:numId="32">
    <w:abstractNumId w:val="45"/>
  </w:num>
  <w:num w:numId="33">
    <w:abstractNumId w:val="18"/>
  </w:num>
  <w:num w:numId="34">
    <w:abstractNumId w:val="6"/>
  </w:num>
  <w:num w:numId="35">
    <w:abstractNumId w:val="37"/>
  </w:num>
  <w:num w:numId="36">
    <w:abstractNumId w:val="38"/>
  </w:num>
  <w:num w:numId="37">
    <w:abstractNumId w:val="19"/>
  </w:num>
  <w:num w:numId="38">
    <w:abstractNumId w:val="14"/>
  </w:num>
  <w:num w:numId="39">
    <w:abstractNumId w:val="40"/>
  </w:num>
  <w:num w:numId="40">
    <w:abstractNumId w:val="15"/>
  </w:num>
  <w:num w:numId="41">
    <w:abstractNumId w:val="21"/>
  </w:num>
  <w:num w:numId="42">
    <w:abstractNumId w:val="27"/>
  </w:num>
  <w:num w:numId="43">
    <w:abstractNumId w:val="32"/>
  </w:num>
  <w:num w:numId="44">
    <w:abstractNumId w:val="16"/>
  </w:num>
  <w:num w:numId="45">
    <w:abstractNumId w:val="5"/>
  </w:num>
  <w:num w:numId="46">
    <w:abstractNumId w:val="24"/>
  </w:num>
  <w:num w:numId="47">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lackwell, Ryan (GE Digital)">
    <w15:presenceInfo w15:providerId="AD" w15:userId="S-1-5-21-3672398596-3227583511-885490141-1743537"/>
  </w15:person>
  <w15:person w15:author="Mohammed, Reshma (GE Digital, consultant)">
    <w15:presenceInfo w15:providerId="AD" w15:userId="S-1-5-21-3672398596-3227583511-885490141-2351849"/>
  </w15:person>
  <w15:person w15:author="Bhagat, Sweta (GE Digital)">
    <w15:presenceInfo w15:providerId="None" w15:userId="Bhagat, Sweta (GE Digital)"/>
  </w15:person>
  <w15:person w15:author="Kothapalli, Chanadana (GE Digital, consultant)">
    <w15:presenceInfo w15:providerId="AD" w15:userId="S-1-5-21-3672398596-3227583511-885490141-2335055"/>
  </w15:person>
  <w15:person w15:author="Gerstl, Joe (GE Digital)">
    <w15:presenceInfo w15:providerId="AD" w15:userId="S-1-5-21-3672398596-3227583511-885490141-5013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B9C"/>
    <w:rsid w:val="00005AC3"/>
    <w:rsid w:val="00006022"/>
    <w:rsid w:val="00012B65"/>
    <w:rsid w:val="0001674A"/>
    <w:rsid w:val="00020368"/>
    <w:rsid w:val="00023A1A"/>
    <w:rsid w:val="00025215"/>
    <w:rsid w:val="00026495"/>
    <w:rsid w:val="00026A80"/>
    <w:rsid w:val="00041697"/>
    <w:rsid w:val="0005126C"/>
    <w:rsid w:val="00056100"/>
    <w:rsid w:val="00060AAD"/>
    <w:rsid w:val="0006246F"/>
    <w:rsid w:val="000633C2"/>
    <w:rsid w:val="00064509"/>
    <w:rsid w:val="000664F3"/>
    <w:rsid w:val="00071EFB"/>
    <w:rsid w:val="00076D32"/>
    <w:rsid w:val="000778ED"/>
    <w:rsid w:val="000822CD"/>
    <w:rsid w:val="0008415B"/>
    <w:rsid w:val="000841F2"/>
    <w:rsid w:val="00085810"/>
    <w:rsid w:val="00090804"/>
    <w:rsid w:val="00091E0C"/>
    <w:rsid w:val="000A1777"/>
    <w:rsid w:val="000A6EA7"/>
    <w:rsid w:val="000B23CE"/>
    <w:rsid w:val="000B2873"/>
    <w:rsid w:val="000B419D"/>
    <w:rsid w:val="000B486E"/>
    <w:rsid w:val="000C01D1"/>
    <w:rsid w:val="000C1BB0"/>
    <w:rsid w:val="000C1BFA"/>
    <w:rsid w:val="000C42EE"/>
    <w:rsid w:val="000D0531"/>
    <w:rsid w:val="000D348B"/>
    <w:rsid w:val="000D7276"/>
    <w:rsid w:val="000D7356"/>
    <w:rsid w:val="000E172E"/>
    <w:rsid w:val="000E2C74"/>
    <w:rsid w:val="000E301F"/>
    <w:rsid w:val="000F06C9"/>
    <w:rsid w:val="000F3E39"/>
    <w:rsid w:val="000F3FE7"/>
    <w:rsid w:val="000F7C15"/>
    <w:rsid w:val="00111038"/>
    <w:rsid w:val="001121BF"/>
    <w:rsid w:val="00115D75"/>
    <w:rsid w:val="001166B3"/>
    <w:rsid w:val="001258F8"/>
    <w:rsid w:val="0012621F"/>
    <w:rsid w:val="00127C29"/>
    <w:rsid w:val="00130091"/>
    <w:rsid w:val="0013448D"/>
    <w:rsid w:val="001352DA"/>
    <w:rsid w:val="001363C2"/>
    <w:rsid w:val="001408F9"/>
    <w:rsid w:val="00143CD0"/>
    <w:rsid w:val="00143DE7"/>
    <w:rsid w:val="00144B2C"/>
    <w:rsid w:val="00153C29"/>
    <w:rsid w:val="00155EC0"/>
    <w:rsid w:val="00157EAB"/>
    <w:rsid w:val="00160E83"/>
    <w:rsid w:val="00163E2D"/>
    <w:rsid w:val="001707DA"/>
    <w:rsid w:val="00176E36"/>
    <w:rsid w:val="001777B5"/>
    <w:rsid w:val="001806AB"/>
    <w:rsid w:val="00181E8A"/>
    <w:rsid w:val="00183B7F"/>
    <w:rsid w:val="0018461B"/>
    <w:rsid w:val="00195883"/>
    <w:rsid w:val="001A5B1D"/>
    <w:rsid w:val="001A6EA7"/>
    <w:rsid w:val="001B0718"/>
    <w:rsid w:val="001B0C71"/>
    <w:rsid w:val="001B202E"/>
    <w:rsid w:val="001B7B1D"/>
    <w:rsid w:val="001D28B2"/>
    <w:rsid w:val="001D3CFB"/>
    <w:rsid w:val="001D5CCE"/>
    <w:rsid w:val="001D6B95"/>
    <w:rsid w:val="001E1578"/>
    <w:rsid w:val="001E1B26"/>
    <w:rsid w:val="001E2C08"/>
    <w:rsid w:val="001E2D06"/>
    <w:rsid w:val="001E38C5"/>
    <w:rsid w:val="001E4270"/>
    <w:rsid w:val="001E521E"/>
    <w:rsid w:val="001E703B"/>
    <w:rsid w:val="001E74B8"/>
    <w:rsid w:val="001E7A78"/>
    <w:rsid w:val="001F4898"/>
    <w:rsid w:val="00202E94"/>
    <w:rsid w:val="0021199C"/>
    <w:rsid w:val="00211D3D"/>
    <w:rsid w:val="00217498"/>
    <w:rsid w:val="00224052"/>
    <w:rsid w:val="00224A7E"/>
    <w:rsid w:val="00224E4E"/>
    <w:rsid w:val="00226FD3"/>
    <w:rsid w:val="00230B60"/>
    <w:rsid w:val="00236996"/>
    <w:rsid w:val="00240CE3"/>
    <w:rsid w:val="002505D8"/>
    <w:rsid w:val="00255C4B"/>
    <w:rsid w:val="002563AC"/>
    <w:rsid w:val="002603B5"/>
    <w:rsid w:val="00262229"/>
    <w:rsid w:val="002735C6"/>
    <w:rsid w:val="00276249"/>
    <w:rsid w:val="00282869"/>
    <w:rsid w:val="00282B9C"/>
    <w:rsid w:val="00282D0E"/>
    <w:rsid w:val="00284ADF"/>
    <w:rsid w:val="0029423F"/>
    <w:rsid w:val="002B0C52"/>
    <w:rsid w:val="002B3FCB"/>
    <w:rsid w:val="002B5709"/>
    <w:rsid w:val="002C4164"/>
    <w:rsid w:val="002C41D2"/>
    <w:rsid w:val="002D3AC5"/>
    <w:rsid w:val="002E5B05"/>
    <w:rsid w:val="002E6E4A"/>
    <w:rsid w:val="002F5EE5"/>
    <w:rsid w:val="002F64D2"/>
    <w:rsid w:val="002F77EB"/>
    <w:rsid w:val="00303188"/>
    <w:rsid w:val="0030456D"/>
    <w:rsid w:val="0031009A"/>
    <w:rsid w:val="00315260"/>
    <w:rsid w:val="00327BD6"/>
    <w:rsid w:val="003360E9"/>
    <w:rsid w:val="00336EE5"/>
    <w:rsid w:val="00340F05"/>
    <w:rsid w:val="0034303D"/>
    <w:rsid w:val="003523EC"/>
    <w:rsid w:val="00354E67"/>
    <w:rsid w:val="00357556"/>
    <w:rsid w:val="00364677"/>
    <w:rsid w:val="00370278"/>
    <w:rsid w:val="003779DF"/>
    <w:rsid w:val="003808A3"/>
    <w:rsid w:val="00381DE0"/>
    <w:rsid w:val="00382F0C"/>
    <w:rsid w:val="00383F52"/>
    <w:rsid w:val="00385D49"/>
    <w:rsid w:val="003956BB"/>
    <w:rsid w:val="00397CDD"/>
    <w:rsid w:val="003A79DA"/>
    <w:rsid w:val="003B1703"/>
    <w:rsid w:val="003B6784"/>
    <w:rsid w:val="003C1AF9"/>
    <w:rsid w:val="003C4749"/>
    <w:rsid w:val="003C7F42"/>
    <w:rsid w:val="003D0995"/>
    <w:rsid w:val="003D41FF"/>
    <w:rsid w:val="003D4BB8"/>
    <w:rsid w:val="003E1383"/>
    <w:rsid w:val="003E30FA"/>
    <w:rsid w:val="003E7321"/>
    <w:rsid w:val="003E7A07"/>
    <w:rsid w:val="003F18BA"/>
    <w:rsid w:val="003F656D"/>
    <w:rsid w:val="003F77FF"/>
    <w:rsid w:val="0040024B"/>
    <w:rsid w:val="00401E4B"/>
    <w:rsid w:val="00402592"/>
    <w:rsid w:val="00404107"/>
    <w:rsid w:val="004054C7"/>
    <w:rsid w:val="00410222"/>
    <w:rsid w:val="00413CEE"/>
    <w:rsid w:val="00417140"/>
    <w:rsid w:val="00417EA8"/>
    <w:rsid w:val="00420407"/>
    <w:rsid w:val="00420F55"/>
    <w:rsid w:val="00421E43"/>
    <w:rsid w:val="00422E67"/>
    <w:rsid w:val="0042377A"/>
    <w:rsid w:val="004272B0"/>
    <w:rsid w:val="00427B92"/>
    <w:rsid w:val="0043274E"/>
    <w:rsid w:val="00441463"/>
    <w:rsid w:val="00461546"/>
    <w:rsid w:val="0046760D"/>
    <w:rsid w:val="004702F3"/>
    <w:rsid w:val="004810C5"/>
    <w:rsid w:val="00481333"/>
    <w:rsid w:val="0048214B"/>
    <w:rsid w:val="0048697D"/>
    <w:rsid w:val="00486F5F"/>
    <w:rsid w:val="004933E9"/>
    <w:rsid w:val="004937D8"/>
    <w:rsid w:val="00497713"/>
    <w:rsid w:val="004A3F29"/>
    <w:rsid w:val="004A5840"/>
    <w:rsid w:val="004A63A0"/>
    <w:rsid w:val="004B6040"/>
    <w:rsid w:val="004C3902"/>
    <w:rsid w:val="004C3DD3"/>
    <w:rsid w:val="004D3140"/>
    <w:rsid w:val="004D7B3A"/>
    <w:rsid w:val="004E5EE1"/>
    <w:rsid w:val="004F1984"/>
    <w:rsid w:val="004F604E"/>
    <w:rsid w:val="005036B5"/>
    <w:rsid w:val="00503897"/>
    <w:rsid w:val="005069FC"/>
    <w:rsid w:val="00507C46"/>
    <w:rsid w:val="005172D7"/>
    <w:rsid w:val="0052564C"/>
    <w:rsid w:val="00525B45"/>
    <w:rsid w:val="00525EF2"/>
    <w:rsid w:val="0052699D"/>
    <w:rsid w:val="00532CCB"/>
    <w:rsid w:val="00534865"/>
    <w:rsid w:val="00540463"/>
    <w:rsid w:val="00540CEE"/>
    <w:rsid w:val="00541C64"/>
    <w:rsid w:val="005429C8"/>
    <w:rsid w:val="005448FE"/>
    <w:rsid w:val="00550AF4"/>
    <w:rsid w:val="00557E24"/>
    <w:rsid w:val="00561E2B"/>
    <w:rsid w:val="005632C0"/>
    <w:rsid w:val="00564054"/>
    <w:rsid w:val="00564750"/>
    <w:rsid w:val="00567491"/>
    <w:rsid w:val="005730ED"/>
    <w:rsid w:val="00573A42"/>
    <w:rsid w:val="005750F5"/>
    <w:rsid w:val="00576EA8"/>
    <w:rsid w:val="00577265"/>
    <w:rsid w:val="005852D5"/>
    <w:rsid w:val="00586843"/>
    <w:rsid w:val="00592AE5"/>
    <w:rsid w:val="005A0666"/>
    <w:rsid w:val="005A59DB"/>
    <w:rsid w:val="005A5C51"/>
    <w:rsid w:val="005B1CB8"/>
    <w:rsid w:val="005B3584"/>
    <w:rsid w:val="005B446B"/>
    <w:rsid w:val="005B67A9"/>
    <w:rsid w:val="005C348E"/>
    <w:rsid w:val="005D4935"/>
    <w:rsid w:val="005D61DB"/>
    <w:rsid w:val="005D6A79"/>
    <w:rsid w:val="005E2470"/>
    <w:rsid w:val="005E3BDE"/>
    <w:rsid w:val="005F458E"/>
    <w:rsid w:val="005F6E5D"/>
    <w:rsid w:val="00601931"/>
    <w:rsid w:val="0061076B"/>
    <w:rsid w:val="006213C3"/>
    <w:rsid w:val="00623780"/>
    <w:rsid w:val="00623C95"/>
    <w:rsid w:val="00625824"/>
    <w:rsid w:val="00626006"/>
    <w:rsid w:val="0063106B"/>
    <w:rsid w:val="006323F0"/>
    <w:rsid w:val="00633406"/>
    <w:rsid w:val="006449BF"/>
    <w:rsid w:val="00644A3F"/>
    <w:rsid w:val="00647162"/>
    <w:rsid w:val="00654B86"/>
    <w:rsid w:val="006551C9"/>
    <w:rsid w:val="00666254"/>
    <w:rsid w:val="00666F01"/>
    <w:rsid w:val="006701C6"/>
    <w:rsid w:val="006704AC"/>
    <w:rsid w:val="006736FD"/>
    <w:rsid w:val="006752AF"/>
    <w:rsid w:val="006759C2"/>
    <w:rsid w:val="00681E06"/>
    <w:rsid w:val="00682068"/>
    <w:rsid w:val="00682319"/>
    <w:rsid w:val="00686FC2"/>
    <w:rsid w:val="00690D0D"/>
    <w:rsid w:val="0069384E"/>
    <w:rsid w:val="006B0503"/>
    <w:rsid w:val="006B5FF0"/>
    <w:rsid w:val="006D2C6F"/>
    <w:rsid w:val="006E08B4"/>
    <w:rsid w:val="006E580C"/>
    <w:rsid w:val="006F2774"/>
    <w:rsid w:val="006F790A"/>
    <w:rsid w:val="007020D7"/>
    <w:rsid w:val="00702397"/>
    <w:rsid w:val="007043F2"/>
    <w:rsid w:val="0070506F"/>
    <w:rsid w:val="00705DC0"/>
    <w:rsid w:val="00710EBD"/>
    <w:rsid w:val="007131D2"/>
    <w:rsid w:val="007158D4"/>
    <w:rsid w:val="00716265"/>
    <w:rsid w:val="00721A6F"/>
    <w:rsid w:val="00723F78"/>
    <w:rsid w:val="007334E8"/>
    <w:rsid w:val="00735924"/>
    <w:rsid w:val="00740786"/>
    <w:rsid w:val="00741DDE"/>
    <w:rsid w:val="00743DE6"/>
    <w:rsid w:val="00747AC5"/>
    <w:rsid w:val="007514E4"/>
    <w:rsid w:val="00752C98"/>
    <w:rsid w:val="007568C6"/>
    <w:rsid w:val="007600C3"/>
    <w:rsid w:val="00763451"/>
    <w:rsid w:val="007648C1"/>
    <w:rsid w:val="00765041"/>
    <w:rsid w:val="00765B23"/>
    <w:rsid w:val="007718DD"/>
    <w:rsid w:val="00776E0D"/>
    <w:rsid w:val="007779B3"/>
    <w:rsid w:val="007804D7"/>
    <w:rsid w:val="007837E3"/>
    <w:rsid w:val="00785055"/>
    <w:rsid w:val="00787FCF"/>
    <w:rsid w:val="00790FEE"/>
    <w:rsid w:val="00792235"/>
    <w:rsid w:val="0079227F"/>
    <w:rsid w:val="007951E1"/>
    <w:rsid w:val="007A1C5E"/>
    <w:rsid w:val="007A4C50"/>
    <w:rsid w:val="007A5149"/>
    <w:rsid w:val="007B0AC6"/>
    <w:rsid w:val="007B1389"/>
    <w:rsid w:val="007B394A"/>
    <w:rsid w:val="007B635C"/>
    <w:rsid w:val="007B7EF9"/>
    <w:rsid w:val="007C0E47"/>
    <w:rsid w:val="007C134E"/>
    <w:rsid w:val="007C5067"/>
    <w:rsid w:val="007C7BE3"/>
    <w:rsid w:val="007D5E6D"/>
    <w:rsid w:val="007D68A7"/>
    <w:rsid w:val="007D72DC"/>
    <w:rsid w:val="007E1338"/>
    <w:rsid w:val="00803C3A"/>
    <w:rsid w:val="008125EC"/>
    <w:rsid w:val="00813A67"/>
    <w:rsid w:val="00813F12"/>
    <w:rsid w:val="008204C8"/>
    <w:rsid w:val="00822DD6"/>
    <w:rsid w:val="008235F5"/>
    <w:rsid w:val="00824D25"/>
    <w:rsid w:val="00825196"/>
    <w:rsid w:val="008341EC"/>
    <w:rsid w:val="00835D55"/>
    <w:rsid w:val="00836C1C"/>
    <w:rsid w:val="00837948"/>
    <w:rsid w:val="008402C2"/>
    <w:rsid w:val="008408B4"/>
    <w:rsid w:val="00840BC2"/>
    <w:rsid w:val="008417DC"/>
    <w:rsid w:val="00844D89"/>
    <w:rsid w:val="008457CF"/>
    <w:rsid w:val="00845F7B"/>
    <w:rsid w:val="008605D5"/>
    <w:rsid w:val="00873952"/>
    <w:rsid w:val="0088074B"/>
    <w:rsid w:val="00883711"/>
    <w:rsid w:val="00883A56"/>
    <w:rsid w:val="0089064D"/>
    <w:rsid w:val="00890994"/>
    <w:rsid w:val="00897A91"/>
    <w:rsid w:val="008A1DC0"/>
    <w:rsid w:val="008A29E1"/>
    <w:rsid w:val="008A303B"/>
    <w:rsid w:val="008A7CDE"/>
    <w:rsid w:val="008D0FE4"/>
    <w:rsid w:val="008D426E"/>
    <w:rsid w:val="008E229B"/>
    <w:rsid w:val="008E2752"/>
    <w:rsid w:val="008E307D"/>
    <w:rsid w:val="008E315B"/>
    <w:rsid w:val="008E6034"/>
    <w:rsid w:val="008F0EB2"/>
    <w:rsid w:val="008F2414"/>
    <w:rsid w:val="008F521C"/>
    <w:rsid w:val="009012BE"/>
    <w:rsid w:val="0090249D"/>
    <w:rsid w:val="009046C2"/>
    <w:rsid w:val="00905737"/>
    <w:rsid w:val="009113FF"/>
    <w:rsid w:val="00913679"/>
    <w:rsid w:val="0091796C"/>
    <w:rsid w:val="0092319A"/>
    <w:rsid w:val="0092341D"/>
    <w:rsid w:val="00926F66"/>
    <w:rsid w:val="00927312"/>
    <w:rsid w:val="009304AE"/>
    <w:rsid w:val="009352B0"/>
    <w:rsid w:val="00941177"/>
    <w:rsid w:val="0094282C"/>
    <w:rsid w:val="009436B9"/>
    <w:rsid w:val="009521CA"/>
    <w:rsid w:val="0095333C"/>
    <w:rsid w:val="00953CF5"/>
    <w:rsid w:val="0095726B"/>
    <w:rsid w:val="00965E83"/>
    <w:rsid w:val="0097016C"/>
    <w:rsid w:val="0097165B"/>
    <w:rsid w:val="0098695F"/>
    <w:rsid w:val="009876A7"/>
    <w:rsid w:val="00990BBC"/>
    <w:rsid w:val="009920B6"/>
    <w:rsid w:val="00992F01"/>
    <w:rsid w:val="00994C85"/>
    <w:rsid w:val="00996A66"/>
    <w:rsid w:val="009B1546"/>
    <w:rsid w:val="009B5E22"/>
    <w:rsid w:val="009C2522"/>
    <w:rsid w:val="009C318C"/>
    <w:rsid w:val="009C5218"/>
    <w:rsid w:val="009D1D82"/>
    <w:rsid w:val="009D41A9"/>
    <w:rsid w:val="009E4550"/>
    <w:rsid w:val="009E4B8A"/>
    <w:rsid w:val="009F1CB8"/>
    <w:rsid w:val="009F29B9"/>
    <w:rsid w:val="009F5D21"/>
    <w:rsid w:val="009F6573"/>
    <w:rsid w:val="009F7670"/>
    <w:rsid w:val="00A03F92"/>
    <w:rsid w:val="00A0474E"/>
    <w:rsid w:val="00A103EA"/>
    <w:rsid w:val="00A12D46"/>
    <w:rsid w:val="00A2254D"/>
    <w:rsid w:val="00A23BB1"/>
    <w:rsid w:val="00A37A6A"/>
    <w:rsid w:val="00A46670"/>
    <w:rsid w:val="00A52430"/>
    <w:rsid w:val="00A54D1E"/>
    <w:rsid w:val="00A706B5"/>
    <w:rsid w:val="00A70BDE"/>
    <w:rsid w:val="00A71BB2"/>
    <w:rsid w:val="00A74779"/>
    <w:rsid w:val="00A80904"/>
    <w:rsid w:val="00A8404D"/>
    <w:rsid w:val="00A86300"/>
    <w:rsid w:val="00AA2448"/>
    <w:rsid w:val="00AA59E3"/>
    <w:rsid w:val="00AB1659"/>
    <w:rsid w:val="00AB2DC8"/>
    <w:rsid w:val="00AB3CC5"/>
    <w:rsid w:val="00AB580A"/>
    <w:rsid w:val="00AB7CA6"/>
    <w:rsid w:val="00AB7F14"/>
    <w:rsid w:val="00AC5536"/>
    <w:rsid w:val="00AC5A8C"/>
    <w:rsid w:val="00AD7F7C"/>
    <w:rsid w:val="00AE0A89"/>
    <w:rsid w:val="00AE449D"/>
    <w:rsid w:val="00AF034A"/>
    <w:rsid w:val="00AF0A4C"/>
    <w:rsid w:val="00AF3F15"/>
    <w:rsid w:val="00B00C87"/>
    <w:rsid w:val="00B03184"/>
    <w:rsid w:val="00B04782"/>
    <w:rsid w:val="00B0668A"/>
    <w:rsid w:val="00B1055F"/>
    <w:rsid w:val="00B10ED0"/>
    <w:rsid w:val="00B14C7D"/>
    <w:rsid w:val="00B16607"/>
    <w:rsid w:val="00B301C0"/>
    <w:rsid w:val="00B330B2"/>
    <w:rsid w:val="00B333AC"/>
    <w:rsid w:val="00B33537"/>
    <w:rsid w:val="00B40168"/>
    <w:rsid w:val="00B425FB"/>
    <w:rsid w:val="00B46136"/>
    <w:rsid w:val="00B47E42"/>
    <w:rsid w:val="00B52D45"/>
    <w:rsid w:val="00B5369C"/>
    <w:rsid w:val="00B53A75"/>
    <w:rsid w:val="00B56E3D"/>
    <w:rsid w:val="00B661D8"/>
    <w:rsid w:val="00B70371"/>
    <w:rsid w:val="00B7265E"/>
    <w:rsid w:val="00B9225F"/>
    <w:rsid w:val="00B92DE5"/>
    <w:rsid w:val="00B93441"/>
    <w:rsid w:val="00B94118"/>
    <w:rsid w:val="00B9685D"/>
    <w:rsid w:val="00B97F55"/>
    <w:rsid w:val="00BA5DFD"/>
    <w:rsid w:val="00BA62FE"/>
    <w:rsid w:val="00BB377B"/>
    <w:rsid w:val="00BB5114"/>
    <w:rsid w:val="00BB6B03"/>
    <w:rsid w:val="00BC02EF"/>
    <w:rsid w:val="00BC1336"/>
    <w:rsid w:val="00BC3FF0"/>
    <w:rsid w:val="00BC68EB"/>
    <w:rsid w:val="00BC7299"/>
    <w:rsid w:val="00BD3593"/>
    <w:rsid w:val="00BD669A"/>
    <w:rsid w:val="00BD706B"/>
    <w:rsid w:val="00BE435B"/>
    <w:rsid w:val="00BE4A07"/>
    <w:rsid w:val="00BE6FA6"/>
    <w:rsid w:val="00BF2049"/>
    <w:rsid w:val="00C12497"/>
    <w:rsid w:val="00C151E4"/>
    <w:rsid w:val="00C25497"/>
    <w:rsid w:val="00C32DD4"/>
    <w:rsid w:val="00C33391"/>
    <w:rsid w:val="00C340DE"/>
    <w:rsid w:val="00C341DB"/>
    <w:rsid w:val="00C344C2"/>
    <w:rsid w:val="00C35255"/>
    <w:rsid w:val="00C42FD7"/>
    <w:rsid w:val="00C5346A"/>
    <w:rsid w:val="00C575BF"/>
    <w:rsid w:val="00C61436"/>
    <w:rsid w:val="00C64332"/>
    <w:rsid w:val="00C6681F"/>
    <w:rsid w:val="00C72F3E"/>
    <w:rsid w:val="00C744CF"/>
    <w:rsid w:val="00C76D67"/>
    <w:rsid w:val="00C87036"/>
    <w:rsid w:val="00C8795C"/>
    <w:rsid w:val="00C92036"/>
    <w:rsid w:val="00C95E14"/>
    <w:rsid w:val="00CA2344"/>
    <w:rsid w:val="00CB1773"/>
    <w:rsid w:val="00CB3787"/>
    <w:rsid w:val="00CB596C"/>
    <w:rsid w:val="00CB77A0"/>
    <w:rsid w:val="00CB7F5F"/>
    <w:rsid w:val="00CC4A4C"/>
    <w:rsid w:val="00CC5082"/>
    <w:rsid w:val="00CC6B19"/>
    <w:rsid w:val="00CC70C3"/>
    <w:rsid w:val="00CD0930"/>
    <w:rsid w:val="00CD3578"/>
    <w:rsid w:val="00CD385B"/>
    <w:rsid w:val="00CE1CCC"/>
    <w:rsid w:val="00CE1D46"/>
    <w:rsid w:val="00CE4AD3"/>
    <w:rsid w:val="00CE7FFE"/>
    <w:rsid w:val="00CF3FC5"/>
    <w:rsid w:val="00CF6624"/>
    <w:rsid w:val="00CF68CE"/>
    <w:rsid w:val="00CF75F3"/>
    <w:rsid w:val="00D0048C"/>
    <w:rsid w:val="00D00FB6"/>
    <w:rsid w:val="00D017D2"/>
    <w:rsid w:val="00D03C30"/>
    <w:rsid w:val="00D12A6E"/>
    <w:rsid w:val="00D13FBC"/>
    <w:rsid w:val="00D15385"/>
    <w:rsid w:val="00D21537"/>
    <w:rsid w:val="00D23FB5"/>
    <w:rsid w:val="00D24CA0"/>
    <w:rsid w:val="00D33472"/>
    <w:rsid w:val="00D40210"/>
    <w:rsid w:val="00D4099D"/>
    <w:rsid w:val="00D42FEF"/>
    <w:rsid w:val="00D46809"/>
    <w:rsid w:val="00D511E7"/>
    <w:rsid w:val="00D54A75"/>
    <w:rsid w:val="00D61BDE"/>
    <w:rsid w:val="00D6497C"/>
    <w:rsid w:val="00D666D5"/>
    <w:rsid w:val="00D771DF"/>
    <w:rsid w:val="00D80F45"/>
    <w:rsid w:val="00D81F58"/>
    <w:rsid w:val="00D8603D"/>
    <w:rsid w:val="00D900A3"/>
    <w:rsid w:val="00D9132B"/>
    <w:rsid w:val="00D93774"/>
    <w:rsid w:val="00D93FB7"/>
    <w:rsid w:val="00DA4908"/>
    <w:rsid w:val="00DA687C"/>
    <w:rsid w:val="00DB0D44"/>
    <w:rsid w:val="00DB1228"/>
    <w:rsid w:val="00DC777F"/>
    <w:rsid w:val="00DD07BA"/>
    <w:rsid w:val="00DD0AD3"/>
    <w:rsid w:val="00DD0F03"/>
    <w:rsid w:val="00DD1C38"/>
    <w:rsid w:val="00DD7098"/>
    <w:rsid w:val="00DE2E00"/>
    <w:rsid w:val="00DE449B"/>
    <w:rsid w:val="00DE47ED"/>
    <w:rsid w:val="00DE5DF9"/>
    <w:rsid w:val="00DE74AE"/>
    <w:rsid w:val="00DF64F9"/>
    <w:rsid w:val="00E0733B"/>
    <w:rsid w:val="00E12B7A"/>
    <w:rsid w:val="00E1509E"/>
    <w:rsid w:val="00E21D85"/>
    <w:rsid w:val="00E253B0"/>
    <w:rsid w:val="00E27AE7"/>
    <w:rsid w:val="00E37EFF"/>
    <w:rsid w:val="00E47094"/>
    <w:rsid w:val="00E5271A"/>
    <w:rsid w:val="00E54B0A"/>
    <w:rsid w:val="00E603D6"/>
    <w:rsid w:val="00E61490"/>
    <w:rsid w:val="00E62C78"/>
    <w:rsid w:val="00E73DF6"/>
    <w:rsid w:val="00E77BB3"/>
    <w:rsid w:val="00E87D3A"/>
    <w:rsid w:val="00E91698"/>
    <w:rsid w:val="00E9644F"/>
    <w:rsid w:val="00EA3672"/>
    <w:rsid w:val="00EA490B"/>
    <w:rsid w:val="00EA71D4"/>
    <w:rsid w:val="00EB368F"/>
    <w:rsid w:val="00EB39CB"/>
    <w:rsid w:val="00EB5154"/>
    <w:rsid w:val="00EB64AC"/>
    <w:rsid w:val="00EC0259"/>
    <w:rsid w:val="00EC1DFC"/>
    <w:rsid w:val="00EC3D59"/>
    <w:rsid w:val="00ED0281"/>
    <w:rsid w:val="00ED1CFF"/>
    <w:rsid w:val="00ED1EA3"/>
    <w:rsid w:val="00ED5A3C"/>
    <w:rsid w:val="00ED639C"/>
    <w:rsid w:val="00ED7F07"/>
    <w:rsid w:val="00EE265C"/>
    <w:rsid w:val="00EE4166"/>
    <w:rsid w:val="00EE4AA3"/>
    <w:rsid w:val="00EF01A7"/>
    <w:rsid w:val="00EF130E"/>
    <w:rsid w:val="00EF709A"/>
    <w:rsid w:val="00F04AEC"/>
    <w:rsid w:val="00F05057"/>
    <w:rsid w:val="00F06748"/>
    <w:rsid w:val="00F076F5"/>
    <w:rsid w:val="00F1036B"/>
    <w:rsid w:val="00F217EB"/>
    <w:rsid w:val="00F2413F"/>
    <w:rsid w:val="00F32532"/>
    <w:rsid w:val="00F3257B"/>
    <w:rsid w:val="00F37B75"/>
    <w:rsid w:val="00F40F7F"/>
    <w:rsid w:val="00F464C2"/>
    <w:rsid w:val="00F4790B"/>
    <w:rsid w:val="00F516FB"/>
    <w:rsid w:val="00F52F88"/>
    <w:rsid w:val="00F57BAD"/>
    <w:rsid w:val="00F6353B"/>
    <w:rsid w:val="00F70B53"/>
    <w:rsid w:val="00F720A1"/>
    <w:rsid w:val="00F74C1F"/>
    <w:rsid w:val="00F80814"/>
    <w:rsid w:val="00F813B1"/>
    <w:rsid w:val="00F82863"/>
    <w:rsid w:val="00F87B9F"/>
    <w:rsid w:val="00F91596"/>
    <w:rsid w:val="00F92A01"/>
    <w:rsid w:val="00F942BE"/>
    <w:rsid w:val="00FA002E"/>
    <w:rsid w:val="00FA0199"/>
    <w:rsid w:val="00FA0C0B"/>
    <w:rsid w:val="00FA586F"/>
    <w:rsid w:val="00FA5B85"/>
    <w:rsid w:val="00FB0189"/>
    <w:rsid w:val="00FB0940"/>
    <w:rsid w:val="00FC69ED"/>
    <w:rsid w:val="00FF0475"/>
    <w:rsid w:val="00FF280D"/>
    <w:rsid w:val="00FF38DB"/>
    <w:rsid w:val="00FF6657"/>
    <w:rsid w:val="00FF7AC1"/>
    <w:rsid w:val="035FC21B"/>
    <w:rsid w:val="28532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713001"/>
  <w15:docId w15:val="{29352DF6-5315-4133-B1A4-BC9E54759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Arial" w:eastAsia="Arial" w:hAnsi="Arial" w:cs="Arial"/>
    </w:rPr>
  </w:style>
  <w:style w:type="paragraph" w:styleId="Heading2">
    <w:name w:val="heading 2"/>
    <w:basedOn w:val="Normal"/>
    <w:next w:val="Normal"/>
    <w:link w:val="Heading2Char"/>
    <w:uiPriority w:val="9"/>
    <w:unhideWhenUsed/>
    <w:qFormat/>
    <w:rsid w:val="0068206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44"/>
    </w:pPr>
    <w:rPr>
      <w:sz w:val="19"/>
      <w:szCs w:val="19"/>
    </w:rPr>
  </w:style>
  <w:style w:type="paragraph" w:styleId="ListParagraph">
    <w:name w:val="List Paragraph"/>
    <w:basedOn w:val="Normal"/>
    <w:uiPriority w:val="34"/>
    <w:qFormat/>
    <w:pPr>
      <w:spacing w:before="117"/>
      <w:ind w:left="444" w:hanging="3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00FB6"/>
    <w:pPr>
      <w:tabs>
        <w:tab w:val="center" w:pos="4680"/>
        <w:tab w:val="right" w:pos="9360"/>
      </w:tabs>
    </w:pPr>
  </w:style>
  <w:style w:type="character" w:customStyle="1" w:styleId="HeaderChar">
    <w:name w:val="Header Char"/>
    <w:basedOn w:val="DefaultParagraphFont"/>
    <w:link w:val="Header"/>
    <w:uiPriority w:val="99"/>
    <w:rsid w:val="00D00FB6"/>
    <w:rPr>
      <w:rFonts w:ascii="Arial" w:eastAsia="Arial" w:hAnsi="Arial" w:cs="Arial"/>
    </w:rPr>
  </w:style>
  <w:style w:type="paragraph" w:styleId="Footer">
    <w:name w:val="footer"/>
    <w:basedOn w:val="Normal"/>
    <w:link w:val="FooterChar"/>
    <w:uiPriority w:val="99"/>
    <w:unhideWhenUsed/>
    <w:rsid w:val="00D00FB6"/>
    <w:pPr>
      <w:tabs>
        <w:tab w:val="center" w:pos="4680"/>
        <w:tab w:val="right" w:pos="9360"/>
      </w:tabs>
    </w:pPr>
  </w:style>
  <w:style w:type="character" w:customStyle="1" w:styleId="FooterChar">
    <w:name w:val="Footer Char"/>
    <w:basedOn w:val="DefaultParagraphFont"/>
    <w:link w:val="Footer"/>
    <w:uiPriority w:val="99"/>
    <w:rsid w:val="00D00FB6"/>
    <w:rPr>
      <w:rFonts w:ascii="Arial" w:eastAsia="Arial" w:hAnsi="Arial" w:cs="Arial"/>
    </w:rPr>
  </w:style>
  <w:style w:type="character" w:styleId="Hyperlink">
    <w:name w:val="Hyperlink"/>
    <w:basedOn w:val="DefaultParagraphFont"/>
    <w:uiPriority w:val="99"/>
    <w:unhideWhenUsed/>
    <w:rsid w:val="000E301F"/>
    <w:rPr>
      <w:color w:val="0000FF"/>
      <w:u w:val="single"/>
    </w:rPr>
  </w:style>
  <w:style w:type="character" w:styleId="UnresolvedMention">
    <w:name w:val="Unresolved Mention"/>
    <w:basedOn w:val="DefaultParagraphFont"/>
    <w:uiPriority w:val="99"/>
    <w:semiHidden/>
    <w:unhideWhenUsed/>
    <w:rsid w:val="000E301F"/>
    <w:rPr>
      <w:color w:val="808080"/>
      <w:shd w:val="clear" w:color="auto" w:fill="E6E6E6"/>
    </w:rPr>
  </w:style>
  <w:style w:type="character" w:styleId="FollowedHyperlink">
    <w:name w:val="FollowedHyperlink"/>
    <w:basedOn w:val="DefaultParagraphFont"/>
    <w:uiPriority w:val="99"/>
    <w:semiHidden/>
    <w:unhideWhenUsed/>
    <w:rsid w:val="004054C7"/>
    <w:rPr>
      <w:color w:val="800080" w:themeColor="followedHyperlink"/>
      <w:u w:val="single"/>
    </w:rPr>
  </w:style>
  <w:style w:type="character" w:customStyle="1" w:styleId="BodyTextChar">
    <w:name w:val="Body Text Char"/>
    <w:basedOn w:val="DefaultParagraphFont"/>
    <w:link w:val="BodyText"/>
    <w:uiPriority w:val="1"/>
    <w:rsid w:val="007A1C5E"/>
    <w:rPr>
      <w:rFonts w:ascii="Arial" w:eastAsia="Arial" w:hAnsi="Arial" w:cs="Arial"/>
      <w:sz w:val="19"/>
      <w:szCs w:val="19"/>
    </w:rPr>
  </w:style>
  <w:style w:type="character" w:styleId="CommentReference">
    <w:name w:val="annotation reference"/>
    <w:basedOn w:val="DefaultParagraphFont"/>
    <w:uiPriority w:val="99"/>
    <w:semiHidden/>
    <w:unhideWhenUsed/>
    <w:rsid w:val="00DE2E00"/>
    <w:rPr>
      <w:sz w:val="16"/>
      <w:szCs w:val="16"/>
    </w:rPr>
  </w:style>
  <w:style w:type="paragraph" w:styleId="CommentText">
    <w:name w:val="annotation text"/>
    <w:basedOn w:val="Normal"/>
    <w:link w:val="CommentTextChar"/>
    <w:uiPriority w:val="99"/>
    <w:unhideWhenUsed/>
    <w:rsid w:val="00DE2E00"/>
    <w:rPr>
      <w:sz w:val="20"/>
      <w:szCs w:val="20"/>
    </w:rPr>
  </w:style>
  <w:style w:type="character" w:customStyle="1" w:styleId="CommentTextChar">
    <w:name w:val="Comment Text Char"/>
    <w:basedOn w:val="DefaultParagraphFont"/>
    <w:link w:val="CommentText"/>
    <w:uiPriority w:val="99"/>
    <w:rsid w:val="00DE2E00"/>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DE2E00"/>
    <w:rPr>
      <w:b/>
      <w:bCs/>
    </w:rPr>
  </w:style>
  <w:style w:type="character" w:customStyle="1" w:styleId="CommentSubjectChar">
    <w:name w:val="Comment Subject Char"/>
    <w:basedOn w:val="CommentTextChar"/>
    <w:link w:val="CommentSubject"/>
    <w:uiPriority w:val="99"/>
    <w:semiHidden/>
    <w:rsid w:val="00DE2E00"/>
    <w:rPr>
      <w:rFonts w:ascii="Arial" w:eastAsia="Arial" w:hAnsi="Arial" w:cs="Arial"/>
      <w:b/>
      <w:bCs/>
      <w:sz w:val="20"/>
      <w:szCs w:val="20"/>
    </w:rPr>
  </w:style>
  <w:style w:type="paragraph" w:styleId="BalloonText">
    <w:name w:val="Balloon Text"/>
    <w:basedOn w:val="Normal"/>
    <w:link w:val="BalloonTextChar"/>
    <w:uiPriority w:val="99"/>
    <w:semiHidden/>
    <w:unhideWhenUsed/>
    <w:rsid w:val="00DE2E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2E00"/>
    <w:rPr>
      <w:rFonts w:ascii="Segoe UI" w:eastAsia="Arial" w:hAnsi="Segoe UI" w:cs="Segoe UI"/>
      <w:sz w:val="18"/>
      <w:szCs w:val="18"/>
    </w:rPr>
  </w:style>
  <w:style w:type="paragraph" w:styleId="Revision">
    <w:name w:val="Revision"/>
    <w:hidden/>
    <w:uiPriority w:val="99"/>
    <w:semiHidden/>
    <w:rsid w:val="0092341D"/>
    <w:pPr>
      <w:widowControl/>
      <w:autoSpaceDE/>
      <w:autoSpaceDN/>
    </w:pPr>
    <w:rPr>
      <w:rFonts w:ascii="Arial" w:eastAsia="Arial" w:hAnsi="Arial" w:cs="Arial"/>
    </w:rPr>
  </w:style>
  <w:style w:type="table" w:styleId="TableGrid">
    <w:name w:val="Table Grid"/>
    <w:basedOn w:val="TableNormal"/>
    <w:uiPriority w:val="39"/>
    <w:rsid w:val="005730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82068"/>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58666">
      <w:bodyDiv w:val="1"/>
      <w:marLeft w:val="0"/>
      <w:marRight w:val="0"/>
      <w:marTop w:val="0"/>
      <w:marBottom w:val="0"/>
      <w:divBdr>
        <w:top w:val="none" w:sz="0" w:space="0" w:color="auto"/>
        <w:left w:val="none" w:sz="0" w:space="0" w:color="auto"/>
        <w:bottom w:val="none" w:sz="0" w:space="0" w:color="auto"/>
        <w:right w:val="none" w:sz="0" w:space="0" w:color="auto"/>
      </w:divBdr>
    </w:div>
    <w:div w:id="129783370">
      <w:bodyDiv w:val="1"/>
      <w:marLeft w:val="0"/>
      <w:marRight w:val="0"/>
      <w:marTop w:val="0"/>
      <w:marBottom w:val="0"/>
      <w:divBdr>
        <w:top w:val="none" w:sz="0" w:space="0" w:color="auto"/>
        <w:left w:val="none" w:sz="0" w:space="0" w:color="auto"/>
        <w:bottom w:val="none" w:sz="0" w:space="0" w:color="auto"/>
        <w:right w:val="none" w:sz="0" w:space="0" w:color="auto"/>
      </w:divBdr>
      <w:divsChild>
        <w:div w:id="392775931">
          <w:marLeft w:val="0"/>
          <w:marRight w:val="0"/>
          <w:marTop w:val="0"/>
          <w:marBottom w:val="0"/>
          <w:divBdr>
            <w:top w:val="none" w:sz="0" w:space="0" w:color="auto"/>
            <w:left w:val="none" w:sz="0" w:space="0" w:color="auto"/>
            <w:bottom w:val="none" w:sz="0" w:space="0" w:color="auto"/>
            <w:right w:val="none" w:sz="0" w:space="0" w:color="auto"/>
          </w:divBdr>
        </w:div>
        <w:div w:id="1488083810">
          <w:marLeft w:val="0"/>
          <w:marRight w:val="0"/>
          <w:marTop w:val="0"/>
          <w:marBottom w:val="0"/>
          <w:divBdr>
            <w:top w:val="none" w:sz="0" w:space="0" w:color="auto"/>
            <w:left w:val="none" w:sz="0" w:space="0" w:color="auto"/>
            <w:bottom w:val="none" w:sz="0" w:space="0" w:color="auto"/>
            <w:right w:val="none" w:sz="0" w:space="0" w:color="auto"/>
          </w:divBdr>
        </w:div>
        <w:div w:id="1931352625">
          <w:marLeft w:val="0"/>
          <w:marRight w:val="0"/>
          <w:marTop w:val="0"/>
          <w:marBottom w:val="0"/>
          <w:divBdr>
            <w:top w:val="none" w:sz="0" w:space="0" w:color="auto"/>
            <w:left w:val="none" w:sz="0" w:space="0" w:color="auto"/>
            <w:bottom w:val="none" w:sz="0" w:space="0" w:color="auto"/>
            <w:right w:val="none" w:sz="0" w:space="0" w:color="auto"/>
          </w:divBdr>
        </w:div>
        <w:div w:id="1787850633">
          <w:marLeft w:val="0"/>
          <w:marRight w:val="0"/>
          <w:marTop w:val="0"/>
          <w:marBottom w:val="0"/>
          <w:divBdr>
            <w:top w:val="none" w:sz="0" w:space="0" w:color="auto"/>
            <w:left w:val="none" w:sz="0" w:space="0" w:color="auto"/>
            <w:bottom w:val="none" w:sz="0" w:space="0" w:color="auto"/>
            <w:right w:val="none" w:sz="0" w:space="0" w:color="auto"/>
          </w:divBdr>
        </w:div>
        <w:div w:id="1919123325">
          <w:marLeft w:val="0"/>
          <w:marRight w:val="0"/>
          <w:marTop w:val="0"/>
          <w:marBottom w:val="0"/>
          <w:divBdr>
            <w:top w:val="none" w:sz="0" w:space="0" w:color="auto"/>
            <w:left w:val="none" w:sz="0" w:space="0" w:color="auto"/>
            <w:bottom w:val="none" w:sz="0" w:space="0" w:color="auto"/>
            <w:right w:val="none" w:sz="0" w:space="0" w:color="auto"/>
          </w:divBdr>
        </w:div>
      </w:divsChild>
    </w:div>
    <w:div w:id="396443336">
      <w:bodyDiv w:val="1"/>
      <w:marLeft w:val="0"/>
      <w:marRight w:val="0"/>
      <w:marTop w:val="0"/>
      <w:marBottom w:val="0"/>
      <w:divBdr>
        <w:top w:val="none" w:sz="0" w:space="0" w:color="auto"/>
        <w:left w:val="none" w:sz="0" w:space="0" w:color="auto"/>
        <w:bottom w:val="none" w:sz="0" w:space="0" w:color="auto"/>
        <w:right w:val="none" w:sz="0" w:space="0" w:color="auto"/>
      </w:divBdr>
    </w:div>
    <w:div w:id="432165079">
      <w:bodyDiv w:val="1"/>
      <w:marLeft w:val="0"/>
      <w:marRight w:val="0"/>
      <w:marTop w:val="0"/>
      <w:marBottom w:val="0"/>
      <w:divBdr>
        <w:top w:val="none" w:sz="0" w:space="0" w:color="auto"/>
        <w:left w:val="none" w:sz="0" w:space="0" w:color="auto"/>
        <w:bottom w:val="none" w:sz="0" w:space="0" w:color="auto"/>
        <w:right w:val="none" w:sz="0" w:space="0" w:color="auto"/>
      </w:divBdr>
      <w:divsChild>
        <w:div w:id="1677269487">
          <w:marLeft w:val="0"/>
          <w:marRight w:val="0"/>
          <w:marTop w:val="0"/>
          <w:marBottom w:val="0"/>
          <w:divBdr>
            <w:top w:val="none" w:sz="0" w:space="0" w:color="auto"/>
            <w:left w:val="none" w:sz="0" w:space="0" w:color="auto"/>
            <w:bottom w:val="none" w:sz="0" w:space="0" w:color="auto"/>
            <w:right w:val="none" w:sz="0" w:space="0" w:color="auto"/>
          </w:divBdr>
        </w:div>
        <w:div w:id="3822976">
          <w:marLeft w:val="0"/>
          <w:marRight w:val="0"/>
          <w:marTop w:val="0"/>
          <w:marBottom w:val="0"/>
          <w:divBdr>
            <w:top w:val="none" w:sz="0" w:space="0" w:color="auto"/>
            <w:left w:val="none" w:sz="0" w:space="0" w:color="auto"/>
            <w:bottom w:val="none" w:sz="0" w:space="0" w:color="auto"/>
            <w:right w:val="none" w:sz="0" w:space="0" w:color="auto"/>
          </w:divBdr>
        </w:div>
        <w:div w:id="766077021">
          <w:marLeft w:val="0"/>
          <w:marRight w:val="0"/>
          <w:marTop w:val="0"/>
          <w:marBottom w:val="0"/>
          <w:divBdr>
            <w:top w:val="none" w:sz="0" w:space="0" w:color="auto"/>
            <w:left w:val="none" w:sz="0" w:space="0" w:color="auto"/>
            <w:bottom w:val="none" w:sz="0" w:space="0" w:color="auto"/>
            <w:right w:val="none" w:sz="0" w:space="0" w:color="auto"/>
          </w:divBdr>
        </w:div>
        <w:div w:id="1660498573">
          <w:marLeft w:val="0"/>
          <w:marRight w:val="0"/>
          <w:marTop w:val="0"/>
          <w:marBottom w:val="0"/>
          <w:divBdr>
            <w:top w:val="none" w:sz="0" w:space="0" w:color="auto"/>
            <w:left w:val="none" w:sz="0" w:space="0" w:color="auto"/>
            <w:bottom w:val="none" w:sz="0" w:space="0" w:color="auto"/>
            <w:right w:val="none" w:sz="0" w:space="0" w:color="auto"/>
          </w:divBdr>
        </w:div>
        <w:div w:id="1956908217">
          <w:marLeft w:val="0"/>
          <w:marRight w:val="0"/>
          <w:marTop w:val="0"/>
          <w:marBottom w:val="0"/>
          <w:divBdr>
            <w:top w:val="none" w:sz="0" w:space="0" w:color="auto"/>
            <w:left w:val="none" w:sz="0" w:space="0" w:color="auto"/>
            <w:bottom w:val="none" w:sz="0" w:space="0" w:color="auto"/>
            <w:right w:val="none" w:sz="0" w:space="0" w:color="auto"/>
          </w:divBdr>
        </w:div>
      </w:divsChild>
    </w:div>
    <w:div w:id="701125374">
      <w:bodyDiv w:val="1"/>
      <w:marLeft w:val="0"/>
      <w:marRight w:val="0"/>
      <w:marTop w:val="0"/>
      <w:marBottom w:val="0"/>
      <w:divBdr>
        <w:top w:val="none" w:sz="0" w:space="0" w:color="auto"/>
        <w:left w:val="none" w:sz="0" w:space="0" w:color="auto"/>
        <w:bottom w:val="none" w:sz="0" w:space="0" w:color="auto"/>
        <w:right w:val="none" w:sz="0" w:space="0" w:color="auto"/>
      </w:divBdr>
      <w:divsChild>
        <w:div w:id="1096828941">
          <w:marLeft w:val="0"/>
          <w:marRight w:val="0"/>
          <w:marTop w:val="0"/>
          <w:marBottom w:val="0"/>
          <w:divBdr>
            <w:top w:val="none" w:sz="0" w:space="0" w:color="auto"/>
            <w:left w:val="none" w:sz="0" w:space="0" w:color="auto"/>
            <w:bottom w:val="none" w:sz="0" w:space="0" w:color="auto"/>
            <w:right w:val="none" w:sz="0" w:space="0" w:color="auto"/>
          </w:divBdr>
        </w:div>
        <w:div w:id="1017534923">
          <w:marLeft w:val="0"/>
          <w:marRight w:val="0"/>
          <w:marTop w:val="0"/>
          <w:marBottom w:val="0"/>
          <w:divBdr>
            <w:top w:val="none" w:sz="0" w:space="0" w:color="auto"/>
            <w:left w:val="none" w:sz="0" w:space="0" w:color="auto"/>
            <w:bottom w:val="none" w:sz="0" w:space="0" w:color="auto"/>
            <w:right w:val="none" w:sz="0" w:space="0" w:color="auto"/>
          </w:divBdr>
        </w:div>
        <w:div w:id="1560363878">
          <w:marLeft w:val="0"/>
          <w:marRight w:val="0"/>
          <w:marTop w:val="0"/>
          <w:marBottom w:val="0"/>
          <w:divBdr>
            <w:top w:val="none" w:sz="0" w:space="0" w:color="auto"/>
            <w:left w:val="none" w:sz="0" w:space="0" w:color="auto"/>
            <w:bottom w:val="none" w:sz="0" w:space="0" w:color="auto"/>
            <w:right w:val="none" w:sz="0" w:space="0" w:color="auto"/>
          </w:divBdr>
        </w:div>
        <w:div w:id="1291788795">
          <w:marLeft w:val="0"/>
          <w:marRight w:val="0"/>
          <w:marTop w:val="0"/>
          <w:marBottom w:val="0"/>
          <w:divBdr>
            <w:top w:val="none" w:sz="0" w:space="0" w:color="auto"/>
            <w:left w:val="none" w:sz="0" w:space="0" w:color="auto"/>
            <w:bottom w:val="none" w:sz="0" w:space="0" w:color="auto"/>
            <w:right w:val="none" w:sz="0" w:space="0" w:color="auto"/>
          </w:divBdr>
        </w:div>
      </w:divsChild>
    </w:div>
    <w:div w:id="977687542">
      <w:bodyDiv w:val="1"/>
      <w:marLeft w:val="0"/>
      <w:marRight w:val="0"/>
      <w:marTop w:val="0"/>
      <w:marBottom w:val="0"/>
      <w:divBdr>
        <w:top w:val="none" w:sz="0" w:space="0" w:color="auto"/>
        <w:left w:val="none" w:sz="0" w:space="0" w:color="auto"/>
        <w:bottom w:val="none" w:sz="0" w:space="0" w:color="auto"/>
        <w:right w:val="none" w:sz="0" w:space="0" w:color="auto"/>
      </w:divBdr>
    </w:div>
    <w:div w:id="987901760">
      <w:bodyDiv w:val="1"/>
      <w:marLeft w:val="0"/>
      <w:marRight w:val="0"/>
      <w:marTop w:val="0"/>
      <w:marBottom w:val="0"/>
      <w:divBdr>
        <w:top w:val="none" w:sz="0" w:space="0" w:color="auto"/>
        <w:left w:val="none" w:sz="0" w:space="0" w:color="auto"/>
        <w:bottom w:val="none" w:sz="0" w:space="0" w:color="auto"/>
        <w:right w:val="none" w:sz="0" w:space="0" w:color="auto"/>
      </w:divBdr>
      <w:divsChild>
        <w:div w:id="1148329089">
          <w:marLeft w:val="0"/>
          <w:marRight w:val="0"/>
          <w:marTop w:val="0"/>
          <w:marBottom w:val="0"/>
          <w:divBdr>
            <w:top w:val="none" w:sz="0" w:space="0" w:color="auto"/>
            <w:left w:val="none" w:sz="0" w:space="0" w:color="auto"/>
            <w:bottom w:val="none" w:sz="0" w:space="0" w:color="auto"/>
            <w:right w:val="none" w:sz="0" w:space="0" w:color="auto"/>
          </w:divBdr>
          <w:divsChild>
            <w:div w:id="2108497090">
              <w:marLeft w:val="0"/>
              <w:marRight w:val="0"/>
              <w:marTop w:val="0"/>
              <w:marBottom w:val="0"/>
              <w:divBdr>
                <w:top w:val="none" w:sz="0" w:space="0" w:color="auto"/>
                <w:left w:val="none" w:sz="0" w:space="0" w:color="auto"/>
                <w:bottom w:val="none" w:sz="0" w:space="0" w:color="auto"/>
                <w:right w:val="none" w:sz="0" w:space="0" w:color="auto"/>
              </w:divBdr>
              <w:divsChild>
                <w:div w:id="1954824442">
                  <w:marLeft w:val="0"/>
                  <w:marRight w:val="0"/>
                  <w:marTop w:val="0"/>
                  <w:marBottom w:val="0"/>
                  <w:divBdr>
                    <w:top w:val="none" w:sz="0" w:space="0" w:color="auto"/>
                    <w:left w:val="none" w:sz="0" w:space="0" w:color="auto"/>
                    <w:bottom w:val="none" w:sz="0" w:space="0" w:color="auto"/>
                    <w:right w:val="none" w:sz="0" w:space="0" w:color="auto"/>
                  </w:divBdr>
                </w:div>
                <w:div w:id="1665889292">
                  <w:marLeft w:val="0"/>
                  <w:marRight w:val="0"/>
                  <w:marTop w:val="0"/>
                  <w:marBottom w:val="0"/>
                  <w:divBdr>
                    <w:top w:val="none" w:sz="0" w:space="0" w:color="auto"/>
                    <w:left w:val="none" w:sz="0" w:space="0" w:color="auto"/>
                    <w:bottom w:val="none" w:sz="0" w:space="0" w:color="auto"/>
                    <w:right w:val="none" w:sz="0" w:space="0" w:color="auto"/>
                  </w:divBdr>
                </w:div>
                <w:div w:id="526257698">
                  <w:marLeft w:val="0"/>
                  <w:marRight w:val="0"/>
                  <w:marTop w:val="0"/>
                  <w:marBottom w:val="0"/>
                  <w:divBdr>
                    <w:top w:val="none" w:sz="0" w:space="0" w:color="auto"/>
                    <w:left w:val="none" w:sz="0" w:space="0" w:color="auto"/>
                    <w:bottom w:val="none" w:sz="0" w:space="0" w:color="auto"/>
                    <w:right w:val="none" w:sz="0" w:space="0" w:color="auto"/>
                  </w:divBdr>
                </w:div>
                <w:div w:id="965238593">
                  <w:marLeft w:val="0"/>
                  <w:marRight w:val="0"/>
                  <w:marTop w:val="0"/>
                  <w:marBottom w:val="0"/>
                  <w:divBdr>
                    <w:top w:val="none" w:sz="0" w:space="0" w:color="auto"/>
                    <w:left w:val="none" w:sz="0" w:space="0" w:color="auto"/>
                    <w:bottom w:val="none" w:sz="0" w:space="0" w:color="auto"/>
                    <w:right w:val="none" w:sz="0" w:space="0" w:color="auto"/>
                  </w:divBdr>
                </w:div>
                <w:div w:id="19537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051335">
      <w:bodyDiv w:val="1"/>
      <w:marLeft w:val="60"/>
      <w:marRight w:val="60"/>
      <w:marTop w:val="60"/>
      <w:marBottom w:val="60"/>
      <w:divBdr>
        <w:top w:val="none" w:sz="0" w:space="0" w:color="auto"/>
        <w:left w:val="none" w:sz="0" w:space="0" w:color="auto"/>
        <w:bottom w:val="none" w:sz="0" w:space="0" w:color="auto"/>
        <w:right w:val="none" w:sz="0" w:space="0" w:color="auto"/>
      </w:divBdr>
      <w:divsChild>
        <w:div w:id="1725367463">
          <w:marLeft w:val="0"/>
          <w:marRight w:val="0"/>
          <w:marTop w:val="0"/>
          <w:marBottom w:val="0"/>
          <w:divBdr>
            <w:top w:val="none" w:sz="0" w:space="0" w:color="auto"/>
            <w:left w:val="none" w:sz="0" w:space="0" w:color="auto"/>
            <w:bottom w:val="none" w:sz="0" w:space="0" w:color="auto"/>
            <w:right w:val="none" w:sz="0" w:space="0" w:color="auto"/>
          </w:divBdr>
        </w:div>
        <w:div w:id="103119028">
          <w:marLeft w:val="0"/>
          <w:marRight w:val="0"/>
          <w:marTop w:val="0"/>
          <w:marBottom w:val="0"/>
          <w:divBdr>
            <w:top w:val="none" w:sz="0" w:space="0" w:color="auto"/>
            <w:left w:val="none" w:sz="0" w:space="0" w:color="auto"/>
            <w:bottom w:val="none" w:sz="0" w:space="0" w:color="auto"/>
            <w:right w:val="none" w:sz="0" w:space="0" w:color="auto"/>
          </w:divBdr>
        </w:div>
        <w:div w:id="1326015467">
          <w:marLeft w:val="0"/>
          <w:marRight w:val="0"/>
          <w:marTop w:val="0"/>
          <w:marBottom w:val="0"/>
          <w:divBdr>
            <w:top w:val="none" w:sz="0" w:space="0" w:color="auto"/>
            <w:left w:val="none" w:sz="0" w:space="0" w:color="auto"/>
            <w:bottom w:val="none" w:sz="0" w:space="0" w:color="auto"/>
            <w:right w:val="none" w:sz="0" w:space="0" w:color="auto"/>
          </w:divBdr>
        </w:div>
        <w:div w:id="1616327505">
          <w:marLeft w:val="0"/>
          <w:marRight w:val="0"/>
          <w:marTop w:val="0"/>
          <w:marBottom w:val="0"/>
          <w:divBdr>
            <w:top w:val="none" w:sz="0" w:space="0" w:color="auto"/>
            <w:left w:val="none" w:sz="0" w:space="0" w:color="auto"/>
            <w:bottom w:val="none" w:sz="0" w:space="0" w:color="auto"/>
            <w:right w:val="none" w:sz="0" w:space="0" w:color="auto"/>
          </w:divBdr>
        </w:div>
      </w:divsChild>
    </w:div>
    <w:div w:id="1540972994">
      <w:bodyDiv w:val="1"/>
      <w:marLeft w:val="0"/>
      <w:marRight w:val="0"/>
      <w:marTop w:val="0"/>
      <w:marBottom w:val="0"/>
      <w:divBdr>
        <w:top w:val="none" w:sz="0" w:space="0" w:color="auto"/>
        <w:left w:val="none" w:sz="0" w:space="0" w:color="auto"/>
        <w:bottom w:val="none" w:sz="0" w:space="0" w:color="auto"/>
        <w:right w:val="none" w:sz="0" w:space="0" w:color="auto"/>
      </w:divBdr>
      <w:divsChild>
        <w:div w:id="491221979">
          <w:marLeft w:val="0"/>
          <w:marRight w:val="0"/>
          <w:marTop w:val="0"/>
          <w:marBottom w:val="0"/>
          <w:divBdr>
            <w:top w:val="none" w:sz="0" w:space="0" w:color="auto"/>
            <w:left w:val="none" w:sz="0" w:space="0" w:color="auto"/>
            <w:bottom w:val="none" w:sz="0" w:space="0" w:color="auto"/>
            <w:right w:val="none" w:sz="0" w:space="0" w:color="auto"/>
          </w:divBdr>
        </w:div>
        <w:div w:id="1030184686">
          <w:marLeft w:val="0"/>
          <w:marRight w:val="0"/>
          <w:marTop w:val="0"/>
          <w:marBottom w:val="0"/>
          <w:divBdr>
            <w:top w:val="none" w:sz="0" w:space="0" w:color="auto"/>
            <w:left w:val="none" w:sz="0" w:space="0" w:color="auto"/>
            <w:bottom w:val="none" w:sz="0" w:space="0" w:color="auto"/>
            <w:right w:val="none" w:sz="0" w:space="0" w:color="auto"/>
          </w:divBdr>
        </w:div>
        <w:div w:id="1779376075">
          <w:marLeft w:val="0"/>
          <w:marRight w:val="0"/>
          <w:marTop w:val="0"/>
          <w:marBottom w:val="0"/>
          <w:divBdr>
            <w:top w:val="none" w:sz="0" w:space="0" w:color="auto"/>
            <w:left w:val="none" w:sz="0" w:space="0" w:color="auto"/>
            <w:bottom w:val="none" w:sz="0" w:space="0" w:color="auto"/>
            <w:right w:val="none" w:sz="0" w:space="0" w:color="auto"/>
          </w:divBdr>
        </w:div>
        <w:div w:id="1096897855">
          <w:marLeft w:val="0"/>
          <w:marRight w:val="0"/>
          <w:marTop w:val="0"/>
          <w:marBottom w:val="0"/>
          <w:divBdr>
            <w:top w:val="none" w:sz="0" w:space="0" w:color="auto"/>
            <w:left w:val="none" w:sz="0" w:space="0" w:color="auto"/>
            <w:bottom w:val="none" w:sz="0" w:space="0" w:color="auto"/>
            <w:right w:val="none" w:sz="0" w:space="0" w:color="auto"/>
          </w:divBdr>
        </w:div>
        <w:div w:id="1898318908">
          <w:marLeft w:val="0"/>
          <w:marRight w:val="0"/>
          <w:marTop w:val="0"/>
          <w:marBottom w:val="0"/>
          <w:divBdr>
            <w:top w:val="none" w:sz="0" w:space="0" w:color="auto"/>
            <w:left w:val="none" w:sz="0" w:space="0" w:color="auto"/>
            <w:bottom w:val="none" w:sz="0" w:space="0" w:color="auto"/>
            <w:right w:val="none" w:sz="0" w:space="0" w:color="auto"/>
          </w:divBdr>
        </w:div>
      </w:divsChild>
    </w:div>
    <w:div w:id="1596866589">
      <w:bodyDiv w:val="1"/>
      <w:marLeft w:val="0"/>
      <w:marRight w:val="0"/>
      <w:marTop w:val="0"/>
      <w:marBottom w:val="0"/>
      <w:divBdr>
        <w:top w:val="none" w:sz="0" w:space="0" w:color="auto"/>
        <w:left w:val="none" w:sz="0" w:space="0" w:color="auto"/>
        <w:bottom w:val="none" w:sz="0" w:space="0" w:color="auto"/>
        <w:right w:val="none" w:sz="0" w:space="0" w:color="auto"/>
      </w:divBdr>
      <w:divsChild>
        <w:div w:id="1527519996">
          <w:marLeft w:val="0"/>
          <w:marRight w:val="0"/>
          <w:marTop w:val="0"/>
          <w:marBottom w:val="0"/>
          <w:divBdr>
            <w:top w:val="none" w:sz="0" w:space="0" w:color="auto"/>
            <w:left w:val="none" w:sz="0" w:space="0" w:color="auto"/>
            <w:bottom w:val="none" w:sz="0" w:space="0" w:color="auto"/>
            <w:right w:val="none" w:sz="0" w:space="0" w:color="auto"/>
          </w:divBdr>
          <w:divsChild>
            <w:div w:id="1095325087">
              <w:marLeft w:val="0"/>
              <w:marRight w:val="0"/>
              <w:marTop w:val="0"/>
              <w:marBottom w:val="0"/>
              <w:divBdr>
                <w:top w:val="none" w:sz="0" w:space="0" w:color="auto"/>
                <w:left w:val="none" w:sz="0" w:space="0" w:color="auto"/>
                <w:bottom w:val="none" w:sz="0" w:space="0" w:color="auto"/>
                <w:right w:val="none" w:sz="0" w:space="0" w:color="auto"/>
              </w:divBdr>
              <w:divsChild>
                <w:div w:id="211111967">
                  <w:marLeft w:val="0"/>
                  <w:marRight w:val="0"/>
                  <w:marTop w:val="0"/>
                  <w:marBottom w:val="0"/>
                  <w:divBdr>
                    <w:top w:val="none" w:sz="0" w:space="0" w:color="auto"/>
                    <w:left w:val="none" w:sz="0" w:space="0" w:color="auto"/>
                    <w:bottom w:val="none" w:sz="0" w:space="0" w:color="auto"/>
                    <w:right w:val="none" w:sz="0" w:space="0" w:color="auto"/>
                  </w:divBdr>
                </w:div>
                <w:div w:id="1199319829">
                  <w:marLeft w:val="0"/>
                  <w:marRight w:val="0"/>
                  <w:marTop w:val="0"/>
                  <w:marBottom w:val="0"/>
                  <w:divBdr>
                    <w:top w:val="none" w:sz="0" w:space="0" w:color="auto"/>
                    <w:left w:val="none" w:sz="0" w:space="0" w:color="auto"/>
                    <w:bottom w:val="none" w:sz="0" w:space="0" w:color="auto"/>
                    <w:right w:val="none" w:sz="0" w:space="0" w:color="auto"/>
                  </w:divBdr>
                </w:div>
                <w:div w:id="1575236354">
                  <w:marLeft w:val="0"/>
                  <w:marRight w:val="0"/>
                  <w:marTop w:val="0"/>
                  <w:marBottom w:val="0"/>
                  <w:divBdr>
                    <w:top w:val="none" w:sz="0" w:space="0" w:color="auto"/>
                    <w:left w:val="none" w:sz="0" w:space="0" w:color="auto"/>
                    <w:bottom w:val="none" w:sz="0" w:space="0" w:color="auto"/>
                    <w:right w:val="none" w:sz="0" w:space="0" w:color="auto"/>
                  </w:divBdr>
                </w:div>
                <w:div w:id="1854144535">
                  <w:marLeft w:val="0"/>
                  <w:marRight w:val="0"/>
                  <w:marTop w:val="0"/>
                  <w:marBottom w:val="0"/>
                  <w:divBdr>
                    <w:top w:val="none" w:sz="0" w:space="0" w:color="auto"/>
                    <w:left w:val="none" w:sz="0" w:space="0" w:color="auto"/>
                    <w:bottom w:val="none" w:sz="0" w:space="0" w:color="auto"/>
                    <w:right w:val="none" w:sz="0" w:space="0" w:color="auto"/>
                  </w:divBdr>
                </w:div>
                <w:div w:id="614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226122">
      <w:bodyDiv w:val="1"/>
      <w:marLeft w:val="0"/>
      <w:marRight w:val="0"/>
      <w:marTop w:val="0"/>
      <w:marBottom w:val="0"/>
      <w:divBdr>
        <w:top w:val="none" w:sz="0" w:space="0" w:color="auto"/>
        <w:left w:val="none" w:sz="0" w:space="0" w:color="auto"/>
        <w:bottom w:val="none" w:sz="0" w:space="0" w:color="auto"/>
        <w:right w:val="none" w:sz="0" w:space="0" w:color="auto"/>
      </w:divBdr>
      <w:divsChild>
        <w:div w:id="1833568815">
          <w:marLeft w:val="0"/>
          <w:marRight w:val="0"/>
          <w:marTop w:val="0"/>
          <w:marBottom w:val="0"/>
          <w:divBdr>
            <w:top w:val="none" w:sz="0" w:space="0" w:color="auto"/>
            <w:left w:val="none" w:sz="0" w:space="0" w:color="auto"/>
            <w:bottom w:val="none" w:sz="0" w:space="0" w:color="auto"/>
            <w:right w:val="none" w:sz="0" w:space="0" w:color="auto"/>
          </w:divBdr>
        </w:div>
        <w:div w:id="1097168526">
          <w:marLeft w:val="0"/>
          <w:marRight w:val="0"/>
          <w:marTop w:val="0"/>
          <w:marBottom w:val="0"/>
          <w:divBdr>
            <w:top w:val="none" w:sz="0" w:space="0" w:color="auto"/>
            <w:left w:val="none" w:sz="0" w:space="0" w:color="auto"/>
            <w:bottom w:val="none" w:sz="0" w:space="0" w:color="auto"/>
            <w:right w:val="none" w:sz="0" w:space="0" w:color="auto"/>
          </w:divBdr>
        </w:div>
        <w:div w:id="1246257848">
          <w:marLeft w:val="0"/>
          <w:marRight w:val="0"/>
          <w:marTop w:val="0"/>
          <w:marBottom w:val="0"/>
          <w:divBdr>
            <w:top w:val="none" w:sz="0" w:space="0" w:color="auto"/>
            <w:left w:val="none" w:sz="0" w:space="0" w:color="auto"/>
            <w:bottom w:val="none" w:sz="0" w:space="0" w:color="auto"/>
            <w:right w:val="none" w:sz="0" w:space="0" w:color="auto"/>
          </w:divBdr>
        </w:div>
        <w:div w:id="1619875952">
          <w:marLeft w:val="0"/>
          <w:marRight w:val="0"/>
          <w:marTop w:val="0"/>
          <w:marBottom w:val="0"/>
          <w:divBdr>
            <w:top w:val="none" w:sz="0" w:space="0" w:color="auto"/>
            <w:left w:val="none" w:sz="0" w:space="0" w:color="auto"/>
            <w:bottom w:val="none" w:sz="0" w:space="0" w:color="auto"/>
            <w:right w:val="none" w:sz="0" w:space="0" w:color="auto"/>
          </w:divBdr>
        </w:div>
      </w:divsChild>
    </w:div>
    <w:div w:id="1809930080">
      <w:bodyDiv w:val="1"/>
      <w:marLeft w:val="0"/>
      <w:marRight w:val="0"/>
      <w:marTop w:val="0"/>
      <w:marBottom w:val="0"/>
      <w:divBdr>
        <w:top w:val="none" w:sz="0" w:space="0" w:color="auto"/>
        <w:left w:val="none" w:sz="0" w:space="0" w:color="auto"/>
        <w:bottom w:val="none" w:sz="0" w:space="0" w:color="auto"/>
        <w:right w:val="none" w:sz="0" w:space="0" w:color="auto"/>
      </w:divBdr>
      <w:divsChild>
        <w:div w:id="1445079719">
          <w:marLeft w:val="0"/>
          <w:marRight w:val="0"/>
          <w:marTop w:val="0"/>
          <w:marBottom w:val="0"/>
          <w:divBdr>
            <w:top w:val="none" w:sz="0" w:space="0" w:color="auto"/>
            <w:left w:val="none" w:sz="0" w:space="0" w:color="auto"/>
            <w:bottom w:val="none" w:sz="0" w:space="0" w:color="auto"/>
            <w:right w:val="none" w:sz="0" w:space="0" w:color="auto"/>
          </w:divBdr>
        </w:div>
        <w:div w:id="1501265490">
          <w:marLeft w:val="0"/>
          <w:marRight w:val="0"/>
          <w:marTop w:val="0"/>
          <w:marBottom w:val="0"/>
          <w:divBdr>
            <w:top w:val="none" w:sz="0" w:space="0" w:color="auto"/>
            <w:left w:val="none" w:sz="0" w:space="0" w:color="auto"/>
            <w:bottom w:val="none" w:sz="0" w:space="0" w:color="auto"/>
            <w:right w:val="none" w:sz="0" w:space="0" w:color="auto"/>
          </w:divBdr>
        </w:div>
        <w:div w:id="976451800">
          <w:marLeft w:val="0"/>
          <w:marRight w:val="0"/>
          <w:marTop w:val="0"/>
          <w:marBottom w:val="0"/>
          <w:divBdr>
            <w:top w:val="none" w:sz="0" w:space="0" w:color="auto"/>
            <w:left w:val="none" w:sz="0" w:space="0" w:color="auto"/>
            <w:bottom w:val="none" w:sz="0" w:space="0" w:color="auto"/>
            <w:right w:val="none" w:sz="0" w:space="0" w:color="auto"/>
          </w:divBdr>
        </w:div>
        <w:div w:id="524514176">
          <w:marLeft w:val="0"/>
          <w:marRight w:val="0"/>
          <w:marTop w:val="0"/>
          <w:marBottom w:val="0"/>
          <w:divBdr>
            <w:top w:val="none" w:sz="0" w:space="0" w:color="auto"/>
            <w:left w:val="none" w:sz="0" w:space="0" w:color="auto"/>
            <w:bottom w:val="none" w:sz="0" w:space="0" w:color="auto"/>
            <w:right w:val="none" w:sz="0" w:space="0" w:color="auto"/>
          </w:divBdr>
        </w:div>
        <w:div w:id="719792350">
          <w:marLeft w:val="0"/>
          <w:marRight w:val="0"/>
          <w:marTop w:val="0"/>
          <w:marBottom w:val="0"/>
          <w:divBdr>
            <w:top w:val="none" w:sz="0" w:space="0" w:color="auto"/>
            <w:left w:val="none" w:sz="0" w:space="0" w:color="auto"/>
            <w:bottom w:val="none" w:sz="0" w:space="0" w:color="auto"/>
            <w:right w:val="none" w:sz="0" w:space="0" w:color="auto"/>
          </w:divBdr>
        </w:div>
      </w:divsChild>
    </w:div>
    <w:div w:id="1853035383">
      <w:bodyDiv w:val="1"/>
      <w:marLeft w:val="0"/>
      <w:marRight w:val="0"/>
      <w:marTop w:val="0"/>
      <w:marBottom w:val="0"/>
      <w:divBdr>
        <w:top w:val="none" w:sz="0" w:space="0" w:color="auto"/>
        <w:left w:val="none" w:sz="0" w:space="0" w:color="auto"/>
        <w:bottom w:val="none" w:sz="0" w:space="0" w:color="auto"/>
        <w:right w:val="none" w:sz="0" w:space="0" w:color="auto"/>
      </w:divBdr>
    </w:div>
    <w:div w:id="19769140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https://devcloud.swcoe.ge.com/devspace/display/TWMZT/Style+Guide+-+Word+Choice?src=contextnavpagetreemode" TargetMode="External"/><Relationship Id="rId1" Type="http://schemas.openxmlformats.org/officeDocument/2006/relationships/hyperlink" Target="https://docs.microsoft.com/en-us/style-guide/numbers"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s://rally1.rallydev.com/" TargetMode="External"/><Relationship Id="rId13" Type="http://schemas.openxmlformats.org/officeDocument/2006/relationships/comments" Target="comments.xml"/><Relationship Id="rId18" Type="http://schemas.openxmlformats.org/officeDocument/2006/relationships/hyperlink" Target="https://rally1.rallydev.com/" TargetMode="External"/><Relationship Id="rId26" Type="http://schemas.openxmlformats.org/officeDocument/2006/relationships/hyperlink" Target="https://rally1.rallydev.com/" TargetMode="External"/><Relationship Id="rId3" Type="http://schemas.openxmlformats.org/officeDocument/2006/relationships/styles" Target="styles.xml"/><Relationship Id="rId21" Type="http://schemas.openxmlformats.org/officeDocument/2006/relationships/hyperlink" Target="https://rally1.rallydev.com/"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rally1.rallydev.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ally1.rallydev.com/" TargetMode="External"/><Relationship Id="rId24" Type="http://schemas.openxmlformats.org/officeDocument/2006/relationships/image" Target="media/image4.pn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yperlink" Target="https://rally1.rallydev.com/" TargetMode="External"/><Relationship Id="rId28" Type="http://schemas.openxmlformats.org/officeDocument/2006/relationships/footer" Target="footer1.xml"/><Relationship Id="rId10" Type="http://schemas.openxmlformats.org/officeDocument/2006/relationships/hyperlink" Target="https://rally1.rallydev.com/" TargetMode="External"/><Relationship Id="rId19" Type="http://schemas.openxmlformats.org/officeDocument/2006/relationships/hyperlink" Target="https://rally1.rallydev.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ally1.rallydev.com/" TargetMode="External"/><Relationship Id="rId14" Type="http://schemas.microsoft.com/office/2011/relationships/commentsExtended" Target="commentsExtended.xml"/><Relationship Id="rId22" Type="http://schemas.openxmlformats.org/officeDocument/2006/relationships/hyperlink" Target="https://rally1.rallydev.com/" TargetMode="External"/><Relationship Id="rId27" Type="http://schemas.openxmlformats.org/officeDocument/2006/relationships/header" Target="header1.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0BED9-84A5-48F5-BA7C-EBCB8706F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1871</TotalTime>
  <Pages>17</Pages>
  <Words>3684</Words>
  <Characters>21002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file:///C:/Users/212689633.LOGON/AppData/Local/Temp/~hhB018.htm</vt:lpstr>
    </vt:vector>
  </TitlesOfParts>
  <Company/>
  <LinksUpToDate>false</LinksUpToDate>
  <CharactersWithSpaces>24637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file:///C:/Users/212689633.LOGON/AppData/Local/Temp/~hhB018.htm</dc:title>
  <dc:creator>212689633</dc:creator>
  <cp:lastModifiedBy>Mohammed, Reshma (GE Digital, consultant)</cp:lastModifiedBy>
  <cp:revision>122</cp:revision>
  <dcterms:created xsi:type="dcterms:W3CDTF">2018-11-08T04:09:00Z</dcterms:created>
  <dcterms:modified xsi:type="dcterms:W3CDTF">2018-12-14T05:35:00Z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2018-06-06T00:00:00Z</vt:filetime>
  </property>
  <property fmtid="{D5CDD505-2E9C-101B-9397-08002B2CF9AE}" pid="3" name="Creator">
    <vt:lpwstr>PScript5.dll Version 5.2.2</vt:lpwstr>
  </property>
  <property fmtid="{D5CDD505-2E9C-101B-9397-08002B2CF9AE}" pid="4" name="LastSaved">
    <vt:filetime>2018-06-06T00:00:00Z</vt:filetime>
  </property>
</Properties>
</file>