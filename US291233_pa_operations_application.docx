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657788" w14:textId="77FC1CA1" w:rsidR="009B2C28" w:rsidRPr="00006609" w:rsidRDefault="009B2C28" w:rsidP="009B2C28">
      <w:pPr>
        <w:rPr>
          <w:rFonts w:eastAsia="Times New Roman" w:cstheme="minorHAnsi"/>
        </w:rPr>
      </w:pPr>
      <w:r w:rsidRPr="00006609">
        <w:rPr>
          <w:rFonts w:eastAsia="Times New Roman" w:cstheme="minorHAnsi"/>
        </w:rPr>
        <w:t xml:space="preserve">User Story: </w:t>
      </w:r>
      <w:hyperlink r:id="rId5" w:anchor="/224692687956d/detail/userstory/254197195388" w:history="1">
        <w:r w:rsidRPr="00006609">
          <w:rPr>
            <w:rStyle w:val="Hyperlink"/>
            <w:rFonts w:eastAsia="Times New Roman" w:cstheme="minorHAnsi"/>
          </w:rPr>
          <w:t>US291233</w:t>
        </w:r>
      </w:hyperlink>
    </w:p>
    <w:p w14:paraId="39C0FC11" w14:textId="3FC50534" w:rsidR="009B2C28" w:rsidRPr="00006609" w:rsidRDefault="009B2C28" w:rsidP="009B2C28">
      <w:pPr>
        <w:rPr>
          <w:rFonts w:eastAsia="Times New Roman" w:cstheme="minorHAnsi"/>
        </w:rPr>
      </w:pPr>
      <w:r w:rsidRPr="00006609">
        <w:rPr>
          <w:rFonts w:eastAsia="Times New Roman" w:cstheme="minorHAnsi"/>
        </w:rPr>
        <w:t>Environment Details:</w:t>
      </w:r>
    </w:p>
    <w:p w14:paraId="3B92F5D6" w14:textId="77777777" w:rsidR="009B2C28" w:rsidRPr="00006609" w:rsidRDefault="009B2C28" w:rsidP="009B2C28">
      <w:pPr>
        <w:pStyle w:val="ListParagraph"/>
        <w:widowControl w:val="0"/>
        <w:numPr>
          <w:ilvl w:val="0"/>
          <w:numId w:val="19"/>
        </w:numPr>
        <w:autoSpaceDE w:val="0"/>
        <w:autoSpaceDN w:val="0"/>
        <w:spacing w:before="117" w:after="0" w:line="240" w:lineRule="auto"/>
        <w:contextualSpacing w:val="0"/>
        <w:rPr>
          <w:rFonts w:eastAsia="Times New Roman" w:cstheme="minorHAnsi"/>
        </w:rPr>
      </w:pPr>
      <w:r w:rsidRPr="00006609">
        <w:rPr>
          <w:rFonts w:eastAsia="Times New Roman" w:cstheme="minorHAnsi"/>
        </w:rPr>
        <w:t xml:space="preserve">URL: </w:t>
      </w:r>
      <w:hyperlink r:id="rId6" w:anchor="/operations" w:history="1">
        <w:r w:rsidRPr="00006609">
          <w:rPr>
            <w:rStyle w:val="Hyperlink"/>
            <w:rFonts w:cstheme="minorHAnsi"/>
          </w:rPr>
          <w:t>https://10.181.213.123:8445/operatorapp/#/operations</w:t>
        </w:r>
      </w:hyperlink>
      <w:r w:rsidRPr="00006609">
        <w:rPr>
          <w:rFonts w:cstheme="minorHAnsi"/>
        </w:rPr>
        <w:t xml:space="preserve"> </w:t>
      </w:r>
    </w:p>
    <w:p w14:paraId="0FEDEE88" w14:textId="77777777" w:rsidR="009B2C28" w:rsidRPr="00006609" w:rsidRDefault="009B2C28" w:rsidP="009B2C28">
      <w:pPr>
        <w:pStyle w:val="ListParagraph"/>
        <w:widowControl w:val="0"/>
        <w:numPr>
          <w:ilvl w:val="0"/>
          <w:numId w:val="19"/>
        </w:numPr>
        <w:autoSpaceDE w:val="0"/>
        <w:autoSpaceDN w:val="0"/>
        <w:spacing w:before="117" w:after="0" w:line="240" w:lineRule="auto"/>
        <w:contextualSpacing w:val="0"/>
        <w:rPr>
          <w:rFonts w:eastAsia="Times New Roman" w:cstheme="minorHAnsi"/>
        </w:rPr>
      </w:pPr>
      <w:r w:rsidRPr="00006609">
        <w:rPr>
          <w:rFonts w:cstheme="minorHAnsi"/>
        </w:rPr>
        <w:t>Username/Password: bm_operator_1/ bm_operator_1</w:t>
      </w:r>
    </w:p>
    <w:p w14:paraId="35E49E70" w14:textId="77777777" w:rsidR="009B2C28" w:rsidRPr="00006609" w:rsidRDefault="009B2C28" w:rsidP="009B2C28">
      <w:pPr>
        <w:shd w:val="clear" w:color="auto" w:fill="FFFFFF"/>
        <w:spacing w:after="0" w:line="240" w:lineRule="auto"/>
        <w:rPr>
          <w:rFonts w:eastAsia="Times New Roman" w:cstheme="minorHAnsi"/>
          <w:vanish/>
          <w:sz w:val="17"/>
          <w:szCs w:val="17"/>
        </w:rPr>
      </w:pPr>
      <w:r w:rsidRPr="00006609">
        <w:rPr>
          <w:rFonts w:eastAsia="Times New Roman" w:cstheme="minorHAnsi"/>
          <w:vanish/>
          <w:sz w:val="17"/>
          <w:szCs w:val="17"/>
        </w:rPr>
        <w:t>Astoria Details:</w:t>
      </w:r>
    </w:p>
    <w:p w14:paraId="1E9F1006" w14:textId="77777777" w:rsidR="009B2C28" w:rsidRPr="00006609" w:rsidRDefault="009B2C28" w:rsidP="009B2C28">
      <w:pPr>
        <w:shd w:val="clear" w:color="auto" w:fill="FFFFFF"/>
        <w:spacing w:after="0" w:line="240" w:lineRule="auto"/>
        <w:rPr>
          <w:rFonts w:eastAsia="Times New Roman" w:cstheme="minorHAnsi"/>
          <w:vanish/>
          <w:sz w:val="17"/>
          <w:szCs w:val="17"/>
        </w:rPr>
      </w:pPr>
      <w:r w:rsidRPr="00006609">
        <w:rPr>
          <w:rFonts w:eastAsia="Times New Roman" w:cstheme="minorHAnsi"/>
          <w:vanish/>
          <w:sz w:val="17"/>
          <w:szCs w:val="17"/>
        </w:rPr>
        <w:t xml:space="preserve">Cabinets &gt; </w:t>
      </w:r>
    </w:p>
    <w:p w14:paraId="573667C8" w14:textId="77777777" w:rsidR="009B2C28" w:rsidRPr="00006609" w:rsidRDefault="009B2C28" w:rsidP="009B2C28">
      <w:pPr>
        <w:shd w:val="clear" w:color="auto" w:fill="FFFFFF"/>
        <w:spacing w:after="0" w:line="240" w:lineRule="auto"/>
        <w:rPr>
          <w:rFonts w:eastAsia="Times New Roman" w:cstheme="minorHAnsi"/>
          <w:vanish/>
          <w:sz w:val="17"/>
          <w:szCs w:val="17"/>
        </w:rPr>
      </w:pPr>
      <w:r w:rsidRPr="00006609">
        <w:rPr>
          <w:rFonts w:eastAsia="Times New Roman" w:cstheme="minorHAnsi"/>
          <w:vanish/>
          <w:sz w:val="17"/>
          <w:szCs w:val="17"/>
        </w:rPr>
        <w:t>P</w:t>
      </w:r>
    </w:p>
    <w:p w14:paraId="5D3846EF" w14:textId="77777777" w:rsidR="009B2C28" w:rsidRPr="00006609" w:rsidRDefault="009B2C28" w:rsidP="009B2C28">
      <w:pPr>
        <w:shd w:val="clear" w:color="auto" w:fill="FFFFFF"/>
        <w:spacing w:after="0" w:line="240" w:lineRule="auto"/>
        <w:rPr>
          <w:rFonts w:eastAsia="Times New Roman" w:cstheme="minorHAnsi"/>
          <w:vanish/>
          <w:sz w:val="17"/>
          <w:szCs w:val="17"/>
        </w:rPr>
      </w:pPr>
      <w:r w:rsidRPr="00006609">
        <w:rPr>
          <w:rFonts w:eastAsia="Times New Roman" w:cstheme="minorHAnsi"/>
          <w:vanish/>
          <w:sz w:val="17"/>
          <w:szCs w:val="17"/>
        </w:rPr>
        <w:t>redix_Application_Engineering</w:t>
      </w:r>
    </w:p>
    <w:p w14:paraId="53063283" w14:textId="77777777" w:rsidR="009B2C28" w:rsidRPr="00006609" w:rsidRDefault="009B2C28" w:rsidP="009B2C28">
      <w:pPr>
        <w:shd w:val="clear" w:color="auto" w:fill="FFFFFF"/>
        <w:spacing w:after="0" w:line="240" w:lineRule="auto"/>
        <w:rPr>
          <w:rFonts w:eastAsia="Times New Roman" w:cstheme="minorHAnsi"/>
          <w:vanish/>
          <w:sz w:val="17"/>
          <w:szCs w:val="17"/>
        </w:rPr>
      </w:pPr>
      <w:r w:rsidRPr="00006609">
        <w:rPr>
          <w:rFonts w:eastAsia="Times New Roman" w:cstheme="minorHAnsi"/>
          <w:vanish/>
          <w:sz w:val="17"/>
          <w:szCs w:val="17"/>
        </w:rPr>
        <w:t xml:space="preserve">&gt; </w:t>
      </w:r>
    </w:p>
    <w:p w14:paraId="2FCCB6D0" w14:textId="77777777" w:rsidR="009B2C28" w:rsidRPr="00006609" w:rsidRDefault="009B2C28" w:rsidP="009B2C28">
      <w:pPr>
        <w:shd w:val="clear" w:color="auto" w:fill="FFFFFF"/>
        <w:spacing w:after="0" w:line="240" w:lineRule="auto"/>
        <w:rPr>
          <w:rFonts w:eastAsia="Times New Roman" w:cstheme="minorHAnsi"/>
          <w:vanish/>
          <w:sz w:val="17"/>
          <w:szCs w:val="17"/>
        </w:rPr>
      </w:pPr>
      <w:r w:rsidRPr="00006609">
        <w:rPr>
          <w:rFonts w:eastAsia="Times New Roman" w:cstheme="minorHAnsi"/>
          <w:vanish/>
          <w:sz w:val="17"/>
          <w:szCs w:val="17"/>
        </w:rPr>
        <w:t>Brilliant_Manufacturing</w:t>
      </w:r>
    </w:p>
    <w:p w14:paraId="5B8E20A1" w14:textId="77777777" w:rsidR="009B2C28" w:rsidRPr="00006609" w:rsidRDefault="009B2C28" w:rsidP="009B2C28">
      <w:pPr>
        <w:shd w:val="clear" w:color="auto" w:fill="FFFFFF"/>
        <w:spacing w:after="0" w:line="240" w:lineRule="auto"/>
        <w:rPr>
          <w:rFonts w:eastAsia="Times New Roman" w:cstheme="minorHAnsi"/>
          <w:vanish/>
          <w:sz w:val="17"/>
          <w:szCs w:val="17"/>
        </w:rPr>
      </w:pPr>
      <w:r w:rsidRPr="00006609">
        <w:rPr>
          <w:rFonts w:eastAsia="Times New Roman" w:cstheme="minorHAnsi"/>
          <w:vanish/>
          <w:sz w:val="17"/>
          <w:szCs w:val="17"/>
        </w:rPr>
        <w:t>&gt; PA_Addons&gt; Map</w:t>
      </w:r>
    </w:p>
    <w:p w14:paraId="76869CDF" w14:textId="77777777" w:rsidR="009B2C28" w:rsidRPr="00006609" w:rsidRDefault="009B2C28" w:rsidP="009B2C28">
      <w:pPr>
        <w:shd w:val="clear" w:color="auto" w:fill="FFFFFF"/>
        <w:spacing w:after="0" w:line="240" w:lineRule="auto"/>
        <w:rPr>
          <w:rFonts w:eastAsia="Times New Roman" w:cstheme="minorHAnsi"/>
          <w:vanish/>
          <w:sz w:val="17"/>
          <w:szCs w:val="17"/>
        </w:rPr>
      </w:pPr>
      <w:r w:rsidRPr="00006609">
        <w:rPr>
          <w:rFonts w:eastAsia="Times New Roman" w:cstheme="minorHAnsi"/>
          <w:vanish/>
          <w:sz w:val="17"/>
          <w:szCs w:val="17"/>
        </w:rPr>
        <w:t>s</w:t>
      </w:r>
    </w:p>
    <w:p w14:paraId="253D15CB" w14:textId="77777777" w:rsidR="009B2C28" w:rsidRPr="00006609" w:rsidRDefault="009B2C28" w:rsidP="009B2C28">
      <w:pPr>
        <w:shd w:val="clear" w:color="auto" w:fill="FFFFFF"/>
        <w:spacing w:after="0" w:line="240" w:lineRule="auto"/>
        <w:rPr>
          <w:rFonts w:eastAsia="Times New Roman" w:cstheme="minorHAnsi"/>
          <w:vanish/>
          <w:sz w:val="17"/>
          <w:szCs w:val="17"/>
        </w:rPr>
      </w:pPr>
      <w:r w:rsidRPr="00006609">
        <w:rPr>
          <w:rFonts w:eastAsia="Times New Roman" w:cstheme="minorHAnsi"/>
          <w:vanish/>
          <w:sz w:val="17"/>
          <w:szCs w:val="17"/>
        </w:rPr>
        <w:sym w:font="Symbol" w:char="F0B7"/>
      </w:r>
    </w:p>
    <w:p w14:paraId="3379CD1C" w14:textId="77777777" w:rsidR="009B2C28" w:rsidRPr="00006609" w:rsidRDefault="009B2C28" w:rsidP="009B2C28">
      <w:pPr>
        <w:shd w:val="clear" w:color="auto" w:fill="FFFFFF"/>
        <w:spacing w:after="0" w:line="240" w:lineRule="auto"/>
        <w:rPr>
          <w:rFonts w:eastAsia="Times New Roman" w:cstheme="minorHAnsi"/>
          <w:vanish/>
          <w:sz w:val="17"/>
          <w:szCs w:val="17"/>
        </w:rPr>
      </w:pPr>
      <w:r w:rsidRPr="00006609">
        <w:rPr>
          <w:rFonts w:eastAsia="Times New Roman" w:cstheme="minorHAnsi"/>
          <w:vanish/>
          <w:sz w:val="17"/>
          <w:szCs w:val="17"/>
        </w:rPr>
        <w:t>bm_</w:t>
      </w:r>
    </w:p>
    <w:p w14:paraId="62BE8622" w14:textId="77777777" w:rsidR="009B2C28" w:rsidRPr="00006609" w:rsidRDefault="009B2C28" w:rsidP="009B2C28">
      <w:pPr>
        <w:shd w:val="clear" w:color="auto" w:fill="FFFFFF"/>
        <w:spacing w:after="0" w:line="240" w:lineRule="auto"/>
        <w:rPr>
          <w:rFonts w:eastAsia="Times New Roman" w:cstheme="minorHAnsi"/>
          <w:vanish/>
          <w:sz w:val="17"/>
          <w:szCs w:val="17"/>
        </w:rPr>
      </w:pPr>
      <w:r w:rsidRPr="00006609">
        <w:rPr>
          <w:rFonts w:eastAsia="Times New Roman" w:cstheme="minorHAnsi"/>
          <w:vanish/>
          <w:sz w:val="17"/>
          <w:szCs w:val="17"/>
        </w:rPr>
        <w:t>pa_universal_client_help.ditamap</w:t>
      </w:r>
    </w:p>
    <w:p w14:paraId="422CB3D2" w14:textId="77777777" w:rsidR="009B2C28" w:rsidRPr="00006609" w:rsidRDefault="009B2C28" w:rsidP="009B2C28">
      <w:pPr>
        <w:shd w:val="clear" w:color="auto" w:fill="FFFFFF"/>
        <w:spacing w:after="0" w:line="240" w:lineRule="auto"/>
        <w:rPr>
          <w:rFonts w:eastAsia="Times New Roman" w:cstheme="minorHAnsi"/>
          <w:vanish/>
          <w:sz w:val="17"/>
          <w:szCs w:val="17"/>
        </w:rPr>
      </w:pPr>
      <w:r w:rsidRPr="00006609">
        <w:rPr>
          <w:rFonts w:eastAsia="Times New Roman" w:cstheme="minorHAnsi"/>
          <w:vanish/>
          <w:sz w:val="17"/>
          <w:szCs w:val="17"/>
        </w:rPr>
        <w:sym w:font="Symbol" w:char="F0B7"/>
      </w:r>
    </w:p>
    <w:p w14:paraId="47FB6797" w14:textId="77777777" w:rsidR="009B2C28" w:rsidRPr="00006609" w:rsidRDefault="009B2C28" w:rsidP="009B2C28">
      <w:pPr>
        <w:shd w:val="clear" w:color="auto" w:fill="FFFFFF"/>
        <w:spacing w:after="0" w:line="240" w:lineRule="auto"/>
        <w:rPr>
          <w:rFonts w:eastAsia="Times New Roman" w:cstheme="minorHAnsi"/>
          <w:vanish/>
          <w:sz w:val="17"/>
          <w:szCs w:val="17"/>
        </w:rPr>
      </w:pPr>
      <w:r w:rsidRPr="00006609">
        <w:rPr>
          <w:rFonts w:eastAsia="Times New Roman" w:cstheme="minorHAnsi"/>
          <w:vanish/>
          <w:sz w:val="17"/>
          <w:szCs w:val="17"/>
        </w:rPr>
        <w:t>am_dos_downtime_operator_screens.ditamap</w:t>
      </w:r>
    </w:p>
    <w:p w14:paraId="12C1DFB4" w14:textId="77777777" w:rsidR="009B2C28" w:rsidRPr="00006609" w:rsidRDefault="009B2C28" w:rsidP="009B2C28">
      <w:pPr>
        <w:shd w:val="clear" w:color="auto" w:fill="FFFFFF"/>
        <w:rPr>
          <w:rFonts w:cstheme="minorHAnsi"/>
          <w:vanish/>
          <w:sz w:val="17"/>
          <w:szCs w:val="17"/>
        </w:rPr>
      </w:pPr>
      <w:r w:rsidRPr="00006609">
        <w:rPr>
          <w:rFonts w:eastAsia="Times New Roman" w:cstheme="minorHAnsi"/>
        </w:rPr>
        <w:t xml:space="preserve">  </w:t>
      </w:r>
      <w:r w:rsidRPr="00006609">
        <w:rPr>
          <w:rFonts w:cstheme="minorHAnsi"/>
          <w:vanish/>
          <w:sz w:val="17"/>
          <w:szCs w:val="17"/>
        </w:rPr>
        <w:t>Astoria Details:</w:t>
      </w:r>
    </w:p>
    <w:p w14:paraId="32AFB9AF"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 xml:space="preserve">Cabinets &gt; </w:t>
      </w:r>
    </w:p>
    <w:p w14:paraId="1A733862"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P</w:t>
      </w:r>
    </w:p>
    <w:p w14:paraId="5146B7DB"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redix_Application_Engineering</w:t>
      </w:r>
    </w:p>
    <w:p w14:paraId="21082580"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 xml:space="preserve">&gt; </w:t>
      </w:r>
    </w:p>
    <w:p w14:paraId="50936A47"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Brilliant_Manufacturing</w:t>
      </w:r>
    </w:p>
    <w:p w14:paraId="42610A46"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&gt; PA_Addons&gt; Map</w:t>
      </w:r>
    </w:p>
    <w:p w14:paraId="1FD3E929"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s</w:t>
      </w:r>
    </w:p>
    <w:p w14:paraId="1FA4998C"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sym w:font="Symbol" w:char="F0B7"/>
      </w:r>
    </w:p>
    <w:p w14:paraId="08A34690"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bm_</w:t>
      </w:r>
    </w:p>
    <w:p w14:paraId="7AD6A65A"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pa_universal_client_help.ditamap</w:t>
      </w:r>
    </w:p>
    <w:p w14:paraId="17B8B2B3"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sym w:font="Symbol" w:char="F0B7"/>
      </w:r>
    </w:p>
    <w:p w14:paraId="23AC3500"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am_dos_downtime_operator_screens.ditamap</w:t>
      </w:r>
    </w:p>
    <w:p w14:paraId="207A0EC7" w14:textId="77777777" w:rsidR="009B2C28" w:rsidRPr="00006609" w:rsidRDefault="009B2C28" w:rsidP="009B2C28">
      <w:pPr>
        <w:shd w:val="clear" w:color="auto" w:fill="FFFFFF"/>
        <w:rPr>
          <w:rFonts w:cstheme="minorHAnsi"/>
          <w:vanish/>
          <w:sz w:val="17"/>
          <w:szCs w:val="17"/>
        </w:rPr>
      </w:pPr>
      <w:r w:rsidRPr="00006609">
        <w:rPr>
          <w:rFonts w:eastAsia="Times New Roman" w:cstheme="minorHAnsi"/>
        </w:rPr>
        <w:t xml:space="preserve"> </w:t>
      </w:r>
      <w:r w:rsidRPr="00006609">
        <w:rPr>
          <w:rFonts w:cstheme="minorHAnsi"/>
          <w:vanish/>
          <w:sz w:val="17"/>
          <w:szCs w:val="17"/>
        </w:rPr>
        <w:t>Astoria Details:</w:t>
      </w:r>
    </w:p>
    <w:p w14:paraId="0595B09A"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 xml:space="preserve">Cabinets &gt; </w:t>
      </w:r>
    </w:p>
    <w:p w14:paraId="5AA4C249"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P</w:t>
      </w:r>
    </w:p>
    <w:p w14:paraId="7DBE4927"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redix_Application_Engineering</w:t>
      </w:r>
    </w:p>
    <w:p w14:paraId="080946D2"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 xml:space="preserve">&gt; </w:t>
      </w:r>
    </w:p>
    <w:p w14:paraId="66EE9E42"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Brilliant_Manufacturing</w:t>
      </w:r>
    </w:p>
    <w:p w14:paraId="6B3A3E1D"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&gt; PA_Addons&gt; Map</w:t>
      </w:r>
    </w:p>
    <w:p w14:paraId="346DCD35"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s</w:t>
      </w:r>
    </w:p>
    <w:p w14:paraId="736628AB"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sym w:font="Symbol" w:char="F0B7"/>
      </w:r>
    </w:p>
    <w:p w14:paraId="31330DBA"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bm_</w:t>
      </w:r>
    </w:p>
    <w:p w14:paraId="0EA257BD"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pa_universal_client_help.ditamap</w:t>
      </w:r>
    </w:p>
    <w:p w14:paraId="050CA5DC"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sym w:font="Symbol" w:char="F0B7"/>
      </w:r>
    </w:p>
    <w:p w14:paraId="5143A53D"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am_dos_downtime_operator_screens.ditamap</w:t>
      </w:r>
    </w:p>
    <w:p w14:paraId="2B26F778" w14:textId="77777777" w:rsidR="009B2C28" w:rsidRPr="00006609" w:rsidRDefault="009B2C28" w:rsidP="009B2C28">
      <w:pPr>
        <w:rPr>
          <w:rFonts w:eastAsia="Times New Roman" w:cstheme="minorHAnsi"/>
        </w:rPr>
      </w:pPr>
      <w:r w:rsidRPr="00006609">
        <w:rPr>
          <w:rFonts w:eastAsia="Times New Roman" w:cstheme="minorHAnsi"/>
        </w:rPr>
        <w:t xml:space="preserve"> </w:t>
      </w:r>
    </w:p>
    <w:p w14:paraId="10F07610" w14:textId="77777777" w:rsidR="009B2C28" w:rsidRPr="00006609" w:rsidRDefault="009B2C28" w:rsidP="009B2C28">
      <w:pPr>
        <w:rPr>
          <w:rFonts w:cstheme="minorHAnsi"/>
        </w:rPr>
      </w:pPr>
      <w:r w:rsidRPr="00006609">
        <w:rPr>
          <w:rFonts w:eastAsia="Times New Roman" w:cstheme="minorHAnsi"/>
        </w:rPr>
        <w:t>Astoria Details:</w:t>
      </w:r>
      <w:r w:rsidRPr="00006609">
        <w:rPr>
          <w:rFonts w:cstheme="minorHAnsi"/>
        </w:rPr>
        <w:br/>
        <w:t xml:space="preserve">Cabinets &gt; Predix_Application_Engineering &gt; Brilliant_Manufacturing &gt; PA_Addons&gt; Maps </w:t>
      </w:r>
    </w:p>
    <w:p w14:paraId="73EDF184" w14:textId="77777777" w:rsidR="009B2C28" w:rsidRPr="00006609" w:rsidRDefault="009B2C28" w:rsidP="009B2C28">
      <w:pPr>
        <w:pStyle w:val="ListParagraph"/>
        <w:numPr>
          <w:ilvl w:val="0"/>
          <w:numId w:val="20"/>
        </w:numPr>
        <w:autoSpaceDN w:val="0"/>
        <w:spacing w:line="256" w:lineRule="auto"/>
        <w:rPr>
          <w:rFonts w:cstheme="minorHAnsi"/>
        </w:rPr>
      </w:pPr>
      <w:r w:rsidRPr="00006609">
        <w:rPr>
          <w:rFonts w:cstheme="minorHAnsi"/>
        </w:rPr>
        <w:t>bm_apphub_pa_universal_client_help.ditamap</w:t>
      </w:r>
    </w:p>
    <w:p w14:paraId="0A574D84" w14:textId="77777777" w:rsidR="009B2C28" w:rsidRPr="00006609" w:rsidRDefault="009B2C28" w:rsidP="009B2C28">
      <w:pPr>
        <w:pStyle w:val="ListParagraph"/>
        <w:numPr>
          <w:ilvl w:val="0"/>
          <w:numId w:val="20"/>
        </w:numPr>
        <w:autoSpaceDN w:val="0"/>
        <w:spacing w:line="256" w:lineRule="auto"/>
        <w:rPr>
          <w:rFonts w:cstheme="minorHAnsi"/>
        </w:rPr>
      </w:pPr>
      <w:bookmarkStart w:id="0" w:name="_Hlk530545211"/>
      <w:r w:rsidRPr="00006609">
        <w:rPr>
          <w:rFonts w:cstheme="minorHAnsi"/>
        </w:rPr>
        <w:t>am_operations_app.ditamap</w:t>
      </w:r>
    </w:p>
    <w:bookmarkEnd w:id="0"/>
    <w:p w14:paraId="52457E78" w14:textId="77777777" w:rsidR="009B2C28" w:rsidRPr="00006609" w:rsidRDefault="009B2C28" w:rsidP="009B2C28">
      <w:pPr>
        <w:rPr>
          <w:rFonts w:cstheme="minorHAnsi"/>
        </w:rPr>
      </w:pPr>
      <w:r w:rsidRPr="00006609">
        <w:rPr>
          <w:rFonts w:cstheme="minorHAnsi"/>
        </w:rPr>
        <w:t xml:space="preserve">Cabinets &gt; Predix_Application_Engineering &gt; Brilliant_Manufacturing &gt; PA_Addons&gt; Topics: </w:t>
      </w:r>
    </w:p>
    <w:p w14:paraId="207729A2" w14:textId="77777777" w:rsidR="006255BD" w:rsidRDefault="009B2C28" w:rsidP="009B2C28">
      <w:pPr>
        <w:pStyle w:val="ListParagraph"/>
        <w:numPr>
          <w:ilvl w:val="0"/>
          <w:numId w:val="20"/>
        </w:numPr>
        <w:autoSpaceDN w:val="0"/>
        <w:spacing w:line="256" w:lineRule="auto"/>
        <w:rPr>
          <w:rFonts w:cstheme="minorHAnsi"/>
        </w:rPr>
      </w:pPr>
      <w:r w:rsidRPr="00006609">
        <w:rPr>
          <w:rFonts w:cstheme="minorHAnsi"/>
        </w:rPr>
        <w:t xml:space="preserve">c_op_overview_of_operations.dita </w:t>
      </w:r>
    </w:p>
    <w:p w14:paraId="4F11A04D" w14:textId="3ACEC0E5" w:rsidR="009B2C28" w:rsidRPr="00006609" w:rsidRDefault="006255BD" w:rsidP="009B2C28">
      <w:pPr>
        <w:pStyle w:val="ListParagraph"/>
        <w:numPr>
          <w:ilvl w:val="0"/>
          <w:numId w:val="20"/>
        </w:numPr>
        <w:autoSpaceDN w:val="0"/>
        <w:spacing w:line="256" w:lineRule="auto"/>
        <w:rPr>
          <w:rFonts w:cstheme="minorHAnsi"/>
        </w:rPr>
      </w:pPr>
      <w:r>
        <w:rPr>
          <w:rFonts w:cstheme="minorHAnsi"/>
        </w:rPr>
        <w:t>c_about_work_order_and_an_operation.dita</w:t>
      </w:r>
      <w:r w:rsidR="009B2C28" w:rsidRPr="00006609">
        <w:rPr>
          <w:rFonts w:cstheme="minorHAnsi"/>
        </w:rPr>
        <w:tab/>
      </w:r>
    </w:p>
    <w:p w14:paraId="723F9A96" w14:textId="303F6A7E" w:rsidR="009B2C28" w:rsidRPr="00006609" w:rsidRDefault="009B2C28" w:rsidP="009B2C28">
      <w:pPr>
        <w:pStyle w:val="ListParagraph"/>
        <w:numPr>
          <w:ilvl w:val="0"/>
          <w:numId w:val="20"/>
        </w:numPr>
        <w:autoSpaceDN w:val="0"/>
        <w:spacing w:line="256" w:lineRule="auto"/>
        <w:rPr>
          <w:rFonts w:cstheme="minorHAnsi"/>
        </w:rPr>
      </w:pPr>
      <w:r w:rsidRPr="00006609">
        <w:rPr>
          <w:rFonts w:cstheme="minorHAnsi"/>
        </w:rPr>
        <w:t>t_op_access_an_open_operation</w:t>
      </w:r>
    </w:p>
    <w:p w14:paraId="0BE543E9" w14:textId="7D335CFB" w:rsidR="009B2C28" w:rsidRPr="00006609" w:rsidRDefault="009B2C28" w:rsidP="009B2C28">
      <w:pPr>
        <w:pStyle w:val="ListParagraph"/>
        <w:numPr>
          <w:ilvl w:val="0"/>
          <w:numId w:val="20"/>
        </w:numPr>
        <w:autoSpaceDN w:val="0"/>
        <w:spacing w:line="256" w:lineRule="auto"/>
        <w:rPr>
          <w:rFonts w:cstheme="minorHAnsi"/>
        </w:rPr>
      </w:pPr>
      <w:r w:rsidRPr="00006609">
        <w:rPr>
          <w:rFonts w:cstheme="minorHAnsi"/>
        </w:rPr>
        <w:t>t_op_access_an_on_hold_operation</w:t>
      </w:r>
    </w:p>
    <w:p w14:paraId="3682FB27" w14:textId="33DD6740" w:rsidR="009B2C28" w:rsidRPr="00006609" w:rsidRDefault="009B2C28" w:rsidP="009B2C28">
      <w:pPr>
        <w:pStyle w:val="ListParagraph"/>
        <w:numPr>
          <w:ilvl w:val="0"/>
          <w:numId w:val="20"/>
        </w:numPr>
        <w:autoSpaceDN w:val="0"/>
        <w:spacing w:line="256" w:lineRule="auto"/>
        <w:rPr>
          <w:rFonts w:cstheme="minorHAnsi"/>
        </w:rPr>
      </w:pPr>
      <w:r w:rsidRPr="00006609">
        <w:rPr>
          <w:rFonts w:cstheme="minorHAnsi"/>
        </w:rPr>
        <w:t>t_op_access_a_completed operation</w:t>
      </w:r>
    </w:p>
    <w:p w14:paraId="0D1A6CEC" w14:textId="77777777" w:rsidR="009B2C28" w:rsidRPr="00006609" w:rsidRDefault="009B2C28" w:rsidP="009B2C28">
      <w:pPr>
        <w:pStyle w:val="ListParagraph"/>
        <w:numPr>
          <w:ilvl w:val="0"/>
          <w:numId w:val="20"/>
        </w:numPr>
        <w:autoSpaceDN w:val="0"/>
        <w:spacing w:line="256" w:lineRule="auto"/>
        <w:rPr>
          <w:rFonts w:cstheme="minorHAnsi"/>
        </w:rPr>
      </w:pPr>
      <w:r w:rsidRPr="00006609">
        <w:rPr>
          <w:rFonts w:cstheme="minorHAnsi"/>
        </w:rPr>
        <w:t>c_op_operation_status_indicators</w:t>
      </w:r>
    </w:p>
    <w:p w14:paraId="49D15A19" w14:textId="77777777" w:rsidR="009B2C28" w:rsidRPr="00006609" w:rsidRDefault="009B2C28" w:rsidP="009B2C28">
      <w:pPr>
        <w:pStyle w:val="ListParagraph"/>
        <w:numPr>
          <w:ilvl w:val="0"/>
          <w:numId w:val="20"/>
        </w:numPr>
        <w:autoSpaceDN w:val="0"/>
        <w:spacing w:line="256" w:lineRule="auto"/>
        <w:rPr>
          <w:rFonts w:cstheme="minorHAnsi"/>
        </w:rPr>
      </w:pPr>
      <w:r w:rsidRPr="00006609">
        <w:rPr>
          <w:rFonts w:cstheme="minorHAnsi"/>
        </w:rPr>
        <w:t>t_op_filter_an_operation</w:t>
      </w:r>
    </w:p>
    <w:p w14:paraId="7F7A4C0B" w14:textId="77777777" w:rsidR="009B2C28" w:rsidRPr="00006609" w:rsidRDefault="009B2C28" w:rsidP="009B2C28">
      <w:pPr>
        <w:pStyle w:val="ListParagraph"/>
        <w:numPr>
          <w:ilvl w:val="0"/>
          <w:numId w:val="20"/>
        </w:numPr>
        <w:autoSpaceDN w:val="0"/>
        <w:spacing w:line="256" w:lineRule="auto"/>
        <w:rPr>
          <w:rFonts w:cstheme="minorHAnsi"/>
        </w:rPr>
      </w:pPr>
      <w:r w:rsidRPr="00006609">
        <w:rPr>
          <w:rFonts w:cstheme="minorHAnsi"/>
        </w:rPr>
        <w:t>t_op_search_for_an_operation</w:t>
      </w:r>
    </w:p>
    <w:p w14:paraId="11C42F78" w14:textId="4FCEDFAF" w:rsidR="009B2C28" w:rsidRPr="00006609" w:rsidRDefault="009B2C28" w:rsidP="009B2C28">
      <w:pPr>
        <w:pStyle w:val="ListParagraph"/>
        <w:numPr>
          <w:ilvl w:val="0"/>
          <w:numId w:val="20"/>
        </w:numPr>
        <w:autoSpaceDN w:val="0"/>
        <w:spacing w:line="256" w:lineRule="auto"/>
        <w:rPr>
          <w:rFonts w:cstheme="minorHAnsi"/>
        </w:rPr>
      </w:pPr>
      <w:r w:rsidRPr="00006609">
        <w:rPr>
          <w:rFonts w:cstheme="minorHAnsi"/>
        </w:rPr>
        <w:t>t_op_clock_on_an_operation</w:t>
      </w:r>
    </w:p>
    <w:p w14:paraId="4E6829D2" w14:textId="3A0FECA0" w:rsidR="009B2C28" w:rsidRPr="00006609" w:rsidRDefault="009B2C28" w:rsidP="009B2C28">
      <w:pPr>
        <w:pStyle w:val="ListParagraph"/>
        <w:numPr>
          <w:ilvl w:val="0"/>
          <w:numId w:val="20"/>
        </w:numPr>
        <w:autoSpaceDN w:val="0"/>
        <w:spacing w:line="256" w:lineRule="auto"/>
        <w:rPr>
          <w:rFonts w:cstheme="minorHAnsi"/>
        </w:rPr>
      </w:pPr>
      <w:r w:rsidRPr="00006609">
        <w:rPr>
          <w:rFonts w:cstheme="minorHAnsi"/>
        </w:rPr>
        <w:t>t_op_clock_on_an_operation_using_search</w:t>
      </w:r>
    </w:p>
    <w:p w14:paraId="2E5DD09B" w14:textId="77777777" w:rsidR="009B2C28" w:rsidRPr="00006609" w:rsidRDefault="009B2C28" w:rsidP="009B2C28">
      <w:pPr>
        <w:pStyle w:val="ListParagraph"/>
        <w:numPr>
          <w:ilvl w:val="0"/>
          <w:numId w:val="20"/>
        </w:numPr>
        <w:autoSpaceDN w:val="0"/>
        <w:spacing w:line="256" w:lineRule="auto"/>
        <w:rPr>
          <w:rFonts w:cstheme="minorHAnsi"/>
        </w:rPr>
      </w:pPr>
      <w:r w:rsidRPr="00006609">
        <w:rPr>
          <w:rFonts w:cstheme="minorHAnsi"/>
        </w:rPr>
        <w:t>t_op_clock_off_an_operation</w:t>
      </w:r>
    </w:p>
    <w:p w14:paraId="6018A51F" w14:textId="77777777" w:rsidR="009B2C28" w:rsidRPr="00006609" w:rsidRDefault="009B2C28" w:rsidP="009B2C28">
      <w:pPr>
        <w:pStyle w:val="ListParagraph"/>
        <w:numPr>
          <w:ilvl w:val="0"/>
          <w:numId w:val="20"/>
        </w:numPr>
        <w:autoSpaceDN w:val="0"/>
        <w:spacing w:line="256" w:lineRule="auto"/>
        <w:rPr>
          <w:rFonts w:cstheme="minorHAnsi"/>
        </w:rPr>
      </w:pPr>
      <w:r w:rsidRPr="00006609">
        <w:rPr>
          <w:rFonts w:cstheme="minorHAnsi"/>
        </w:rPr>
        <w:t>t_op_complete_an_operation</w:t>
      </w:r>
    </w:p>
    <w:p w14:paraId="2C8375CC" w14:textId="0FF589E6" w:rsidR="009B2C28" w:rsidRPr="00006609" w:rsidRDefault="009B2C28" w:rsidP="009B2C28">
      <w:pPr>
        <w:pStyle w:val="ListParagraph"/>
        <w:numPr>
          <w:ilvl w:val="0"/>
          <w:numId w:val="20"/>
        </w:numPr>
        <w:autoSpaceDN w:val="0"/>
        <w:spacing w:line="256" w:lineRule="auto"/>
        <w:rPr>
          <w:rFonts w:cstheme="minorHAnsi"/>
        </w:rPr>
      </w:pPr>
      <w:r w:rsidRPr="00006609">
        <w:rPr>
          <w:rFonts w:cstheme="minorHAnsi"/>
        </w:rPr>
        <w:t>t_op_access_the_documents</w:t>
      </w:r>
    </w:p>
    <w:p w14:paraId="4A4ADD4A" w14:textId="77777777" w:rsidR="009B2C28" w:rsidRPr="00006609" w:rsidRDefault="009B2C28" w:rsidP="009B2C28">
      <w:pPr>
        <w:pStyle w:val="ListParagraph"/>
        <w:numPr>
          <w:ilvl w:val="0"/>
          <w:numId w:val="20"/>
        </w:numPr>
        <w:autoSpaceDN w:val="0"/>
        <w:spacing w:line="256" w:lineRule="auto"/>
        <w:rPr>
          <w:rFonts w:cstheme="minorHAnsi"/>
        </w:rPr>
      </w:pPr>
      <w:r w:rsidRPr="00006609">
        <w:rPr>
          <w:rFonts w:cstheme="minorHAnsi"/>
        </w:rPr>
        <w:t>c_op_about_quality_data</w:t>
      </w:r>
    </w:p>
    <w:p w14:paraId="351832FB" w14:textId="77777777" w:rsidR="009B2C28" w:rsidRPr="00006609" w:rsidRDefault="009B2C28" w:rsidP="009B2C28">
      <w:pPr>
        <w:pStyle w:val="ListParagraph"/>
        <w:numPr>
          <w:ilvl w:val="0"/>
          <w:numId w:val="20"/>
        </w:numPr>
        <w:autoSpaceDN w:val="0"/>
        <w:spacing w:line="256" w:lineRule="auto"/>
        <w:rPr>
          <w:rFonts w:cstheme="minorHAnsi"/>
        </w:rPr>
      </w:pPr>
      <w:r w:rsidRPr="00006609">
        <w:rPr>
          <w:rFonts w:cstheme="minorHAnsi"/>
        </w:rPr>
        <w:t>t_op_create_a_defect</w:t>
      </w:r>
    </w:p>
    <w:p w14:paraId="7C688B84" w14:textId="77777777" w:rsidR="009B2C28" w:rsidRPr="00006609" w:rsidRDefault="009B2C28" w:rsidP="009B2C28">
      <w:pPr>
        <w:ind w:left="360"/>
        <w:contextualSpacing/>
        <w:rPr>
          <w:rFonts w:cstheme="minorHAnsi"/>
        </w:rPr>
      </w:pPr>
    </w:p>
    <w:p w14:paraId="51BD39F8" w14:textId="77777777" w:rsidR="009B2C28" w:rsidRPr="00006609" w:rsidRDefault="009B2C28" w:rsidP="009B2C28">
      <w:pPr>
        <w:pStyle w:val="ListParagraph"/>
        <w:spacing w:line="256" w:lineRule="auto"/>
        <w:rPr>
          <w:rFonts w:cstheme="minorHAnsi"/>
        </w:rPr>
      </w:pPr>
    </w:p>
    <w:p w14:paraId="6365B20A" w14:textId="77777777" w:rsidR="009B2C28" w:rsidRPr="00006609" w:rsidRDefault="009B2C28" w:rsidP="009B2C28">
      <w:pPr>
        <w:spacing w:after="0" w:line="240" w:lineRule="auto"/>
        <w:rPr>
          <w:rFonts w:cstheme="minorHAnsi"/>
          <w:sz w:val="24"/>
          <w:szCs w:val="24"/>
        </w:rPr>
      </w:pPr>
      <w:r w:rsidRPr="00006609">
        <w:rPr>
          <w:rFonts w:cstheme="minorHAnsi"/>
        </w:rPr>
        <w:t xml:space="preserve">Publish Location: </w:t>
      </w:r>
      <w:hyperlink r:id="rId7" w:history="1">
        <w:r w:rsidRPr="00006609">
          <w:rPr>
            <w:rStyle w:val="Hyperlink"/>
            <w:rFonts w:cstheme="minorHAnsi"/>
          </w:rPr>
          <w:t>https://staging.ditaweb.com/geapps.deliver/en-US/content/manufacturing_solutions/plant_applications/apphub_pa_universal_client_help/</w:t>
        </w:r>
      </w:hyperlink>
      <w:r w:rsidRPr="00006609">
        <w:rPr>
          <w:rFonts w:cstheme="minorHAnsi"/>
        </w:rPr>
        <w:t xml:space="preserve"> </w:t>
      </w:r>
      <w:r w:rsidRPr="00006609">
        <w:rPr>
          <w:rFonts w:cstheme="minorHAnsi"/>
          <w:sz w:val="24"/>
          <w:szCs w:val="24"/>
        </w:rPr>
        <w:t xml:space="preserve"> </w:t>
      </w:r>
    </w:p>
    <w:p w14:paraId="036A85B9" w14:textId="77777777" w:rsidR="00E01972" w:rsidRDefault="00E01972" w:rsidP="00006609">
      <w:pPr>
        <w:pStyle w:val="Heading2"/>
        <w:spacing w:before="891" w:beforeAutospacing="0" w:after="217" w:afterAutospacing="0" w:line="356" w:lineRule="atLeast"/>
        <w:rPr>
          <w:rFonts w:asciiTheme="minorHAnsi" w:hAnsiTheme="minorHAnsi" w:cstheme="minorHAnsi"/>
          <w:color w:val="333333"/>
          <w:sz w:val="32"/>
          <w:szCs w:val="32"/>
        </w:rPr>
      </w:pPr>
    </w:p>
    <w:p w14:paraId="0544A4AD" w14:textId="77777777" w:rsidR="00E01972" w:rsidRDefault="00E01972" w:rsidP="00006609">
      <w:pPr>
        <w:pStyle w:val="Heading2"/>
        <w:spacing w:before="891" w:beforeAutospacing="0" w:after="217" w:afterAutospacing="0" w:line="356" w:lineRule="atLeast"/>
        <w:rPr>
          <w:rFonts w:asciiTheme="minorHAnsi" w:hAnsiTheme="minorHAnsi" w:cstheme="minorHAnsi"/>
          <w:color w:val="333333"/>
          <w:sz w:val="32"/>
          <w:szCs w:val="32"/>
        </w:rPr>
      </w:pPr>
    </w:p>
    <w:p w14:paraId="261D3707" w14:textId="3D56A664" w:rsidR="00E01972" w:rsidRDefault="00E01972" w:rsidP="00006609">
      <w:pPr>
        <w:pStyle w:val="Heading2"/>
        <w:spacing w:before="891" w:beforeAutospacing="0" w:after="217" w:afterAutospacing="0" w:line="356" w:lineRule="atLeast"/>
        <w:rPr>
          <w:rFonts w:asciiTheme="minorHAnsi" w:hAnsiTheme="minorHAnsi" w:cstheme="minorHAnsi"/>
          <w:color w:val="333333"/>
          <w:sz w:val="32"/>
          <w:szCs w:val="32"/>
        </w:rPr>
      </w:pPr>
      <w:r w:rsidRPr="00E01972">
        <w:rPr>
          <w:rFonts w:asciiTheme="minorHAnsi" w:hAnsiTheme="minorHAnsi" w:cstheme="minorHAnsi"/>
          <w:color w:val="333333"/>
          <w:sz w:val="32"/>
          <w:szCs w:val="32"/>
          <w:highlight w:val="yellow"/>
        </w:rPr>
        <w:lastRenderedPageBreak/>
        <w:t>Latest Content</w:t>
      </w:r>
    </w:p>
    <w:p w14:paraId="16EB1BA9" w14:textId="422F27F8" w:rsidR="00006609" w:rsidRPr="00006609" w:rsidRDefault="00006609" w:rsidP="00006609">
      <w:pPr>
        <w:pStyle w:val="Heading2"/>
        <w:spacing w:before="891" w:beforeAutospacing="0" w:after="217" w:afterAutospacing="0" w:line="356" w:lineRule="atLeast"/>
        <w:rPr>
          <w:rFonts w:asciiTheme="minorHAnsi" w:hAnsiTheme="minorHAnsi" w:cstheme="minorHAnsi"/>
          <w:color w:val="333333"/>
          <w:sz w:val="32"/>
          <w:szCs w:val="32"/>
        </w:rPr>
      </w:pPr>
      <w:r w:rsidRPr="00006609">
        <w:rPr>
          <w:rFonts w:asciiTheme="minorHAnsi" w:hAnsiTheme="minorHAnsi" w:cstheme="minorHAnsi"/>
          <w:color w:val="333333"/>
          <w:sz w:val="32"/>
          <w:szCs w:val="32"/>
        </w:rPr>
        <w:t>About the Operations Application</w:t>
      </w:r>
    </w:p>
    <w:p w14:paraId="5490DBA4" w14:textId="77777777" w:rsidR="00006609" w:rsidRPr="00006609" w:rsidRDefault="00006609" w:rsidP="00006609">
      <w:pPr>
        <w:spacing w:before="240" w:after="240" w:line="240" w:lineRule="auto"/>
        <w:rPr>
          <w:rFonts w:eastAsia="Times New Roman" w:cstheme="minorHAnsi"/>
          <w:color w:val="333333"/>
        </w:rPr>
      </w:pPr>
      <w:r w:rsidRPr="00006609">
        <w:rPr>
          <w:rFonts w:eastAsia="Times New Roman" w:cstheme="minorHAnsi"/>
          <w:color w:val="333333"/>
        </w:rPr>
        <w:t xml:space="preserve">The </w:t>
      </w:r>
      <w:r w:rsidRPr="00FA1BA2">
        <w:rPr>
          <w:rFonts w:eastAsia="Times New Roman" w:cstheme="minorHAnsi"/>
          <w:color w:val="333333"/>
        </w:rPr>
        <w:t>Operations</w:t>
      </w:r>
      <w:r w:rsidRPr="00006609">
        <w:rPr>
          <w:rFonts w:eastAsia="Times New Roman" w:cstheme="minorHAnsi"/>
          <w:color w:val="333333"/>
        </w:rPr>
        <w:t xml:space="preserve"> application in the </w:t>
      </w:r>
      <w:r w:rsidRPr="00FA1BA2">
        <w:rPr>
          <w:rFonts w:eastAsia="Times New Roman" w:cstheme="minorHAnsi"/>
          <w:color w:val="333333"/>
        </w:rPr>
        <w:t>Plant Applications Universal Client</w:t>
      </w:r>
      <w:r w:rsidRPr="00006609">
        <w:rPr>
          <w:rFonts w:eastAsia="Times New Roman" w:cstheme="minorHAnsi"/>
          <w:color w:val="333333"/>
        </w:rPr>
        <w:t xml:space="preserve"> enables you to access the operations associated with a work order. </w:t>
      </w:r>
    </w:p>
    <w:p w14:paraId="5446F3B9" w14:textId="77777777" w:rsidR="00006609" w:rsidRPr="00006609" w:rsidRDefault="00006609" w:rsidP="00006609">
      <w:pPr>
        <w:spacing w:after="0" w:line="240" w:lineRule="auto"/>
        <w:rPr>
          <w:rFonts w:eastAsia="Times New Roman" w:cstheme="minorHAnsi"/>
          <w:color w:val="333333"/>
        </w:rPr>
      </w:pPr>
      <w:r w:rsidRPr="00006609">
        <w:rPr>
          <w:rFonts w:eastAsia="Times New Roman" w:cstheme="minorHAnsi"/>
          <w:color w:val="333333"/>
        </w:rPr>
        <w:t xml:space="preserve">You can perform the following tasks in the </w:t>
      </w:r>
      <w:r w:rsidRPr="00FA1BA2">
        <w:rPr>
          <w:rFonts w:eastAsia="Times New Roman" w:cstheme="minorHAnsi"/>
          <w:color w:val="333333"/>
        </w:rPr>
        <w:t>Operations</w:t>
      </w:r>
      <w:r w:rsidRPr="00006609">
        <w:rPr>
          <w:rFonts w:eastAsia="Times New Roman" w:cstheme="minorHAnsi"/>
          <w:color w:val="333333"/>
        </w:rPr>
        <w:t xml:space="preserve"> applications:</w:t>
      </w:r>
    </w:p>
    <w:p w14:paraId="4100F58C" w14:textId="77777777" w:rsidR="00006609" w:rsidRPr="00006609" w:rsidRDefault="00006609" w:rsidP="00006609">
      <w:pPr>
        <w:numPr>
          <w:ilvl w:val="0"/>
          <w:numId w:val="21"/>
        </w:numPr>
        <w:spacing w:before="240" w:after="240" w:line="240" w:lineRule="auto"/>
        <w:ind w:left="960"/>
        <w:rPr>
          <w:rFonts w:eastAsia="Times New Roman" w:cstheme="minorHAnsi"/>
          <w:color w:val="333333"/>
        </w:rPr>
      </w:pPr>
      <w:r w:rsidRPr="00006609">
        <w:rPr>
          <w:rFonts w:eastAsia="Times New Roman" w:cstheme="minorHAnsi"/>
          <w:color w:val="333333"/>
        </w:rPr>
        <w:t>Clock on and clock off operations associated with a work order.</w:t>
      </w:r>
    </w:p>
    <w:p w14:paraId="5CD8C091" w14:textId="77777777" w:rsidR="00006609" w:rsidRPr="00006609" w:rsidRDefault="00006609" w:rsidP="00006609">
      <w:pPr>
        <w:numPr>
          <w:ilvl w:val="0"/>
          <w:numId w:val="21"/>
        </w:numPr>
        <w:spacing w:before="240" w:after="240" w:line="240" w:lineRule="auto"/>
        <w:ind w:left="960"/>
        <w:rPr>
          <w:rFonts w:eastAsia="Times New Roman" w:cstheme="minorHAnsi"/>
          <w:color w:val="333333"/>
        </w:rPr>
      </w:pPr>
      <w:r w:rsidRPr="00006609">
        <w:rPr>
          <w:rFonts w:eastAsia="Times New Roman" w:cstheme="minorHAnsi"/>
          <w:color w:val="333333"/>
        </w:rPr>
        <w:t>Access quality variables and instruction documents associated with each operation.</w:t>
      </w:r>
    </w:p>
    <w:p w14:paraId="02606A2C" w14:textId="77777777" w:rsidR="00006609" w:rsidRPr="00006609" w:rsidRDefault="00006609" w:rsidP="00006609">
      <w:pPr>
        <w:numPr>
          <w:ilvl w:val="0"/>
          <w:numId w:val="21"/>
        </w:numPr>
        <w:spacing w:before="240" w:after="240" w:line="240" w:lineRule="auto"/>
        <w:ind w:left="960"/>
        <w:rPr>
          <w:rFonts w:eastAsia="Times New Roman" w:cstheme="minorHAnsi"/>
          <w:color w:val="333333"/>
        </w:rPr>
      </w:pPr>
      <w:r w:rsidRPr="00006609">
        <w:rPr>
          <w:rFonts w:eastAsia="Times New Roman" w:cstheme="minorHAnsi"/>
          <w:color w:val="333333"/>
        </w:rPr>
        <w:t>Access a list of BOM parts associated with a lot.</w:t>
      </w:r>
    </w:p>
    <w:p w14:paraId="47D5D840" w14:textId="77777777" w:rsidR="00006609" w:rsidRPr="00006609" w:rsidRDefault="00006609" w:rsidP="00006609">
      <w:pPr>
        <w:numPr>
          <w:ilvl w:val="0"/>
          <w:numId w:val="21"/>
        </w:numPr>
        <w:spacing w:before="240" w:after="240" w:line="240" w:lineRule="auto"/>
        <w:ind w:left="960"/>
        <w:rPr>
          <w:rFonts w:eastAsia="Times New Roman" w:cstheme="minorHAnsi"/>
          <w:color w:val="333333"/>
        </w:rPr>
      </w:pPr>
      <w:r w:rsidRPr="00006609">
        <w:rPr>
          <w:rFonts w:eastAsia="Times New Roman" w:cstheme="minorHAnsi"/>
          <w:color w:val="333333"/>
        </w:rPr>
        <w:t>Consume lots during production.</w:t>
      </w:r>
    </w:p>
    <w:p w14:paraId="2E450FAA" w14:textId="77777777" w:rsidR="00006609" w:rsidRPr="00006609" w:rsidRDefault="00006609" w:rsidP="00006609">
      <w:pPr>
        <w:pStyle w:val="Heading2"/>
        <w:spacing w:before="891" w:beforeAutospacing="0" w:after="217" w:afterAutospacing="0" w:line="356" w:lineRule="atLeast"/>
        <w:rPr>
          <w:rFonts w:asciiTheme="minorHAnsi" w:hAnsiTheme="minorHAnsi" w:cstheme="minorHAnsi"/>
          <w:color w:val="333333"/>
          <w:sz w:val="32"/>
          <w:szCs w:val="32"/>
        </w:rPr>
      </w:pPr>
      <w:r w:rsidRPr="00006609">
        <w:rPr>
          <w:rFonts w:asciiTheme="minorHAnsi" w:hAnsiTheme="minorHAnsi" w:cstheme="minorHAnsi"/>
          <w:color w:val="333333"/>
          <w:sz w:val="32"/>
          <w:szCs w:val="32"/>
        </w:rPr>
        <w:t>About a Work Order and an Operation</w:t>
      </w:r>
    </w:p>
    <w:p w14:paraId="2A76B118" w14:textId="77777777" w:rsidR="00006609" w:rsidRPr="00FA1BA2" w:rsidRDefault="00006609" w:rsidP="00FA1BA2">
      <w:pPr>
        <w:spacing w:line="276" w:lineRule="auto"/>
        <w:rPr>
          <w:rFonts w:cstheme="minorHAnsi"/>
          <w:color w:val="333333"/>
        </w:rPr>
      </w:pPr>
      <w:r w:rsidRPr="00FA1BA2">
        <w:rPr>
          <w:rFonts w:cstheme="minorHAnsi"/>
          <w:color w:val="333333"/>
        </w:rPr>
        <w:t>A work order is a request to manufacture certain quantity of products in a given time. The work orders are grouped by product and are assigned to a specific Production Line for manufacturing.</w:t>
      </w:r>
    </w:p>
    <w:p w14:paraId="2674B25F" w14:textId="77777777" w:rsidR="00006609" w:rsidRPr="00FA1BA2" w:rsidRDefault="00006609" w:rsidP="00FA1BA2">
      <w:pPr>
        <w:pStyle w:val="Heading4"/>
        <w:spacing w:before="0" w:beforeAutospacing="0" w:after="0" w:afterAutospacing="0" w:line="276" w:lineRule="auto"/>
        <w:rPr>
          <w:rFonts w:asciiTheme="minorHAnsi" w:hAnsiTheme="minorHAnsi" w:cstheme="minorHAnsi"/>
          <w:caps/>
          <w:color w:val="333333"/>
          <w:spacing w:val="15"/>
          <w:sz w:val="22"/>
          <w:szCs w:val="22"/>
        </w:rPr>
      </w:pPr>
      <w:r w:rsidRPr="00FA1BA2">
        <w:rPr>
          <w:rFonts w:asciiTheme="minorHAnsi" w:hAnsiTheme="minorHAnsi" w:cstheme="minorHAnsi"/>
          <w:caps/>
          <w:color w:val="333333"/>
          <w:spacing w:val="15"/>
          <w:sz w:val="22"/>
          <w:szCs w:val="22"/>
        </w:rPr>
        <w:t>Note:</w:t>
      </w:r>
    </w:p>
    <w:p w14:paraId="65EBB961" w14:textId="77777777" w:rsidR="00006609" w:rsidRPr="00FA1BA2" w:rsidRDefault="00006609" w:rsidP="00FA1BA2">
      <w:pPr>
        <w:shd w:val="clear" w:color="auto" w:fill="FFF6C6"/>
        <w:spacing w:line="276" w:lineRule="auto"/>
        <w:rPr>
          <w:rFonts w:cstheme="minorHAnsi"/>
          <w:color w:val="333333"/>
        </w:rPr>
      </w:pPr>
      <w:r w:rsidRPr="00FA1BA2">
        <w:rPr>
          <w:rFonts w:cstheme="minorHAnsi"/>
          <w:color w:val="333333"/>
        </w:rPr>
        <w:t>To execute a work order on a Production Unit and manufacture products on a Production Line, you must enable the Production Line to use routes in the Plant Applications Administrator. For more information, refer to the Proficy Plant Applications Help.</w:t>
      </w:r>
    </w:p>
    <w:p w14:paraId="1F33BA66" w14:textId="2A037591" w:rsidR="00006609" w:rsidRPr="00FA1BA2" w:rsidRDefault="00D64170" w:rsidP="00FA1BA2">
      <w:pPr>
        <w:pStyle w:val="p"/>
        <w:spacing w:before="240" w:beforeAutospacing="0" w:after="240" w:afterAutospacing="0" w:line="276" w:lineRule="auto"/>
        <w:rPr>
          <w:rFonts w:asciiTheme="minorHAnsi" w:hAnsiTheme="minorHAnsi" w:cstheme="minorHAnsi"/>
          <w:color w:val="333333"/>
          <w:sz w:val="22"/>
          <w:szCs w:val="22"/>
        </w:rPr>
      </w:pPr>
      <w:r w:rsidRPr="00D64170">
        <w:rPr>
          <w:rFonts w:asciiTheme="minorHAnsi" w:hAnsiTheme="minorHAnsi" w:cstheme="minorHAnsi"/>
          <w:color w:val="333333"/>
          <w:sz w:val="22"/>
          <w:szCs w:val="22"/>
        </w:rPr>
        <w:t>A work order consists of two distinct parts- the work order itself that generally contains details of the entire job and the tasks, or operations. An operation in a work order is an executable job performed on a Production Unit of a Production Line and consumes BOM parts to manufacture a material or product. Each operation contains quality variables that enables you to review the performance of the Production Line and Production Unit and compare the output of each Production Line or Production Unit against the projections. When all the operations and quality variables associated with a work order are completed, the status of the work order changes to Completed in the Order Management application.</w:t>
      </w:r>
      <w:bookmarkStart w:id="1" w:name="_GoBack"/>
      <w:bookmarkEnd w:id="1"/>
    </w:p>
    <w:p w14:paraId="1E828DB5" w14:textId="15F911BA" w:rsidR="00006609" w:rsidRDefault="00006609" w:rsidP="00FA1BA2">
      <w:pPr>
        <w:pStyle w:val="p"/>
        <w:spacing w:before="240" w:beforeAutospacing="0" w:after="240" w:afterAutospacing="0" w:line="276" w:lineRule="auto"/>
        <w:rPr>
          <w:rFonts w:asciiTheme="minorHAnsi" w:hAnsiTheme="minorHAnsi" w:cstheme="minorHAnsi"/>
          <w:color w:val="333333"/>
          <w:sz w:val="22"/>
          <w:szCs w:val="22"/>
        </w:rPr>
      </w:pPr>
      <w:r w:rsidRPr="00FA1BA2">
        <w:rPr>
          <w:rFonts w:asciiTheme="minorHAnsi" w:hAnsiTheme="minorHAnsi" w:cstheme="minorHAnsi"/>
          <w:color w:val="333333"/>
          <w:sz w:val="22"/>
          <w:szCs w:val="22"/>
        </w:rPr>
        <w:t xml:space="preserve">The operations that appear in the </w:t>
      </w:r>
      <w:r w:rsidRPr="00FA1BA2">
        <w:rPr>
          <w:rStyle w:val="ph"/>
          <w:rFonts w:asciiTheme="minorHAnsi" w:hAnsiTheme="minorHAnsi" w:cstheme="minorHAnsi"/>
          <w:color w:val="333333"/>
          <w:sz w:val="22"/>
          <w:szCs w:val="22"/>
        </w:rPr>
        <w:t>Operations</w:t>
      </w:r>
      <w:r w:rsidRPr="00FA1BA2">
        <w:rPr>
          <w:rFonts w:asciiTheme="minorHAnsi" w:hAnsiTheme="minorHAnsi" w:cstheme="minorHAnsi"/>
          <w:color w:val="333333"/>
          <w:sz w:val="22"/>
          <w:szCs w:val="22"/>
        </w:rPr>
        <w:t xml:space="preserve"> application are imported from the Plant Applications database by using the Plant Applications Enterprise Resource Planning (ERP) scheduler and import services. </w:t>
      </w:r>
      <w:r w:rsidR="00CD6371">
        <w:rPr>
          <w:rFonts w:asciiTheme="minorHAnsi" w:hAnsiTheme="minorHAnsi" w:cstheme="minorHAnsi"/>
          <w:color w:val="333333"/>
          <w:sz w:val="22"/>
          <w:szCs w:val="22"/>
        </w:rPr>
        <w:t xml:space="preserve">For more information, refer to the Plant Applications ERP Integration Guide. </w:t>
      </w:r>
    </w:p>
    <w:p w14:paraId="12002882" w14:textId="2B1EC863" w:rsidR="002B597B" w:rsidRDefault="002B597B" w:rsidP="00FA1BA2">
      <w:pPr>
        <w:pStyle w:val="p"/>
        <w:spacing w:before="240" w:beforeAutospacing="0" w:after="240" w:afterAutospacing="0" w:line="276" w:lineRule="auto"/>
        <w:rPr>
          <w:rFonts w:asciiTheme="minorHAnsi" w:hAnsiTheme="minorHAnsi" w:cstheme="minorHAnsi"/>
          <w:color w:val="333333"/>
          <w:sz w:val="22"/>
          <w:szCs w:val="22"/>
        </w:rPr>
      </w:pPr>
    </w:p>
    <w:p w14:paraId="56FA4A8A" w14:textId="5B0A8266" w:rsidR="002B597B" w:rsidRDefault="002B597B" w:rsidP="00FA1BA2">
      <w:pPr>
        <w:pStyle w:val="p"/>
        <w:spacing w:before="240" w:beforeAutospacing="0" w:after="240" w:afterAutospacing="0" w:line="276" w:lineRule="auto"/>
        <w:rPr>
          <w:rFonts w:asciiTheme="minorHAnsi" w:hAnsiTheme="minorHAnsi" w:cstheme="minorHAnsi"/>
          <w:color w:val="333333"/>
          <w:sz w:val="22"/>
          <w:szCs w:val="22"/>
        </w:rPr>
      </w:pPr>
    </w:p>
    <w:p w14:paraId="3D395CF8" w14:textId="77777777" w:rsidR="002B597B" w:rsidRPr="00FA1BA2" w:rsidRDefault="002B597B" w:rsidP="00FA1BA2">
      <w:pPr>
        <w:pStyle w:val="p"/>
        <w:spacing w:before="240" w:beforeAutospacing="0" w:after="240" w:afterAutospacing="0" w:line="276" w:lineRule="auto"/>
        <w:rPr>
          <w:rFonts w:asciiTheme="minorHAnsi" w:hAnsiTheme="minorHAnsi" w:cstheme="minorHAnsi"/>
          <w:color w:val="333333"/>
          <w:sz w:val="22"/>
          <w:szCs w:val="22"/>
        </w:rPr>
      </w:pPr>
    </w:p>
    <w:p w14:paraId="386A3968" w14:textId="77777777" w:rsidR="00006609" w:rsidRPr="00006609" w:rsidRDefault="00006609" w:rsidP="00006609">
      <w:pPr>
        <w:pStyle w:val="Heading2"/>
        <w:spacing w:before="891" w:beforeAutospacing="0" w:after="217" w:afterAutospacing="0" w:line="356" w:lineRule="atLeast"/>
        <w:rPr>
          <w:rFonts w:asciiTheme="minorHAnsi" w:hAnsiTheme="minorHAnsi" w:cstheme="minorHAnsi"/>
          <w:color w:val="333333"/>
          <w:sz w:val="32"/>
          <w:szCs w:val="32"/>
        </w:rPr>
      </w:pPr>
      <w:r w:rsidRPr="00006609">
        <w:rPr>
          <w:rFonts w:asciiTheme="minorHAnsi" w:hAnsiTheme="minorHAnsi" w:cstheme="minorHAnsi"/>
          <w:color w:val="333333"/>
          <w:sz w:val="32"/>
          <w:szCs w:val="32"/>
        </w:rPr>
        <w:t>Access an Open Operation</w:t>
      </w:r>
    </w:p>
    <w:p w14:paraId="5E2914BC" w14:textId="77777777" w:rsidR="00006609" w:rsidRPr="00006609" w:rsidRDefault="00006609" w:rsidP="00006609">
      <w:pPr>
        <w:rPr>
          <w:rFonts w:cstheme="minorHAnsi"/>
          <w:color w:val="333333"/>
          <w:sz w:val="24"/>
          <w:szCs w:val="24"/>
        </w:rPr>
      </w:pPr>
      <w:r w:rsidRPr="00006609">
        <w:rPr>
          <w:rFonts w:cstheme="minorHAnsi"/>
          <w:color w:val="333333"/>
        </w:rPr>
        <w:t xml:space="preserve">As an operator, you can access the operations in the Ready and In Progress statuses associated with a machine in the </w:t>
      </w:r>
      <w:r w:rsidRPr="00006609">
        <w:rPr>
          <w:rStyle w:val="keyword"/>
          <w:rFonts w:cstheme="minorHAnsi"/>
          <w:b/>
          <w:bCs/>
          <w:color w:val="333333"/>
        </w:rPr>
        <w:t>Open</w:t>
      </w:r>
      <w:r w:rsidRPr="00006609">
        <w:rPr>
          <w:rFonts w:cstheme="minorHAnsi"/>
          <w:color w:val="333333"/>
        </w:rPr>
        <w:t xml:space="preserve"> page.</w:t>
      </w:r>
    </w:p>
    <w:p w14:paraId="690D54D9" w14:textId="77777777" w:rsidR="00006609" w:rsidRPr="00006609" w:rsidRDefault="00006609" w:rsidP="00006609">
      <w:pPr>
        <w:numPr>
          <w:ilvl w:val="0"/>
          <w:numId w:val="22"/>
        </w:numPr>
        <w:spacing w:before="240" w:after="240" w:line="240" w:lineRule="auto"/>
        <w:ind w:left="288"/>
        <w:rPr>
          <w:rFonts w:cstheme="minorHAnsi"/>
          <w:color w:val="333333"/>
        </w:rPr>
      </w:pPr>
      <w:r w:rsidRPr="00006609">
        <w:rPr>
          <w:rStyle w:val="ph"/>
          <w:rFonts w:cstheme="minorHAnsi"/>
          <w:color w:val="333333"/>
        </w:rPr>
        <w:t>Log in to the Plant Applications Universal Client.</w:t>
      </w:r>
    </w:p>
    <w:p w14:paraId="3F7CFFE5" w14:textId="77777777" w:rsidR="00006609" w:rsidRPr="00006609" w:rsidRDefault="00006609" w:rsidP="00006609">
      <w:pPr>
        <w:numPr>
          <w:ilvl w:val="0"/>
          <w:numId w:val="22"/>
        </w:numPr>
        <w:spacing w:before="240" w:after="240" w:line="240" w:lineRule="auto"/>
        <w:ind w:left="288"/>
        <w:rPr>
          <w:rFonts w:cstheme="minorHAnsi"/>
          <w:color w:val="333333"/>
        </w:rPr>
      </w:pPr>
      <w:r w:rsidRPr="00006609">
        <w:rPr>
          <w:rStyle w:val="ph"/>
          <w:rFonts w:cstheme="minorHAnsi"/>
          <w:color w:val="333333"/>
        </w:rPr>
        <w:t xml:space="preserve">Select </w:t>
      </w:r>
      <w:r w:rsidRPr="00006609">
        <w:rPr>
          <w:rStyle w:val="ph"/>
          <w:rFonts w:cstheme="minorHAnsi"/>
          <w:b/>
          <w:bCs/>
          <w:color w:val="333333"/>
        </w:rPr>
        <w:t>Operations</w:t>
      </w:r>
      <w:r w:rsidRPr="00006609">
        <w:rPr>
          <w:rStyle w:val="ph"/>
          <w:rFonts w:cstheme="minorHAnsi"/>
          <w:color w:val="333333"/>
        </w:rPr>
        <w:t>.</w:t>
      </w:r>
    </w:p>
    <w:p w14:paraId="3971BFB8" w14:textId="77777777" w:rsidR="00006609" w:rsidRPr="00006609" w:rsidRDefault="00006609" w:rsidP="00006609">
      <w:pPr>
        <w:numPr>
          <w:ilvl w:val="0"/>
          <w:numId w:val="22"/>
        </w:numPr>
        <w:spacing w:before="240" w:after="240" w:line="240" w:lineRule="auto"/>
        <w:ind w:left="288"/>
        <w:rPr>
          <w:rFonts w:cstheme="minorHAnsi"/>
          <w:color w:val="333333"/>
        </w:rPr>
      </w:pPr>
      <w:r w:rsidRPr="00006609">
        <w:rPr>
          <w:rStyle w:val="ph"/>
          <w:rFonts w:cstheme="minorHAnsi"/>
          <w:color w:val="333333"/>
        </w:rPr>
        <w:t xml:space="preserve">In the </w:t>
      </w:r>
      <w:r w:rsidRPr="00006609">
        <w:rPr>
          <w:rStyle w:val="ph"/>
          <w:rFonts w:cstheme="minorHAnsi"/>
          <w:b/>
          <w:bCs/>
          <w:color w:val="333333"/>
        </w:rPr>
        <w:t>Machines</w:t>
      </w:r>
      <w:r w:rsidRPr="00006609">
        <w:rPr>
          <w:rStyle w:val="ph"/>
          <w:rFonts w:cstheme="minorHAnsi"/>
          <w:color w:val="333333"/>
        </w:rPr>
        <w:t xml:space="preserve"> drop-down list box, select a machine.</w:t>
      </w:r>
    </w:p>
    <w:p w14:paraId="5BD4D347" w14:textId="77777777" w:rsidR="00006609" w:rsidRPr="00006609" w:rsidRDefault="00006609" w:rsidP="002B597B">
      <w:pPr>
        <w:pStyle w:val="Heading4"/>
        <w:spacing w:before="0" w:beforeAutospacing="0" w:after="0" w:afterAutospacing="0" w:line="238" w:lineRule="atLeast"/>
        <w:ind w:left="270"/>
        <w:rPr>
          <w:rFonts w:asciiTheme="minorHAnsi" w:hAnsiTheme="minorHAnsi" w:cstheme="minorHAnsi"/>
          <w:caps/>
          <w:color w:val="333333"/>
          <w:spacing w:val="15"/>
          <w:sz w:val="22"/>
          <w:szCs w:val="22"/>
        </w:rPr>
      </w:pPr>
      <w:r w:rsidRPr="00006609">
        <w:rPr>
          <w:rFonts w:asciiTheme="minorHAnsi" w:hAnsiTheme="minorHAnsi" w:cstheme="minorHAnsi"/>
          <w:caps/>
          <w:color w:val="333333"/>
          <w:spacing w:val="15"/>
          <w:sz w:val="22"/>
          <w:szCs w:val="22"/>
        </w:rPr>
        <w:t>Note:</w:t>
      </w:r>
    </w:p>
    <w:p w14:paraId="0EBA380B" w14:textId="77777777" w:rsidR="00006609" w:rsidRPr="00006609" w:rsidRDefault="00006609" w:rsidP="00006609">
      <w:pPr>
        <w:shd w:val="clear" w:color="auto" w:fill="FFF6C6"/>
        <w:ind w:left="288"/>
        <w:rPr>
          <w:rFonts w:cstheme="minorHAnsi"/>
          <w:color w:val="333333"/>
        </w:rPr>
      </w:pPr>
      <w:r w:rsidRPr="00006609">
        <w:rPr>
          <w:rFonts w:cstheme="minorHAnsi"/>
          <w:color w:val="333333"/>
        </w:rPr>
        <w:t xml:space="preserve">The values that appear in the </w:t>
      </w:r>
      <w:r w:rsidRPr="00006609">
        <w:rPr>
          <w:rStyle w:val="ph"/>
          <w:rFonts w:cstheme="minorHAnsi"/>
          <w:b/>
          <w:bCs/>
          <w:color w:val="333333"/>
        </w:rPr>
        <w:t>Machine</w:t>
      </w:r>
      <w:r w:rsidRPr="00006609">
        <w:rPr>
          <w:rFonts w:cstheme="minorHAnsi"/>
          <w:color w:val="333333"/>
        </w:rPr>
        <w:t xml:space="preserve"> drop-down list box are based on the Production Units associated with an active Display for which you have write access. You configure Production Units for a Display in the Plant Applications Administrator. Using </w:t>
      </w:r>
      <w:r w:rsidRPr="00006609">
        <w:rPr>
          <w:rStyle w:val="ph"/>
          <w:rFonts w:cstheme="minorHAnsi"/>
          <w:b/>
          <w:bCs/>
          <w:color w:val="333333"/>
        </w:rPr>
        <w:t>Machines</w:t>
      </w:r>
      <w:r w:rsidRPr="00006609">
        <w:rPr>
          <w:rFonts w:cstheme="minorHAnsi"/>
          <w:color w:val="333333"/>
        </w:rPr>
        <w:t xml:space="preserve"> drop-down list box, you can access operations associated with only five machines in the </w:t>
      </w:r>
      <w:r w:rsidRPr="00006609">
        <w:rPr>
          <w:rStyle w:val="ph"/>
          <w:rFonts w:cstheme="minorHAnsi"/>
          <w:color w:val="333333"/>
        </w:rPr>
        <w:t>Operations</w:t>
      </w:r>
      <w:r w:rsidRPr="00006609">
        <w:rPr>
          <w:rFonts w:cstheme="minorHAnsi"/>
          <w:color w:val="333333"/>
        </w:rPr>
        <w:t xml:space="preserve"> application at any given point of time.</w:t>
      </w:r>
    </w:p>
    <w:p w14:paraId="1904AB08" w14:textId="77777777" w:rsidR="00006609" w:rsidRPr="00006609" w:rsidRDefault="00006609" w:rsidP="00006609">
      <w:pPr>
        <w:ind w:left="288"/>
        <w:rPr>
          <w:rFonts w:cstheme="minorHAnsi"/>
          <w:color w:val="333333"/>
          <w:sz w:val="24"/>
          <w:szCs w:val="24"/>
        </w:rPr>
      </w:pPr>
      <w:r w:rsidRPr="00006609">
        <w:rPr>
          <w:rFonts w:cstheme="minorHAnsi"/>
          <w:color w:val="333333"/>
        </w:rPr>
        <w:t xml:space="preserve">The </w:t>
      </w:r>
      <w:r w:rsidRPr="00006609">
        <w:rPr>
          <w:rStyle w:val="keyword"/>
          <w:rFonts w:cstheme="minorHAnsi"/>
          <w:b/>
          <w:bCs/>
          <w:color w:val="333333"/>
        </w:rPr>
        <w:t>Open</w:t>
      </w:r>
      <w:r w:rsidRPr="00006609">
        <w:rPr>
          <w:rFonts w:cstheme="minorHAnsi"/>
          <w:color w:val="333333"/>
        </w:rPr>
        <w:t xml:space="preserve"> page appears, displaying a list of on hold operations in a table with an ascending sort applied in the PRIORITY and MODIFIED ON fields (the field values of the operations with highest priority and the latest modified date appear first in the table). The number of operations that appear in a page depends on the resolution of your computer screen.</w:t>
      </w:r>
    </w:p>
    <w:p w14:paraId="63220BC0" w14:textId="77777777" w:rsidR="00006609" w:rsidRPr="00006609" w:rsidRDefault="00006609" w:rsidP="00006609">
      <w:pPr>
        <w:pStyle w:val="Heading4"/>
        <w:spacing w:before="0" w:beforeAutospacing="0" w:after="0" w:afterAutospacing="0" w:line="238" w:lineRule="atLeast"/>
        <w:ind w:left="270"/>
        <w:rPr>
          <w:rFonts w:asciiTheme="minorHAnsi" w:hAnsiTheme="minorHAnsi" w:cstheme="minorHAnsi"/>
          <w:caps/>
          <w:color w:val="333333"/>
          <w:spacing w:val="15"/>
          <w:sz w:val="22"/>
          <w:szCs w:val="22"/>
        </w:rPr>
      </w:pPr>
      <w:r w:rsidRPr="00006609">
        <w:rPr>
          <w:rFonts w:asciiTheme="minorHAnsi" w:hAnsiTheme="minorHAnsi" w:cstheme="minorHAnsi"/>
          <w:caps/>
          <w:color w:val="333333"/>
          <w:spacing w:val="15"/>
          <w:sz w:val="22"/>
          <w:szCs w:val="22"/>
        </w:rPr>
        <w:t>Tip:</w:t>
      </w:r>
    </w:p>
    <w:p w14:paraId="2C29A748" w14:textId="176BA5BC" w:rsidR="00006609" w:rsidRPr="00006609" w:rsidRDefault="00006609" w:rsidP="00006609">
      <w:pPr>
        <w:shd w:val="clear" w:color="auto" w:fill="FFF6C6"/>
        <w:ind w:left="288"/>
        <w:rPr>
          <w:rFonts w:cstheme="minorHAnsi"/>
          <w:color w:val="333333"/>
        </w:rPr>
      </w:pPr>
      <w:r w:rsidRPr="00006609">
        <w:rPr>
          <w:rFonts w:cstheme="minorHAnsi"/>
          <w:color w:val="333333"/>
        </w:rPr>
        <w:t xml:space="preserve">Select </w:t>
      </w:r>
      <w:r w:rsidRPr="00006609">
        <w:rPr>
          <w:rFonts w:cstheme="minorHAnsi"/>
          <w:noProof/>
          <w:color w:val="333333"/>
        </w:rPr>
        <w:drawing>
          <wp:inline distT="0" distB="0" distL="0" distR="0" wp14:anchorId="46B54602" wp14:editId="389A6D9B">
            <wp:extent cx="222250" cy="222250"/>
            <wp:effectExtent l="0" t="0" r="6350" b="6350"/>
            <wp:docPr id="9" name="Picture 9" descr="https://staging.ditaweb.com/NotusCloudApi/resources/image/@ZMDI2VfxYXBwZTdcw=h=O@TgtYTZiMC01NzNiLWQ0NzMtZTZhNDNlMWEyMTQx0dS/ST00620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aging.ditaweb.com/NotusCloudApi/resources/image/@ZMDI2VfxYXBwZTdcw=h=O@TgtYTZiMC01NzNiLWQ0NzMtZTZhNDNlMWEyMTQx0dS/ST0062068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2250" cy="222250"/>
                    </a:xfrm>
                    <a:prstGeom prst="rect">
                      <a:avLst/>
                    </a:prstGeom>
                    <a:noFill/>
                    <a:ln>
                      <a:noFill/>
                    </a:ln>
                  </pic:spPr>
                </pic:pic>
              </a:graphicData>
            </a:graphic>
          </wp:inline>
        </w:drawing>
      </w:r>
      <w:r w:rsidRPr="00006609">
        <w:rPr>
          <w:rFonts w:cstheme="minorHAnsi"/>
          <w:color w:val="333333"/>
        </w:rPr>
        <w:t xml:space="preserve">to manually refresh the list of operations in the </w:t>
      </w:r>
      <w:r w:rsidRPr="00006609">
        <w:rPr>
          <w:rStyle w:val="keyword"/>
          <w:rFonts w:cstheme="minorHAnsi"/>
          <w:b/>
          <w:bCs/>
          <w:color w:val="333333"/>
        </w:rPr>
        <w:t>Open</w:t>
      </w:r>
      <w:r w:rsidRPr="00006609">
        <w:rPr>
          <w:rFonts w:cstheme="minorHAnsi"/>
          <w:color w:val="333333"/>
        </w:rPr>
        <w:t xml:space="preserve"> page. </w:t>
      </w:r>
    </w:p>
    <w:p w14:paraId="55034986" w14:textId="77777777" w:rsidR="00006609" w:rsidRPr="00006609" w:rsidRDefault="00006609" w:rsidP="00006609">
      <w:pPr>
        <w:numPr>
          <w:ilvl w:val="0"/>
          <w:numId w:val="22"/>
        </w:numPr>
        <w:spacing w:before="240" w:after="240" w:line="240" w:lineRule="auto"/>
        <w:ind w:left="288"/>
        <w:rPr>
          <w:rFonts w:cstheme="minorHAnsi"/>
          <w:color w:val="333333"/>
          <w:sz w:val="24"/>
          <w:szCs w:val="24"/>
        </w:rPr>
      </w:pPr>
      <w:r w:rsidRPr="00006609">
        <w:rPr>
          <w:rStyle w:val="ph"/>
          <w:rFonts w:cstheme="minorHAnsi"/>
          <w:color w:val="333333"/>
        </w:rPr>
        <w:t xml:space="preserve">The purpose of each non-modifiable field that appears in the </w:t>
      </w:r>
      <w:r w:rsidRPr="00006609">
        <w:rPr>
          <w:rStyle w:val="keyword"/>
          <w:rFonts w:cstheme="minorHAnsi"/>
          <w:b/>
          <w:bCs/>
          <w:color w:val="333333"/>
        </w:rPr>
        <w:t>Open</w:t>
      </w:r>
      <w:r w:rsidRPr="00006609">
        <w:rPr>
          <w:rStyle w:val="ph"/>
          <w:rFonts w:cstheme="minorHAnsi"/>
          <w:color w:val="333333"/>
        </w:rPr>
        <w:t xml:space="preserve"> page is described in the following table.</w:t>
      </w:r>
      <w:r w:rsidRPr="00006609">
        <w:rPr>
          <w:rFonts w:cstheme="minorHAnsi"/>
          <w:color w:val="333333"/>
        </w:rPr>
        <w:t xml:space="preserve"> </w:t>
      </w:r>
    </w:p>
    <w:tbl>
      <w:tblPr>
        <w:tblW w:w="9480" w:type="dxa"/>
        <w:tblInd w:w="288" w:type="dxa"/>
        <w:tblBorders>
          <w:top w:val="single" w:sz="2" w:space="0" w:color="AAAAAA"/>
          <w:left w:val="single" w:sz="2" w:space="0" w:color="AAAAAA"/>
          <w:bottom w:val="single" w:sz="2" w:space="0" w:color="AAAAAA"/>
          <w:right w:val="single" w:sz="2" w:space="0" w:color="AAAAAA"/>
        </w:tblBorders>
        <w:tblCellMar>
          <w:left w:w="0" w:type="dxa"/>
          <w:right w:w="0" w:type="dxa"/>
        </w:tblCellMar>
        <w:tblLook w:val="04A0" w:firstRow="1" w:lastRow="0" w:firstColumn="1" w:lastColumn="0" w:noHBand="0" w:noVBand="1"/>
        <w:tblDescription w:val=""/>
      </w:tblPr>
      <w:tblGrid>
        <w:gridCol w:w="1774"/>
        <w:gridCol w:w="7706"/>
      </w:tblGrid>
      <w:tr w:rsidR="00006609" w:rsidRPr="00006609" w14:paraId="345F1FC8" w14:textId="77777777" w:rsidTr="00FB577A">
        <w:trPr>
          <w:tblHeader/>
        </w:trPr>
        <w:tc>
          <w:tcPr>
            <w:tcW w:w="1774" w:type="dxa"/>
            <w:tcBorders>
              <w:top w:val="single" w:sz="6" w:space="0" w:color="808080"/>
              <w:left w:val="single" w:sz="6" w:space="0" w:color="808080"/>
              <w:bottom w:val="single" w:sz="6" w:space="0" w:color="808080"/>
              <w:right w:val="single" w:sz="6" w:space="0" w:color="808080"/>
            </w:tcBorders>
            <w:shd w:val="clear" w:color="auto" w:fill="000000" w:themeFill="text1"/>
            <w:tcMar>
              <w:top w:w="75" w:type="dxa"/>
              <w:left w:w="150" w:type="dxa"/>
              <w:bottom w:w="75" w:type="dxa"/>
              <w:right w:w="150" w:type="dxa"/>
            </w:tcMar>
            <w:vAlign w:val="bottom"/>
            <w:hideMark/>
          </w:tcPr>
          <w:p w14:paraId="7A2887BF" w14:textId="77777777" w:rsidR="00006609" w:rsidRPr="00006609" w:rsidRDefault="00006609">
            <w:pPr>
              <w:spacing w:before="360" w:after="150"/>
              <w:rPr>
                <w:rFonts w:cstheme="minorHAnsi"/>
                <w:b/>
                <w:bCs/>
                <w:color w:val="FFFFFF"/>
              </w:rPr>
            </w:pPr>
            <w:r w:rsidRPr="00006609">
              <w:rPr>
                <w:rFonts w:cstheme="minorHAnsi"/>
                <w:b/>
                <w:bCs/>
                <w:color w:val="FFFFFF"/>
              </w:rPr>
              <w:t>Field</w:t>
            </w:r>
          </w:p>
        </w:tc>
        <w:tc>
          <w:tcPr>
            <w:tcW w:w="7706" w:type="dxa"/>
            <w:tcBorders>
              <w:top w:val="single" w:sz="6" w:space="0" w:color="808080"/>
              <w:left w:val="single" w:sz="6" w:space="0" w:color="808080"/>
              <w:bottom w:val="single" w:sz="6" w:space="0" w:color="808080"/>
              <w:right w:val="single" w:sz="6" w:space="0" w:color="808080"/>
            </w:tcBorders>
            <w:shd w:val="clear" w:color="auto" w:fill="000000" w:themeFill="text1"/>
            <w:tcMar>
              <w:top w:w="75" w:type="dxa"/>
              <w:left w:w="150" w:type="dxa"/>
              <w:bottom w:w="75" w:type="dxa"/>
              <w:right w:w="150" w:type="dxa"/>
            </w:tcMar>
            <w:vAlign w:val="bottom"/>
            <w:hideMark/>
          </w:tcPr>
          <w:p w14:paraId="7FECA411" w14:textId="77777777" w:rsidR="00006609" w:rsidRPr="00006609" w:rsidRDefault="00006609">
            <w:pPr>
              <w:spacing w:before="360" w:after="150"/>
              <w:rPr>
                <w:rFonts w:cstheme="minorHAnsi"/>
                <w:b/>
                <w:bCs/>
                <w:color w:val="FFFFFF"/>
              </w:rPr>
            </w:pPr>
            <w:r w:rsidRPr="00006609">
              <w:rPr>
                <w:rFonts w:cstheme="minorHAnsi"/>
                <w:b/>
                <w:bCs/>
                <w:color w:val="FFFFFF"/>
              </w:rPr>
              <w:t>Description</w:t>
            </w:r>
          </w:p>
        </w:tc>
      </w:tr>
      <w:tr w:rsidR="00006609" w:rsidRPr="00006609" w14:paraId="310798C2" w14:textId="77777777" w:rsidTr="00FB577A">
        <w:tc>
          <w:tcPr>
            <w:tcW w:w="177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4052FC05" w14:textId="77777777" w:rsidR="00006609" w:rsidRPr="00006609" w:rsidRDefault="00006609">
            <w:pPr>
              <w:spacing w:before="360" w:after="150"/>
              <w:rPr>
                <w:rFonts w:cstheme="minorHAnsi"/>
                <w:b/>
                <w:bCs/>
                <w:color w:val="FFFFFF"/>
              </w:rPr>
            </w:pPr>
            <w:r w:rsidRPr="00006609">
              <w:rPr>
                <w:rFonts w:cstheme="minorHAnsi"/>
                <w:b/>
                <w:bCs/>
                <w:color w:val="FFFFFF"/>
              </w:rPr>
              <w:t>SERIAL/LOT</w:t>
            </w:r>
          </w:p>
        </w:tc>
        <w:tc>
          <w:tcPr>
            <w:tcW w:w="7706"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4A9B26C7" w14:textId="77777777" w:rsidR="00006609" w:rsidRPr="00006609" w:rsidRDefault="00006609">
            <w:pPr>
              <w:spacing w:before="360" w:after="150"/>
              <w:rPr>
                <w:rFonts w:cstheme="minorHAnsi"/>
              </w:rPr>
            </w:pPr>
            <w:r w:rsidRPr="00006609">
              <w:rPr>
                <w:rFonts w:cstheme="minorHAnsi"/>
              </w:rPr>
              <w:t xml:space="preserve">The lot number or serial number associated with the work order. The status of an operation is indicated with a color-coded indicator as described in the following table. </w:t>
            </w:r>
          </w:p>
          <w:tbl>
            <w:tblPr>
              <w:tblW w:w="6089" w:type="dxa"/>
              <w:tblBorders>
                <w:top w:val="single" w:sz="2" w:space="0" w:color="AAAAAA"/>
                <w:left w:val="single" w:sz="2" w:space="0" w:color="AAAAAA"/>
                <w:bottom w:val="single" w:sz="2" w:space="0" w:color="AAAAAA"/>
                <w:right w:val="single" w:sz="2" w:space="0" w:color="AAAAAA"/>
              </w:tblBorders>
              <w:tblCellMar>
                <w:left w:w="0" w:type="dxa"/>
                <w:right w:w="0" w:type="dxa"/>
              </w:tblCellMar>
              <w:tblLook w:val="04A0" w:firstRow="1" w:lastRow="0" w:firstColumn="1" w:lastColumn="0" w:noHBand="0" w:noVBand="1"/>
              <w:tblDescription w:val=""/>
            </w:tblPr>
            <w:tblGrid>
              <w:gridCol w:w="1254"/>
              <w:gridCol w:w="4835"/>
            </w:tblGrid>
            <w:tr w:rsidR="00006609" w:rsidRPr="00006609" w14:paraId="1B90EAED" w14:textId="77777777" w:rsidTr="00FB577A">
              <w:trPr>
                <w:tblHeader/>
              </w:trPr>
              <w:tc>
                <w:tcPr>
                  <w:tcW w:w="0" w:type="auto"/>
                  <w:tcBorders>
                    <w:top w:val="single" w:sz="6" w:space="0" w:color="808080"/>
                    <w:left w:val="single" w:sz="6" w:space="0" w:color="808080"/>
                    <w:bottom w:val="single" w:sz="6" w:space="0" w:color="808080"/>
                    <w:right w:val="single" w:sz="6" w:space="0" w:color="808080"/>
                  </w:tcBorders>
                  <w:shd w:val="clear" w:color="auto" w:fill="000000" w:themeFill="text1"/>
                  <w:tcMar>
                    <w:top w:w="75" w:type="dxa"/>
                    <w:left w:w="150" w:type="dxa"/>
                    <w:bottom w:w="75" w:type="dxa"/>
                    <w:right w:w="150" w:type="dxa"/>
                  </w:tcMar>
                  <w:vAlign w:val="bottom"/>
                  <w:hideMark/>
                </w:tcPr>
                <w:p w14:paraId="3D2B8DC4" w14:textId="77777777" w:rsidR="00006609" w:rsidRPr="00006609" w:rsidRDefault="00006609">
                  <w:pPr>
                    <w:spacing w:before="360" w:after="150"/>
                    <w:rPr>
                      <w:rFonts w:cstheme="minorHAnsi"/>
                      <w:b/>
                      <w:bCs/>
                      <w:color w:val="FFFFFF"/>
                    </w:rPr>
                  </w:pPr>
                  <w:r w:rsidRPr="00006609">
                    <w:rPr>
                      <w:rFonts w:cstheme="minorHAnsi"/>
                      <w:b/>
                      <w:bCs/>
                      <w:color w:val="FFFFFF"/>
                    </w:rPr>
                    <w:lastRenderedPageBreak/>
                    <w:t>Status Indicator</w:t>
                  </w:r>
                </w:p>
              </w:tc>
              <w:tc>
                <w:tcPr>
                  <w:tcW w:w="0" w:type="auto"/>
                  <w:tcBorders>
                    <w:top w:val="single" w:sz="6" w:space="0" w:color="808080"/>
                    <w:left w:val="single" w:sz="6" w:space="0" w:color="808080"/>
                    <w:bottom w:val="single" w:sz="6" w:space="0" w:color="808080"/>
                    <w:right w:val="single" w:sz="6" w:space="0" w:color="808080"/>
                  </w:tcBorders>
                  <w:shd w:val="clear" w:color="auto" w:fill="000000" w:themeFill="text1"/>
                  <w:tcMar>
                    <w:top w:w="75" w:type="dxa"/>
                    <w:left w:w="150" w:type="dxa"/>
                    <w:bottom w:w="75" w:type="dxa"/>
                    <w:right w:w="150" w:type="dxa"/>
                  </w:tcMar>
                  <w:vAlign w:val="bottom"/>
                  <w:hideMark/>
                </w:tcPr>
                <w:p w14:paraId="4AEA5A24" w14:textId="77777777" w:rsidR="00006609" w:rsidRPr="00006609" w:rsidRDefault="00006609">
                  <w:pPr>
                    <w:spacing w:before="360" w:after="150"/>
                    <w:rPr>
                      <w:rFonts w:cstheme="minorHAnsi"/>
                      <w:b/>
                      <w:bCs/>
                      <w:color w:val="FFFFFF"/>
                    </w:rPr>
                  </w:pPr>
                  <w:r w:rsidRPr="00006609">
                    <w:rPr>
                      <w:rFonts w:cstheme="minorHAnsi"/>
                      <w:b/>
                      <w:bCs/>
                      <w:color w:val="FFFFFF"/>
                    </w:rPr>
                    <w:t>Description</w:t>
                  </w:r>
                </w:p>
              </w:tc>
            </w:tr>
            <w:tr w:rsidR="00006609" w:rsidRPr="00006609" w14:paraId="2A1177F8" w14:textId="77777777" w:rsidTr="00006609">
              <w:tc>
                <w:tcPr>
                  <w:tcW w:w="0" w:type="auto"/>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21914364" w14:textId="0F28C029" w:rsidR="00006609" w:rsidRPr="00006609" w:rsidRDefault="00006609">
                  <w:pPr>
                    <w:spacing w:before="360" w:after="150"/>
                    <w:rPr>
                      <w:rFonts w:cstheme="minorHAnsi"/>
                      <w:b/>
                      <w:bCs/>
                      <w:color w:val="FFFFFF"/>
                    </w:rPr>
                  </w:pPr>
                  <w:r w:rsidRPr="00006609">
                    <w:rPr>
                      <w:rFonts w:cstheme="minorHAnsi"/>
                      <w:b/>
                      <w:bCs/>
                      <w:noProof/>
                      <w:color w:val="FFFFFF"/>
                    </w:rPr>
                    <w:drawing>
                      <wp:inline distT="0" distB="0" distL="0" distR="0" wp14:anchorId="334BA653" wp14:editId="7F057364">
                        <wp:extent cx="419100" cy="425450"/>
                        <wp:effectExtent l="0" t="0" r="0" b="0"/>
                        <wp:docPr id="8" name="Picture 8" descr="https://staging.ditaweb.com/NotusCloudApi/resources/image/@ZMDI2VfxYXBwZTdcw=h=O@TgtYTZiMC01NzNiLWQ0NzMtZTZhNDNlMWEyMTQx0dS/SS00620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taging.ditaweb.com/NotusCloudApi/resources/image/@ZMDI2VfxYXBwZTdcw=h=O@TgtYTZiMC01NzNiLWQ0NzMtZTZhNDNlMWEyMTQx0dS/SS0062047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9100" cy="425450"/>
                                </a:xfrm>
                                <a:prstGeom prst="rect">
                                  <a:avLst/>
                                </a:prstGeom>
                                <a:noFill/>
                                <a:ln>
                                  <a:noFill/>
                                </a:ln>
                              </pic:spPr>
                            </pic:pic>
                          </a:graphicData>
                        </a:graphic>
                      </wp:inline>
                    </w:drawing>
                  </w:r>
                </w:p>
              </w:tc>
              <w:tc>
                <w:tcPr>
                  <w:tcW w:w="0" w:type="auto"/>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5CD31D22" w14:textId="77777777" w:rsidR="00006609" w:rsidRPr="00006609" w:rsidRDefault="00006609">
                  <w:pPr>
                    <w:spacing w:before="360" w:after="150"/>
                    <w:rPr>
                      <w:rFonts w:cstheme="minorHAnsi"/>
                    </w:rPr>
                  </w:pPr>
                  <w:r w:rsidRPr="00006609">
                    <w:rPr>
                      <w:rFonts w:cstheme="minorHAnsi"/>
                    </w:rPr>
                    <w:t xml:space="preserve">Indicates that the operation is in the Ready status. This status indicator appears when a work order is created in the Plant Applications database. </w:t>
                  </w:r>
                </w:p>
              </w:tc>
            </w:tr>
            <w:tr w:rsidR="00006609" w:rsidRPr="00006609" w14:paraId="185472FE" w14:textId="77777777" w:rsidTr="00006609">
              <w:tc>
                <w:tcPr>
                  <w:tcW w:w="0" w:type="auto"/>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7B343E08" w14:textId="22E14046" w:rsidR="00006609" w:rsidRPr="00006609" w:rsidRDefault="00006609">
                  <w:pPr>
                    <w:spacing w:before="360" w:after="150"/>
                    <w:rPr>
                      <w:rFonts w:cstheme="minorHAnsi"/>
                      <w:b/>
                      <w:bCs/>
                      <w:color w:val="FFFFFF"/>
                    </w:rPr>
                  </w:pPr>
                  <w:r w:rsidRPr="00006609">
                    <w:rPr>
                      <w:rFonts w:cstheme="minorHAnsi"/>
                      <w:b/>
                      <w:bCs/>
                      <w:noProof/>
                      <w:color w:val="FFFFFF"/>
                    </w:rPr>
                    <w:drawing>
                      <wp:inline distT="0" distB="0" distL="0" distR="0" wp14:anchorId="783891B2" wp14:editId="10CCFBB6">
                        <wp:extent cx="400050" cy="425450"/>
                        <wp:effectExtent l="0" t="0" r="0" b="0"/>
                        <wp:docPr id="7" name="Picture 7" descr="https://staging.ditaweb.com/NotusCloudApi/resources/image/@ZMDI2VfxYXBwZTdcw=h=O@TgtYTZiMC01NzNiLWQ0NzMtZTZhNDNlMWEyMTQx0dS/SS00620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taging.ditaweb.com/NotusCloudApi/resources/image/@ZMDI2VfxYXBwZTdcw=h=O@TgtYTZiMC01NzNiLWQ0NzMtZTZhNDNlMWEyMTQx0dS/SS0062047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050" cy="425450"/>
                                </a:xfrm>
                                <a:prstGeom prst="rect">
                                  <a:avLst/>
                                </a:prstGeom>
                                <a:noFill/>
                                <a:ln>
                                  <a:noFill/>
                                </a:ln>
                              </pic:spPr>
                            </pic:pic>
                          </a:graphicData>
                        </a:graphic>
                      </wp:inline>
                    </w:drawing>
                  </w:r>
                </w:p>
              </w:tc>
              <w:tc>
                <w:tcPr>
                  <w:tcW w:w="0" w:type="auto"/>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1E3CAA0D" w14:textId="77777777" w:rsidR="00006609" w:rsidRPr="00006609" w:rsidRDefault="00006609">
                  <w:pPr>
                    <w:spacing w:before="360" w:after="150"/>
                    <w:rPr>
                      <w:rFonts w:cstheme="minorHAnsi"/>
                    </w:rPr>
                  </w:pPr>
                  <w:r w:rsidRPr="00006609">
                    <w:rPr>
                      <w:rFonts w:cstheme="minorHAnsi"/>
                    </w:rPr>
                    <w:t xml:space="preserve">Indicates that the operation is in the In Progress status. This status indicator appears when an operation is clocked off, meaning you must clock on the operation before completing the operation. </w:t>
                  </w:r>
                </w:p>
              </w:tc>
            </w:tr>
          </w:tbl>
          <w:p w14:paraId="7ACC2B93" w14:textId="77777777" w:rsidR="00006609" w:rsidRPr="00006609" w:rsidRDefault="00006609" w:rsidP="00006609">
            <w:pPr>
              <w:spacing w:before="360" w:after="150"/>
              <w:rPr>
                <w:rFonts w:cstheme="minorHAnsi"/>
              </w:rPr>
            </w:pPr>
            <w:r w:rsidRPr="00006609">
              <w:rPr>
                <w:rFonts w:cstheme="minorHAnsi"/>
              </w:rPr>
              <w:t>When multiple operators clock on an operation, the clock-on status of an operation is indicated with a color-coded indicator as described in the following table.</w:t>
            </w:r>
          </w:p>
          <w:tbl>
            <w:tblPr>
              <w:tblW w:w="6089" w:type="dxa"/>
              <w:tblBorders>
                <w:top w:val="single" w:sz="2" w:space="0" w:color="AAAAAA"/>
                <w:left w:val="single" w:sz="2" w:space="0" w:color="AAAAAA"/>
                <w:bottom w:val="single" w:sz="2" w:space="0" w:color="AAAAAA"/>
                <w:right w:val="single" w:sz="2" w:space="0" w:color="AAAAAA"/>
              </w:tblBorders>
              <w:tblCellMar>
                <w:left w:w="0" w:type="dxa"/>
                <w:right w:w="0" w:type="dxa"/>
              </w:tblCellMar>
              <w:tblLook w:val="04A0" w:firstRow="1" w:lastRow="0" w:firstColumn="1" w:lastColumn="0" w:noHBand="0" w:noVBand="1"/>
              <w:tblDescription w:val=""/>
            </w:tblPr>
            <w:tblGrid>
              <w:gridCol w:w="1462"/>
              <w:gridCol w:w="4627"/>
            </w:tblGrid>
            <w:tr w:rsidR="00006609" w:rsidRPr="00006609" w14:paraId="1585EA58" w14:textId="77777777" w:rsidTr="00FB577A">
              <w:trPr>
                <w:tblHeader/>
              </w:trPr>
              <w:tc>
                <w:tcPr>
                  <w:tcW w:w="0" w:type="auto"/>
                  <w:tcBorders>
                    <w:top w:val="single" w:sz="6" w:space="0" w:color="808080"/>
                    <w:left w:val="single" w:sz="6" w:space="0" w:color="808080"/>
                    <w:bottom w:val="single" w:sz="6" w:space="0" w:color="808080"/>
                    <w:right w:val="single" w:sz="6" w:space="0" w:color="808080"/>
                  </w:tcBorders>
                  <w:shd w:val="clear" w:color="auto" w:fill="000000" w:themeFill="text1"/>
                  <w:tcMar>
                    <w:top w:w="75" w:type="dxa"/>
                    <w:left w:w="150" w:type="dxa"/>
                    <w:bottom w:w="75" w:type="dxa"/>
                    <w:right w:w="150" w:type="dxa"/>
                  </w:tcMar>
                  <w:vAlign w:val="bottom"/>
                  <w:hideMark/>
                </w:tcPr>
                <w:p w14:paraId="05B0942D" w14:textId="77777777" w:rsidR="00006609" w:rsidRPr="00006609" w:rsidRDefault="00006609">
                  <w:pPr>
                    <w:spacing w:before="360" w:after="150"/>
                    <w:rPr>
                      <w:rFonts w:cstheme="minorHAnsi"/>
                      <w:b/>
                      <w:bCs/>
                      <w:color w:val="FFFFFF"/>
                    </w:rPr>
                  </w:pPr>
                  <w:r w:rsidRPr="00006609">
                    <w:rPr>
                      <w:rFonts w:cstheme="minorHAnsi"/>
                      <w:b/>
                      <w:bCs/>
                      <w:color w:val="FFFFFF"/>
                    </w:rPr>
                    <w:t>Status Indicator</w:t>
                  </w:r>
                </w:p>
              </w:tc>
              <w:tc>
                <w:tcPr>
                  <w:tcW w:w="0" w:type="auto"/>
                  <w:tcBorders>
                    <w:top w:val="single" w:sz="6" w:space="0" w:color="808080"/>
                    <w:left w:val="single" w:sz="6" w:space="0" w:color="808080"/>
                    <w:bottom w:val="single" w:sz="6" w:space="0" w:color="808080"/>
                    <w:right w:val="single" w:sz="6" w:space="0" w:color="808080"/>
                  </w:tcBorders>
                  <w:shd w:val="clear" w:color="auto" w:fill="000000" w:themeFill="text1"/>
                  <w:tcMar>
                    <w:top w:w="75" w:type="dxa"/>
                    <w:left w:w="150" w:type="dxa"/>
                    <w:bottom w:w="75" w:type="dxa"/>
                    <w:right w:w="150" w:type="dxa"/>
                  </w:tcMar>
                  <w:vAlign w:val="bottom"/>
                  <w:hideMark/>
                </w:tcPr>
                <w:p w14:paraId="623139DE" w14:textId="77777777" w:rsidR="00006609" w:rsidRPr="00006609" w:rsidRDefault="00006609">
                  <w:pPr>
                    <w:spacing w:before="360" w:after="150"/>
                    <w:rPr>
                      <w:rFonts w:cstheme="minorHAnsi"/>
                      <w:b/>
                      <w:bCs/>
                      <w:color w:val="FFFFFF"/>
                    </w:rPr>
                  </w:pPr>
                  <w:r w:rsidRPr="00006609">
                    <w:rPr>
                      <w:rFonts w:cstheme="minorHAnsi"/>
                      <w:b/>
                      <w:bCs/>
                      <w:color w:val="FFFFFF"/>
                    </w:rPr>
                    <w:t>Description</w:t>
                  </w:r>
                </w:p>
              </w:tc>
            </w:tr>
            <w:tr w:rsidR="00006609" w:rsidRPr="00006609" w14:paraId="68F692E2" w14:textId="77777777" w:rsidTr="00006609">
              <w:tc>
                <w:tcPr>
                  <w:tcW w:w="0" w:type="auto"/>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4D7BECA3" w14:textId="165A7E55" w:rsidR="00006609" w:rsidRPr="00006609" w:rsidRDefault="00006609">
                  <w:pPr>
                    <w:spacing w:before="360" w:after="150"/>
                    <w:rPr>
                      <w:rFonts w:cstheme="minorHAnsi"/>
                      <w:b/>
                      <w:bCs/>
                      <w:color w:val="FFFFFF"/>
                    </w:rPr>
                  </w:pPr>
                  <w:r w:rsidRPr="00006609">
                    <w:rPr>
                      <w:rFonts w:cstheme="minorHAnsi"/>
                      <w:b/>
                      <w:bCs/>
                      <w:noProof/>
                      <w:color w:val="FFFFFF"/>
                    </w:rPr>
                    <w:drawing>
                      <wp:inline distT="0" distB="0" distL="0" distR="0" wp14:anchorId="2D3A47CF" wp14:editId="7285E977">
                        <wp:extent cx="419100" cy="387350"/>
                        <wp:effectExtent l="0" t="0" r="0" b="0"/>
                        <wp:docPr id="6" name="Picture 6" descr="https://staging.ditaweb.com/NotusCloudApi/resources/image/@ZMDI2VfxYXBwZTdcw=h=O@TgtYTZiMC01NzNiLWQ0NzMtZTZhNDNlMWEyMTQx0dS/SS00620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taging.ditaweb.com/NotusCloudApi/resources/image/@ZMDI2VfxYXBwZTdcw=h=O@TgtYTZiMC01NzNiLWQ0NzMtZTZhNDNlMWEyMTQx0dS/SS0062048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9100" cy="387350"/>
                                </a:xfrm>
                                <a:prstGeom prst="rect">
                                  <a:avLst/>
                                </a:prstGeom>
                                <a:noFill/>
                                <a:ln>
                                  <a:noFill/>
                                </a:ln>
                              </pic:spPr>
                            </pic:pic>
                          </a:graphicData>
                        </a:graphic>
                      </wp:inline>
                    </w:drawing>
                  </w:r>
                </w:p>
              </w:tc>
              <w:tc>
                <w:tcPr>
                  <w:tcW w:w="0" w:type="auto"/>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26320BAC" w14:textId="77777777" w:rsidR="00006609" w:rsidRPr="00006609" w:rsidRDefault="00006609">
                  <w:pPr>
                    <w:spacing w:before="360" w:after="150"/>
                    <w:rPr>
                      <w:rFonts w:cstheme="minorHAnsi"/>
                    </w:rPr>
                  </w:pPr>
                  <w:r w:rsidRPr="00006609">
                    <w:rPr>
                      <w:rFonts w:cstheme="minorHAnsi"/>
                    </w:rPr>
                    <w:t>Indicates that the operation is clocked on by another operator.</w:t>
                  </w:r>
                </w:p>
              </w:tc>
            </w:tr>
            <w:tr w:rsidR="00006609" w:rsidRPr="00006609" w14:paraId="21642E90" w14:textId="77777777" w:rsidTr="00006609">
              <w:tc>
                <w:tcPr>
                  <w:tcW w:w="0" w:type="auto"/>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566DDA4B" w14:textId="326C567B" w:rsidR="00006609" w:rsidRPr="00006609" w:rsidRDefault="00006609">
                  <w:pPr>
                    <w:spacing w:before="360" w:after="150"/>
                    <w:rPr>
                      <w:rFonts w:cstheme="minorHAnsi"/>
                      <w:b/>
                      <w:bCs/>
                      <w:color w:val="FFFFFF"/>
                    </w:rPr>
                  </w:pPr>
                  <w:r w:rsidRPr="00006609">
                    <w:rPr>
                      <w:rFonts w:cstheme="minorHAnsi"/>
                      <w:b/>
                      <w:bCs/>
                      <w:noProof/>
                      <w:color w:val="FFFFFF"/>
                    </w:rPr>
                    <w:drawing>
                      <wp:inline distT="0" distB="0" distL="0" distR="0" wp14:anchorId="2FE1AAA4" wp14:editId="0692379E">
                        <wp:extent cx="406400" cy="425450"/>
                        <wp:effectExtent l="0" t="0" r="0" b="0"/>
                        <wp:docPr id="5" name="Picture 5" descr="https://staging.ditaweb.com/NotusCloudApi/resources/image/@ZMDI2VfxYXBwZTdcw=h=O@TgtYTZiMC01NzNiLWQ0NzMtZTZhNDNlMWEyMTQx0dS/SS00620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taging.ditaweb.com/NotusCloudApi/resources/image/@ZMDI2VfxYXBwZTdcw=h=O@TgtYTZiMC01NzNiLWQ0NzMtZTZhNDNlMWEyMTQx0dS/SS0062049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6400" cy="425450"/>
                                </a:xfrm>
                                <a:prstGeom prst="rect">
                                  <a:avLst/>
                                </a:prstGeom>
                                <a:noFill/>
                                <a:ln>
                                  <a:noFill/>
                                </a:ln>
                              </pic:spPr>
                            </pic:pic>
                          </a:graphicData>
                        </a:graphic>
                      </wp:inline>
                    </w:drawing>
                  </w:r>
                </w:p>
              </w:tc>
              <w:tc>
                <w:tcPr>
                  <w:tcW w:w="0" w:type="auto"/>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4F5C4231" w14:textId="77777777" w:rsidR="00006609" w:rsidRPr="00006609" w:rsidRDefault="00006609">
                  <w:pPr>
                    <w:spacing w:before="360" w:after="150"/>
                    <w:rPr>
                      <w:rFonts w:cstheme="minorHAnsi"/>
                    </w:rPr>
                  </w:pPr>
                  <w:r w:rsidRPr="00006609">
                    <w:rPr>
                      <w:rFonts w:cstheme="minorHAnsi"/>
                    </w:rPr>
                    <w:t>Indicates that the operation is clocked on by multiple other operators.</w:t>
                  </w:r>
                </w:p>
              </w:tc>
            </w:tr>
            <w:tr w:rsidR="00006609" w:rsidRPr="00006609" w14:paraId="68066DB6" w14:textId="77777777" w:rsidTr="00006609">
              <w:tc>
                <w:tcPr>
                  <w:tcW w:w="0" w:type="auto"/>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1B5B1F35" w14:textId="283ABBF8" w:rsidR="00006609" w:rsidRPr="00006609" w:rsidRDefault="00006609">
                  <w:pPr>
                    <w:spacing w:before="360" w:after="150"/>
                    <w:rPr>
                      <w:rFonts w:cstheme="minorHAnsi"/>
                      <w:b/>
                      <w:bCs/>
                      <w:color w:val="FFFFFF"/>
                    </w:rPr>
                  </w:pPr>
                  <w:r w:rsidRPr="00006609">
                    <w:rPr>
                      <w:rFonts w:cstheme="minorHAnsi"/>
                      <w:b/>
                      <w:bCs/>
                      <w:noProof/>
                      <w:color w:val="FFFFFF"/>
                    </w:rPr>
                    <w:lastRenderedPageBreak/>
                    <w:drawing>
                      <wp:inline distT="0" distB="0" distL="0" distR="0" wp14:anchorId="7F5C1244" wp14:editId="14CD6F7D">
                        <wp:extent cx="406400" cy="425450"/>
                        <wp:effectExtent l="0" t="0" r="0" b="0"/>
                        <wp:docPr id="4" name="Picture 4" descr="https://staging.ditaweb.com/NotusCloudApi/resources/image/@ZMDI2VfxYXBwZTdcw=h=O@TgtYTZiMC01NzNiLWQ0NzMtZTZhNDNlMWEyMTQx0dS/SS00620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taging.ditaweb.com/NotusCloudApi/resources/image/@ZMDI2VfxYXBwZTdcw=h=O@TgtYTZiMC01NzNiLWQ0NzMtZTZhNDNlMWEyMTQx0dS/SS0062047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6400" cy="425450"/>
                                </a:xfrm>
                                <a:prstGeom prst="rect">
                                  <a:avLst/>
                                </a:prstGeom>
                                <a:noFill/>
                                <a:ln>
                                  <a:noFill/>
                                </a:ln>
                              </pic:spPr>
                            </pic:pic>
                          </a:graphicData>
                        </a:graphic>
                      </wp:inline>
                    </w:drawing>
                  </w:r>
                </w:p>
              </w:tc>
              <w:tc>
                <w:tcPr>
                  <w:tcW w:w="0" w:type="auto"/>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11C90661" w14:textId="77777777" w:rsidR="00006609" w:rsidRPr="00006609" w:rsidRDefault="00006609">
                  <w:pPr>
                    <w:spacing w:before="360" w:after="150"/>
                    <w:rPr>
                      <w:rFonts w:cstheme="minorHAnsi"/>
                    </w:rPr>
                  </w:pPr>
                  <w:r w:rsidRPr="00006609">
                    <w:rPr>
                      <w:rFonts w:cstheme="minorHAnsi"/>
                    </w:rPr>
                    <w:t xml:space="preserve">Indicates that the operation is clocked on by you and multiple other operators. </w:t>
                  </w:r>
                </w:p>
              </w:tc>
            </w:tr>
            <w:tr w:rsidR="00006609" w:rsidRPr="00006609" w14:paraId="6E6DD148" w14:textId="77777777" w:rsidTr="00006609">
              <w:tc>
                <w:tcPr>
                  <w:tcW w:w="0" w:type="auto"/>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59ABBAFA" w14:textId="371F8F48" w:rsidR="00006609" w:rsidRPr="00006609" w:rsidRDefault="00006609">
                  <w:pPr>
                    <w:spacing w:before="360" w:after="150"/>
                    <w:rPr>
                      <w:rFonts w:cstheme="minorHAnsi"/>
                      <w:b/>
                      <w:bCs/>
                      <w:color w:val="FFFFFF"/>
                    </w:rPr>
                  </w:pPr>
                  <w:r w:rsidRPr="00006609">
                    <w:rPr>
                      <w:rFonts w:cstheme="minorHAnsi"/>
                      <w:b/>
                      <w:bCs/>
                      <w:noProof/>
                      <w:color w:val="FFFFFF"/>
                    </w:rPr>
                    <w:drawing>
                      <wp:inline distT="0" distB="0" distL="0" distR="0" wp14:anchorId="0A35BFDB" wp14:editId="49FAD739">
                        <wp:extent cx="425450" cy="438150"/>
                        <wp:effectExtent l="0" t="0" r="0" b="0"/>
                        <wp:docPr id="3" name="Picture 3" descr="https://staging.ditaweb.com/NotusCloudApi/resources/image/@ZMDI2VfxYXBwZTdcw=h=O@TgtYTZiMC01NzNiLWQ0NzMtZTZhNDNlMWEyMTQx0dS/SS00620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taging.ditaweb.com/NotusCloudApi/resources/image/@ZMDI2VfxYXBwZTdcw=h=O@TgtYTZiMC01NzNiLWQ0NzMtZTZhNDNlMWEyMTQx0dS/SS0062048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0" cy="438150"/>
                                </a:xfrm>
                                <a:prstGeom prst="rect">
                                  <a:avLst/>
                                </a:prstGeom>
                                <a:noFill/>
                                <a:ln>
                                  <a:noFill/>
                                </a:ln>
                              </pic:spPr>
                            </pic:pic>
                          </a:graphicData>
                        </a:graphic>
                      </wp:inline>
                    </w:drawing>
                  </w:r>
                </w:p>
              </w:tc>
              <w:tc>
                <w:tcPr>
                  <w:tcW w:w="0" w:type="auto"/>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2C30FD2F" w14:textId="77777777" w:rsidR="00006609" w:rsidRPr="00006609" w:rsidRDefault="00006609">
                  <w:pPr>
                    <w:spacing w:before="360" w:after="150"/>
                    <w:rPr>
                      <w:rFonts w:cstheme="minorHAnsi"/>
                    </w:rPr>
                  </w:pPr>
                  <w:r w:rsidRPr="00006609">
                    <w:rPr>
                      <w:rFonts w:cstheme="minorHAnsi"/>
                    </w:rPr>
                    <w:t xml:space="preserve">Indicates that the operation is clocked on by you. </w:t>
                  </w:r>
                </w:p>
              </w:tc>
            </w:tr>
          </w:tbl>
          <w:p w14:paraId="0602B5DD" w14:textId="77777777" w:rsidR="00006609" w:rsidRPr="00006609" w:rsidRDefault="00006609">
            <w:pPr>
              <w:spacing w:before="360" w:after="150"/>
              <w:rPr>
                <w:rFonts w:cstheme="minorHAnsi"/>
              </w:rPr>
            </w:pPr>
          </w:p>
        </w:tc>
      </w:tr>
      <w:tr w:rsidR="00006609" w:rsidRPr="00006609" w14:paraId="588D81A1" w14:textId="77777777" w:rsidTr="00FB577A">
        <w:tc>
          <w:tcPr>
            <w:tcW w:w="177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0B7C0A2B" w14:textId="77777777" w:rsidR="00006609" w:rsidRPr="00006609" w:rsidRDefault="00006609">
            <w:pPr>
              <w:spacing w:before="360" w:after="150"/>
              <w:rPr>
                <w:rFonts w:cstheme="minorHAnsi"/>
                <w:b/>
                <w:bCs/>
                <w:color w:val="FFFFFF"/>
                <w:sz w:val="24"/>
                <w:szCs w:val="24"/>
              </w:rPr>
            </w:pPr>
            <w:r w:rsidRPr="00006609">
              <w:rPr>
                <w:rFonts w:cstheme="minorHAnsi"/>
                <w:b/>
                <w:bCs/>
                <w:color w:val="FFFFFF"/>
              </w:rPr>
              <w:lastRenderedPageBreak/>
              <w:t>WORK ORDER</w:t>
            </w:r>
          </w:p>
        </w:tc>
        <w:tc>
          <w:tcPr>
            <w:tcW w:w="7706"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309ED63C" w14:textId="77777777" w:rsidR="00006609" w:rsidRPr="00006609" w:rsidRDefault="00006609">
            <w:pPr>
              <w:spacing w:before="360" w:after="150"/>
              <w:rPr>
                <w:rFonts w:cstheme="minorHAnsi"/>
              </w:rPr>
            </w:pPr>
            <w:r w:rsidRPr="00006609">
              <w:rPr>
                <w:rFonts w:cstheme="minorHAnsi"/>
              </w:rPr>
              <w:t>The unique identifier of a work order associated with an operation.</w:t>
            </w:r>
          </w:p>
        </w:tc>
      </w:tr>
      <w:tr w:rsidR="00006609" w:rsidRPr="00006609" w14:paraId="3699D9A5" w14:textId="77777777" w:rsidTr="00FB577A">
        <w:tc>
          <w:tcPr>
            <w:tcW w:w="177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47B2E26B" w14:textId="77777777" w:rsidR="00006609" w:rsidRPr="00006609" w:rsidRDefault="00006609">
            <w:pPr>
              <w:spacing w:before="360" w:after="150"/>
              <w:rPr>
                <w:rFonts w:cstheme="minorHAnsi"/>
                <w:b/>
                <w:bCs/>
                <w:color w:val="FFFFFF"/>
              </w:rPr>
            </w:pPr>
            <w:r w:rsidRPr="00006609">
              <w:rPr>
                <w:rFonts w:cstheme="minorHAnsi"/>
                <w:b/>
                <w:bCs/>
                <w:color w:val="FFFFFF"/>
              </w:rPr>
              <w:t>PRIORITY</w:t>
            </w:r>
          </w:p>
        </w:tc>
        <w:tc>
          <w:tcPr>
            <w:tcW w:w="7706"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34A4F00C" w14:textId="77777777" w:rsidR="00006609" w:rsidRPr="00006609" w:rsidRDefault="00006609">
            <w:pPr>
              <w:spacing w:before="360" w:after="150"/>
              <w:rPr>
                <w:rFonts w:cstheme="minorHAnsi"/>
              </w:rPr>
            </w:pPr>
            <w:r w:rsidRPr="00006609">
              <w:rPr>
                <w:rFonts w:cstheme="minorHAnsi"/>
              </w:rPr>
              <w:t>The priority of an operation on a machine.</w:t>
            </w:r>
          </w:p>
        </w:tc>
      </w:tr>
      <w:tr w:rsidR="00006609" w:rsidRPr="00006609" w14:paraId="1E45ABED" w14:textId="77777777" w:rsidTr="00FB577A">
        <w:tc>
          <w:tcPr>
            <w:tcW w:w="177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473F6E40" w14:textId="77777777" w:rsidR="00006609" w:rsidRPr="00006609" w:rsidRDefault="00006609">
            <w:pPr>
              <w:spacing w:before="360" w:after="150"/>
              <w:rPr>
                <w:rFonts w:cstheme="minorHAnsi"/>
                <w:b/>
                <w:bCs/>
                <w:color w:val="FFFFFF"/>
              </w:rPr>
            </w:pPr>
            <w:r w:rsidRPr="00006609">
              <w:rPr>
                <w:rFonts w:cstheme="minorHAnsi"/>
                <w:b/>
                <w:bCs/>
                <w:color w:val="FFFFFF"/>
              </w:rPr>
              <w:t>MATERIAL</w:t>
            </w:r>
          </w:p>
        </w:tc>
        <w:tc>
          <w:tcPr>
            <w:tcW w:w="7706"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677568E3" w14:textId="77777777" w:rsidR="00006609" w:rsidRPr="00006609" w:rsidRDefault="00006609">
            <w:pPr>
              <w:spacing w:before="360" w:after="150"/>
              <w:rPr>
                <w:rFonts w:cstheme="minorHAnsi"/>
              </w:rPr>
            </w:pPr>
            <w:r w:rsidRPr="00006609">
              <w:rPr>
                <w:rFonts w:cstheme="minorHAnsi"/>
              </w:rPr>
              <w:t xml:space="preserve">The material number associated with the work order. </w:t>
            </w:r>
          </w:p>
        </w:tc>
      </w:tr>
      <w:tr w:rsidR="00006609" w:rsidRPr="00006609" w14:paraId="091BEA56" w14:textId="77777777" w:rsidTr="00FB577A">
        <w:tc>
          <w:tcPr>
            <w:tcW w:w="177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71E1664E" w14:textId="77777777" w:rsidR="00006609" w:rsidRPr="00006609" w:rsidRDefault="00006609">
            <w:pPr>
              <w:spacing w:before="360" w:after="150"/>
              <w:rPr>
                <w:rFonts w:cstheme="minorHAnsi"/>
                <w:b/>
                <w:bCs/>
                <w:color w:val="FFFFFF"/>
              </w:rPr>
            </w:pPr>
            <w:r w:rsidRPr="00006609">
              <w:rPr>
                <w:rFonts w:cstheme="minorHAnsi"/>
                <w:b/>
                <w:bCs/>
                <w:color w:val="FFFFFF"/>
              </w:rPr>
              <w:t>OPERATION</w:t>
            </w:r>
          </w:p>
        </w:tc>
        <w:tc>
          <w:tcPr>
            <w:tcW w:w="7706"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6F1EBBEA" w14:textId="77777777" w:rsidR="00006609" w:rsidRPr="00006609" w:rsidRDefault="00006609">
            <w:pPr>
              <w:spacing w:before="360" w:after="150"/>
              <w:rPr>
                <w:rFonts w:cstheme="minorHAnsi"/>
              </w:rPr>
            </w:pPr>
            <w:r w:rsidRPr="00006609">
              <w:rPr>
                <w:rFonts w:cstheme="minorHAnsi"/>
              </w:rPr>
              <w:t>The machine associated with the operation within a work order.</w:t>
            </w:r>
          </w:p>
        </w:tc>
      </w:tr>
      <w:tr w:rsidR="00006609" w:rsidRPr="00006609" w14:paraId="43A05B56" w14:textId="77777777" w:rsidTr="00FB577A">
        <w:tc>
          <w:tcPr>
            <w:tcW w:w="177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0EF98F21" w14:textId="77777777" w:rsidR="00006609" w:rsidRPr="00006609" w:rsidRDefault="00006609">
            <w:pPr>
              <w:spacing w:before="360" w:after="150"/>
              <w:rPr>
                <w:rFonts w:cstheme="minorHAnsi"/>
                <w:b/>
                <w:bCs/>
                <w:color w:val="FFFFFF"/>
              </w:rPr>
            </w:pPr>
            <w:r w:rsidRPr="00006609">
              <w:rPr>
                <w:rFonts w:cstheme="minorHAnsi"/>
                <w:b/>
                <w:bCs/>
                <w:color w:val="FFFFFF"/>
              </w:rPr>
              <w:t>MODIFIED ON</w:t>
            </w:r>
          </w:p>
        </w:tc>
        <w:tc>
          <w:tcPr>
            <w:tcW w:w="7706"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16F4AD12" w14:textId="77777777" w:rsidR="00006609" w:rsidRPr="00006609" w:rsidRDefault="00006609">
            <w:pPr>
              <w:spacing w:before="360" w:after="150"/>
              <w:rPr>
                <w:rFonts w:cstheme="minorHAnsi"/>
              </w:rPr>
            </w:pPr>
            <w:r w:rsidRPr="00006609">
              <w:rPr>
                <w:rFonts w:cstheme="minorHAnsi"/>
              </w:rPr>
              <w:t>The date and time when the operation was last modified. The date and time appear in the format mm/dd hh:mm (for example, 03/27 10:58).</w:t>
            </w:r>
          </w:p>
        </w:tc>
      </w:tr>
      <w:tr w:rsidR="00006609" w:rsidRPr="00006609" w14:paraId="58840366" w14:textId="77777777" w:rsidTr="00FB577A">
        <w:tc>
          <w:tcPr>
            <w:tcW w:w="177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79DCDD3D" w14:textId="77777777" w:rsidR="00006609" w:rsidRPr="00006609" w:rsidRDefault="00006609">
            <w:pPr>
              <w:spacing w:before="360" w:after="150"/>
              <w:rPr>
                <w:rFonts w:cstheme="minorHAnsi"/>
                <w:b/>
                <w:bCs/>
                <w:color w:val="FFFFFF"/>
              </w:rPr>
            </w:pPr>
            <w:r w:rsidRPr="00006609">
              <w:rPr>
                <w:rFonts w:cstheme="minorHAnsi"/>
                <w:b/>
                <w:bCs/>
                <w:color w:val="FFFFFF"/>
              </w:rPr>
              <w:t>USER(S)</w:t>
            </w:r>
          </w:p>
        </w:tc>
        <w:tc>
          <w:tcPr>
            <w:tcW w:w="7706"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292055B0" w14:textId="77777777" w:rsidR="00006609" w:rsidRPr="00006609" w:rsidRDefault="00006609">
            <w:pPr>
              <w:spacing w:before="360" w:after="150"/>
              <w:rPr>
                <w:rFonts w:cstheme="minorHAnsi"/>
              </w:rPr>
            </w:pPr>
            <w:r w:rsidRPr="00006609">
              <w:rPr>
                <w:rFonts w:cstheme="minorHAnsi"/>
              </w:rPr>
              <w:t xml:space="preserve">The name of the user who worked on an operation. If multiple users worked on an operation then the number of users appears in the USER(S) field for that operation. Select </w:t>
            </w:r>
            <w:r w:rsidRPr="00006609">
              <w:rPr>
                <w:rStyle w:val="HTMLVariable"/>
                <w:rFonts w:cstheme="minorHAnsi"/>
              </w:rPr>
              <w:t>&lt;number_of_users&gt;</w:t>
            </w:r>
            <w:r w:rsidRPr="00006609">
              <w:rPr>
                <w:rFonts w:cstheme="minorHAnsi"/>
              </w:rPr>
              <w:t xml:space="preserve"> to access the list of names of the users who worked on an operation. </w:t>
            </w:r>
          </w:p>
        </w:tc>
      </w:tr>
      <w:tr w:rsidR="00006609" w:rsidRPr="00006609" w14:paraId="26B07A3A" w14:textId="77777777" w:rsidTr="00FB577A">
        <w:tc>
          <w:tcPr>
            <w:tcW w:w="177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5B833E50" w14:textId="77777777" w:rsidR="00006609" w:rsidRPr="00006609" w:rsidRDefault="00006609">
            <w:pPr>
              <w:spacing w:before="360" w:after="150"/>
              <w:rPr>
                <w:rFonts w:cstheme="minorHAnsi"/>
                <w:b/>
                <w:bCs/>
                <w:color w:val="FFFFFF"/>
              </w:rPr>
            </w:pPr>
            <w:r w:rsidRPr="00006609">
              <w:rPr>
                <w:rFonts w:cstheme="minorHAnsi"/>
                <w:b/>
                <w:bCs/>
                <w:color w:val="FFFFFF"/>
              </w:rPr>
              <w:lastRenderedPageBreak/>
              <w:t>ON/OFF</w:t>
            </w:r>
          </w:p>
        </w:tc>
        <w:tc>
          <w:tcPr>
            <w:tcW w:w="7706"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54FA703B" w14:textId="77777777" w:rsidR="00006609" w:rsidRPr="00006609" w:rsidRDefault="00006609">
            <w:pPr>
              <w:spacing w:before="360" w:after="150"/>
              <w:rPr>
                <w:rFonts w:cstheme="minorHAnsi"/>
              </w:rPr>
            </w:pPr>
            <w:r w:rsidRPr="00006609">
              <w:rPr>
                <w:rFonts w:cstheme="minorHAnsi"/>
              </w:rPr>
              <w:t xml:space="preserve">The clock-on or clock-off status indicator of an operation. </w:t>
            </w:r>
          </w:p>
        </w:tc>
      </w:tr>
    </w:tbl>
    <w:p w14:paraId="5B4DC109" w14:textId="77777777" w:rsidR="00006609" w:rsidRPr="00006609" w:rsidRDefault="00006609" w:rsidP="00124ECF">
      <w:pPr>
        <w:pStyle w:val="Heading4"/>
        <w:spacing w:before="0" w:beforeAutospacing="0" w:after="0" w:afterAutospacing="0" w:line="238" w:lineRule="atLeast"/>
        <w:ind w:left="-90"/>
        <w:rPr>
          <w:rFonts w:asciiTheme="minorHAnsi" w:hAnsiTheme="minorHAnsi" w:cstheme="minorHAnsi"/>
          <w:caps/>
          <w:color w:val="333333"/>
          <w:spacing w:val="15"/>
          <w:sz w:val="22"/>
          <w:szCs w:val="22"/>
        </w:rPr>
      </w:pPr>
      <w:r w:rsidRPr="00006609">
        <w:rPr>
          <w:rFonts w:asciiTheme="minorHAnsi" w:hAnsiTheme="minorHAnsi" w:cstheme="minorHAnsi"/>
          <w:caps/>
          <w:color w:val="333333"/>
          <w:spacing w:val="15"/>
          <w:sz w:val="22"/>
          <w:szCs w:val="22"/>
        </w:rPr>
        <w:t>Tip:</w:t>
      </w:r>
    </w:p>
    <w:p w14:paraId="50F3586D" w14:textId="0BD0330F" w:rsidR="00006609" w:rsidRPr="00006609" w:rsidRDefault="00006609" w:rsidP="00124ECF">
      <w:pPr>
        <w:shd w:val="clear" w:color="auto" w:fill="FFF6C6"/>
        <w:spacing w:after="0" w:line="240" w:lineRule="auto"/>
        <w:ind w:left="-72"/>
        <w:rPr>
          <w:rFonts w:cstheme="minorHAnsi"/>
          <w:color w:val="333333"/>
        </w:rPr>
      </w:pPr>
      <w:r w:rsidRPr="00006609">
        <w:rPr>
          <w:rFonts w:cstheme="minorHAnsi"/>
          <w:color w:val="333333"/>
        </w:rPr>
        <w:t>You can resize the field (column heading) in the grid using a drag-and-drop operation. You can also hover over the field (column heading) until</w:t>
      </w:r>
      <w:r w:rsidR="00FB577A">
        <w:rPr>
          <w:rFonts w:cstheme="minorHAnsi"/>
          <w:color w:val="333333"/>
        </w:rPr>
        <w:t xml:space="preserve"> </w:t>
      </w:r>
      <w:r w:rsidRPr="00006609">
        <w:rPr>
          <w:rFonts w:cstheme="minorHAnsi"/>
          <w:color w:val="333333"/>
        </w:rPr>
        <w:t xml:space="preserve"> </w:t>
      </w:r>
      <w:r w:rsidRPr="00006609">
        <w:rPr>
          <w:rFonts w:cstheme="minorHAnsi"/>
          <w:noProof/>
          <w:color w:val="333333"/>
        </w:rPr>
        <w:drawing>
          <wp:inline distT="0" distB="0" distL="0" distR="0" wp14:anchorId="4B0DDF7E" wp14:editId="45539E4C">
            <wp:extent cx="222250" cy="203200"/>
            <wp:effectExtent l="0" t="0" r="6350" b="6350"/>
            <wp:docPr id="2" name="Picture 2" descr="https://staging.ditaweb.com/NotusCloudApi/resources/image/@ZMDI2VfxYXBwZTdcw=h=O@TgtYTZiMC01NzNiLWQ0NzMtZTZhNDNlMWEyMTQx0dS/ST00623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9bbdf596-2e07-4d2e-9e0b-c55da3c6ed0d__image_2a6d4132-ccd3-43c8-b3dc-38c78cb6d19d" descr="https://staging.ditaweb.com/NotusCloudApi/resources/image/@ZMDI2VfxYXBwZTdcw=h=O@TgtYTZiMC01NzNiLWQ0NzMtZTZhNDNlMWEyMTQx0dS/ST0062316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2250" cy="203200"/>
                    </a:xfrm>
                    <a:prstGeom prst="rect">
                      <a:avLst/>
                    </a:prstGeom>
                    <a:noFill/>
                    <a:ln>
                      <a:noFill/>
                    </a:ln>
                  </pic:spPr>
                </pic:pic>
              </a:graphicData>
            </a:graphic>
          </wp:inline>
        </w:drawing>
      </w:r>
      <w:r w:rsidR="00FB577A">
        <w:rPr>
          <w:rFonts w:cstheme="minorHAnsi"/>
          <w:color w:val="333333"/>
        </w:rPr>
        <w:t xml:space="preserve"> </w:t>
      </w:r>
      <w:r w:rsidRPr="00006609">
        <w:rPr>
          <w:rFonts w:cstheme="minorHAnsi"/>
          <w:color w:val="333333"/>
        </w:rPr>
        <w:t>appears to resize the width of the field column in the grid table.</w:t>
      </w:r>
    </w:p>
    <w:p w14:paraId="2294257E" w14:textId="2CE0BFD3" w:rsidR="00006609" w:rsidRPr="00006609" w:rsidRDefault="00006609" w:rsidP="00006609">
      <w:pPr>
        <w:numPr>
          <w:ilvl w:val="0"/>
          <w:numId w:val="22"/>
        </w:numPr>
        <w:spacing w:before="240" w:after="240" w:line="240" w:lineRule="auto"/>
        <w:ind w:left="288"/>
        <w:rPr>
          <w:rFonts w:cstheme="minorHAnsi"/>
          <w:color w:val="333333"/>
          <w:sz w:val="24"/>
          <w:szCs w:val="24"/>
        </w:rPr>
      </w:pPr>
      <w:r w:rsidRPr="00006609">
        <w:rPr>
          <w:rStyle w:val="ph"/>
          <w:rFonts w:cstheme="minorHAnsi"/>
          <w:color w:val="333333"/>
        </w:rPr>
        <w:t xml:space="preserve">Select </w:t>
      </w:r>
      <w:r w:rsidRPr="00006609">
        <w:rPr>
          <w:rFonts w:cstheme="minorHAnsi"/>
          <w:noProof/>
          <w:color w:val="333333"/>
        </w:rPr>
        <w:drawing>
          <wp:inline distT="0" distB="0" distL="0" distR="0" wp14:anchorId="6E43C1AF" wp14:editId="5C7FC621">
            <wp:extent cx="304800" cy="285750"/>
            <wp:effectExtent l="0" t="0" r="0" b="0"/>
            <wp:docPr id="1" name="Picture 1" descr="https://staging.ditaweb.com/NotusCloudApi/resources/image/@ZMDI2VfxYXBwZTdcw=h=O@TgtYTZiMC01NzNiLWQ0NzMtZTZhNDNlMWEyMTQx0dS/ST00611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9bbdf596-2e07-4d2e-9e0b-c55da3c6ed0d__image_wg1_f55_qfb" descr="https://staging.ditaweb.com/NotusCloudApi/resources/image/@ZMDI2VfxYXBwZTdcw=h=O@TgtYTZiMC01NzNiLWQ0NzMtZTZhNDNlMWEyMTQx0dS/ST006119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285750"/>
                    </a:xfrm>
                    <a:prstGeom prst="rect">
                      <a:avLst/>
                    </a:prstGeom>
                    <a:noFill/>
                    <a:ln>
                      <a:noFill/>
                    </a:ln>
                  </pic:spPr>
                </pic:pic>
              </a:graphicData>
            </a:graphic>
          </wp:inline>
        </w:drawing>
      </w:r>
      <w:r w:rsidRPr="00006609">
        <w:rPr>
          <w:rStyle w:val="ph"/>
          <w:rFonts w:cstheme="minorHAnsi"/>
          <w:color w:val="333333"/>
        </w:rPr>
        <w:t xml:space="preserve">for a field to filter the operations. For more information, refer to the </w:t>
      </w:r>
      <w:hyperlink r:id="rId17" w:anchor="task_8a55dc16-af5f-4a33-81fb-d8ca73c7d1ac" w:history="1">
        <w:r w:rsidRPr="00006609">
          <w:rPr>
            <w:rStyle w:val="Hyperlink"/>
            <w:rFonts w:cstheme="minorHAnsi"/>
            <w:color w:val="005EB8"/>
            <w:u w:val="none"/>
            <w:bdr w:val="none" w:sz="0" w:space="0" w:color="auto" w:frame="1"/>
          </w:rPr>
          <w:t>Filter an Operation</w:t>
        </w:r>
      </w:hyperlink>
      <w:r w:rsidRPr="00006609">
        <w:rPr>
          <w:rStyle w:val="ph"/>
          <w:rFonts w:cstheme="minorHAnsi"/>
          <w:color w:val="333333"/>
        </w:rPr>
        <w:t xml:space="preserve"> topic.</w:t>
      </w:r>
    </w:p>
    <w:p w14:paraId="286F08B9" w14:textId="77777777" w:rsidR="00006609" w:rsidRPr="00006609" w:rsidRDefault="00006609" w:rsidP="00006609">
      <w:pPr>
        <w:numPr>
          <w:ilvl w:val="0"/>
          <w:numId w:val="22"/>
        </w:numPr>
        <w:spacing w:before="240" w:after="240" w:line="240" w:lineRule="auto"/>
        <w:ind w:left="288"/>
        <w:rPr>
          <w:rFonts w:cstheme="minorHAnsi"/>
          <w:color w:val="333333"/>
        </w:rPr>
      </w:pPr>
      <w:r w:rsidRPr="00006609">
        <w:rPr>
          <w:rStyle w:val="Strong"/>
          <w:rFonts w:cstheme="minorHAnsi"/>
          <w:color w:val="333333"/>
        </w:rPr>
        <w:t xml:space="preserve">Optional: </w:t>
      </w:r>
      <w:r w:rsidRPr="00006609">
        <w:rPr>
          <w:rStyle w:val="ph"/>
          <w:rFonts w:cstheme="minorHAnsi"/>
          <w:color w:val="333333"/>
        </w:rPr>
        <w:t>Select an operation to access the BOM parts, instruction documents and quality variables associated with the operation.</w:t>
      </w:r>
    </w:p>
    <w:p w14:paraId="2EC6607F" w14:textId="2CF46C0D" w:rsidR="00FB577A" w:rsidRPr="00FB577A" w:rsidRDefault="00FB577A" w:rsidP="00006609">
      <w:pPr>
        <w:spacing w:after="0"/>
        <w:rPr>
          <w:rFonts w:cstheme="minorHAnsi"/>
          <w:b/>
          <w:color w:val="333333"/>
        </w:rPr>
      </w:pPr>
      <w:r w:rsidRPr="00FB577A">
        <w:rPr>
          <w:rFonts w:cstheme="minorHAnsi"/>
          <w:b/>
          <w:color w:val="333333"/>
        </w:rPr>
        <w:t>Results</w:t>
      </w:r>
    </w:p>
    <w:p w14:paraId="46AE72A7" w14:textId="4D436D56" w:rsidR="00006609" w:rsidRPr="00006609" w:rsidRDefault="00006609" w:rsidP="00006609">
      <w:pPr>
        <w:spacing w:after="0"/>
        <w:rPr>
          <w:rFonts w:cstheme="minorHAnsi"/>
          <w:color w:val="333333"/>
        </w:rPr>
      </w:pPr>
      <w:r w:rsidRPr="00006609">
        <w:rPr>
          <w:rFonts w:cstheme="minorHAnsi"/>
          <w:color w:val="333333"/>
        </w:rPr>
        <w:t xml:space="preserve">The operations in the Ready and In Progress statuses appears in the </w:t>
      </w:r>
      <w:r w:rsidRPr="00006609">
        <w:rPr>
          <w:rStyle w:val="keyword"/>
          <w:rFonts w:cstheme="minorHAnsi"/>
          <w:b/>
          <w:bCs/>
          <w:color w:val="333333"/>
        </w:rPr>
        <w:t>Open</w:t>
      </w:r>
      <w:r w:rsidRPr="00006609">
        <w:rPr>
          <w:rFonts w:cstheme="minorHAnsi"/>
          <w:color w:val="333333"/>
        </w:rPr>
        <w:t xml:space="preserve"> page.</w:t>
      </w:r>
    </w:p>
    <w:p w14:paraId="700250DB" w14:textId="17C1C948" w:rsidR="00006609" w:rsidRPr="00006609" w:rsidRDefault="00006609">
      <w:pPr>
        <w:rPr>
          <w:rFonts w:eastAsia="Times New Roman" w:cstheme="minorHAnsi"/>
          <w:b/>
          <w:bCs/>
          <w:color w:val="333333"/>
          <w:sz w:val="32"/>
          <w:szCs w:val="32"/>
        </w:rPr>
      </w:pPr>
    </w:p>
    <w:p w14:paraId="00539A8A" w14:textId="225C4945" w:rsidR="00006609" w:rsidRPr="00006609" w:rsidRDefault="00006609">
      <w:pPr>
        <w:rPr>
          <w:rFonts w:eastAsia="Times New Roman" w:cstheme="minorHAnsi"/>
          <w:b/>
          <w:bCs/>
          <w:color w:val="333333"/>
          <w:sz w:val="32"/>
          <w:szCs w:val="32"/>
        </w:rPr>
      </w:pPr>
    </w:p>
    <w:p w14:paraId="2486EAB9" w14:textId="77777777" w:rsidR="00006609" w:rsidRPr="00006609" w:rsidRDefault="00006609" w:rsidP="00006609">
      <w:pPr>
        <w:pStyle w:val="Heading2"/>
        <w:spacing w:before="891" w:beforeAutospacing="0" w:after="217" w:afterAutospacing="0" w:line="356" w:lineRule="atLeast"/>
        <w:rPr>
          <w:rFonts w:asciiTheme="minorHAnsi" w:hAnsiTheme="minorHAnsi" w:cstheme="minorHAnsi"/>
          <w:color w:val="333333"/>
          <w:sz w:val="32"/>
          <w:szCs w:val="32"/>
        </w:rPr>
      </w:pPr>
      <w:r w:rsidRPr="00006609">
        <w:rPr>
          <w:rFonts w:asciiTheme="minorHAnsi" w:hAnsiTheme="minorHAnsi" w:cstheme="minorHAnsi"/>
          <w:color w:val="333333"/>
          <w:sz w:val="32"/>
          <w:szCs w:val="32"/>
        </w:rPr>
        <w:t>Access an On Hold Operation</w:t>
      </w:r>
    </w:p>
    <w:p w14:paraId="66E78D54" w14:textId="77777777" w:rsidR="00006609" w:rsidRPr="00006609" w:rsidRDefault="00006609" w:rsidP="00006609">
      <w:pPr>
        <w:rPr>
          <w:rFonts w:cstheme="minorHAnsi"/>
          <w:color w:val="333333"/>
          <w:sz w:val="24"/>
          <w:szCs w:val="24"/>
        </w:rPr>
      </w:pPr>
      <w:r w:rsidRPr="00006609">
        <w:rPr>
          <w:rFonts w:cstheme="minorHAnsi"/>
          <w:color w:val="333333"/>
        </w:rPr>
        <w:t xml:space="preserve">As an operator, you can access the operations in the On Hold status associated with a machine in the </w:t>
      </w:r>
      <w:r w:rsidRPr="00006609">
        <w:rPr>
          <w:rStyle w:val="keyword"/>
          <w:rFonts w:cstheme="minorHAnsi"/>
          <w:b/>
          <w:bCs/>
          <w:color w:val="333333"/>
        </w:rPr>
        <w:t>On Hold</w:t>
      </w:r>
      <w:r w:rsidRPr="00006609">
        <w:rPr>
          <w:rFonts w:cstheme="minorHAnsi"/>
          <w:color w:val="333333"/>
        </w:rPr>
        <w:t xml:space="preserve"> page.</w:t>
      </w:r>
    </w:p>
    <w:p w14:paraId="5C25AC5A" w14:textId="77777777" w:rsidR="00006609" w:rsidRPr="00006609" w:rsidRDefault="00006609" w:rsidP="00006609">
      <w:pPr>
        <w:numPr>
          <w:ilvl w:val="0"/>
          <w:numId w:val="23"/>
        </w:numPr>
        <w:spacing w:before="240" w:after="240" w:line="240" w:lineRule="auto"/>
        <w:ind w:left="288"/>
        <w:rPr>
          <w:rFonts w:cstheme="minorHAnsi"/>
          <w:color w:val="333333"/>
        </w:rPr>
      </w:pPr>
      <w:r w:rsidRPr="00006609">
        <w:rPr>
          <w:rStyle w:val="ph"/>
          <w:rFonts w:cstheme="minorHAnsi"/>
          <w:color w:val="333333"/>
        </w:rPr>
        <w:t>Log in to the Plant Applications Universal Client.</w:t>
      </w:r>
    </w:p>
    <w:p w14:paraId="2C51D48F" w14:textId="77777777" w:rsidR="00006609" w:rsidRPr="00006609" w:rsidRDefault="00006609" w:rsidP="00006609">
      <w:pPr>
        <w:numPr>
          <w:ilvl w:val="0"/>
          <w:numId w:val="23"/>
        </w:numPr>
        <w:spacing w:before="240" w:after="240" w:line="240" w:lineRule="auto"/>
        <w:ind w:left="288"/>
        <w:rPr>
          <w:rFonts w:cstheme="minorHAnsi"/>
          <w:color w:val="333333"/>
        </w:rPr>
      </w:pPr>
      <w:r w:rsidRPr="00006609">
        <w:rPr>
          <w:rStyle w:val="ph"/>
          <w:rFonts w:cstheme="minorHAnsi"/>
          <w:color w:val="333333"/>
        </w:rPr>
        <w:t xml:space="preserve">Select </w:t>
      </w:r>
      <w:r w:rsidRPr="00006609">
        <w:rPr>
          <w:rStyle w:val="ph"/>
          <w:rFonts w:cstheme="minorHAnsi"/>
          <w:b/>
          <w:bCs/>
          <w:color w:val="333333"/>
        </w:rPr>
        <w:t>Operations</w:t>
      </w:r>
      <w:r w:rsidRPr="00006609">
        <w:rPr>
          <w:rStyle w:val="ph"/>
          <w:rFonts w:cstheme="minorHAnsi"/>
          <w:color w:val="333333"/>
        </w:rPr>
        <w:t>.</w:t>
      </w:r>
    </w:p>
    <w:p w14:paraId="5A543FF3" w14:textId="77777777" w:rsidR="00006609" w:rsidRPr="00006609" w:rsidRDefault="00006609" w:rsidP="00006609">
      <w:pPr>
        <w:numPr>
          <w:ilvl w:val="0"/>
          <w:numId w:val="23"/>
        </w:numPr>
        <w:spacing w:before="240" w:after="240" w:line="240" w:lineRule="auto"/>
        <w:ind w:left="288"/>
        <w:rPr>
          <w:rFonts w:cstheme="minorHAnsi"/>
          <w:color w:val="333333"/>
        </w:rPr>
      </w:pPr>
      <w:r w:rsidRPr="00006609">
        <w:rPr>
          <w:rStyle w:val="ph"/>
          <w:rFonts w:cstheme="minorHAnsi"/>
          <w:color w:val="333333"/>
        </w:rPr>
        <w:t xml:space="preserve">In the </w:t>
      </w:r>
      <w:r w:rsidRPr="00006609">
        <w:rPr>
          <w:rStyle w:val="ph"/>
          <w:rFonts w:cstheme="minorHAnsi"/>
          <w:b/>
          <w:bCs/>
          <w:color w:val="333333"/>
        </w:rPr>
        <w:t>Machines</w:t>
      </w:r>
      <w:r w:rsidRPr="00006609">
        <w:rPr>
          <w:rStyle w:val="ph"/>
          <w:rFonts w:cstheme="minorHAnsi"/>
          <w:color w:val="333333"/>
        </w:rPr>
        <w:t xml:space="preserve"> drop-down list box, select a machine.</w:t>
      </w:r>
    </w:p>
    <w:p w14:paraId="6D262A7C" w14:textId="77777777" w:rsidR="00006609" w:rsidRPr="00006609" w:rsidRDefault="00006609" w:rsidP="00FB577A">
      <w:pPr>
        <w:pStyle w:val="Heading4"/>
        <w:spacing w:before="0" w:beforeAutospacing="0" w:after="0" w:afterAutospacing="0" w:line="238" w:lineRule="atLeast"/>
        <w:ind w:left="270"/>
        <w:rPr>
          <w:rFonts w:asciiTheme="minorHAnsi" w:hAnsiTheme="minorHAnsi" w:cstheme="minorHAnsi"/>
          <w:caps/>
          <w:color w:val="333333"/>
          <w:spacing w:val="15"/>
          <w:sz w:val="22"/>
          <w:szCs w:val="22"/>
        </w:rPr>
      </w:pPr>
      <w:r w:rsidRPr="00006609">
        <w:rPr>
          <w:rFonts w:asciiTheme="minorHAnsi" w:hAnsiTheme="minorHAnsi" w:cstheme="minorHAnsi"/>
          <w:caps/>
          <w:color w:val="333333"/>
          <w:spacing w:val="15"/>
          <w:sz w:val="22"/>
          <w:szCs w:val="22"/>
        </w:rPr>
        <w:t>Note:</w:t>
      </w:r>
    </w:p>
    <w:p w14:paraId="6C38D5C0" w14:textId="77777777" w:rsidR="00006609" w:rsidRPr="00006609" w:rsidRDefault="00006609" w:rsidP="00006609">
      <w:pPr>
        <w:shd w:val="clear" w:color="auto" w:fill="FFF6C6"/>
        <w:ind w:left="288"/>
        <w:rPr>
          <w:rFonts w:cstheme="minorHAnsi"/>
          <w:color w:val="333333"/>
        </w:rPr>
      </w:pPr>
      <w:r w:rsidRPr="00006609">
        <w:rPr>
          <w:rFonts w:cstheme="minorHAnsi"/>
          <w:color w:val="333333"/>
        </w:rPr>
        <w:t xml:space="preserve">Using </w:t>
      </w:r>
      <w:r w:rsidRPr="00006609">
        <w:rPr>
          <w:rStyle w:val="ph"/>
          <w:rFonts w:cstheme="minorHAnsi"/>
          <w:b/>
          <w:bCs/>
          <w:color w:val="333333"/>
        </w:rPr>
        <w:t>Machines</w:t>
      </w:r>
      <w:r w:rsidRPr="00006609">
        <w:rPr>
          <w:rFonts w:cstheme="minorHAnsi"/>
          <w:color w:val="333333"/>
        </w:rPr>
        <w:t xml:space="preserve"> drop-down list box, you can access operations associated with only five machines in the Operations application at any given point of time.</w:t>
      </w:r>
    </w:p>
    <w:p w14:paraId="5B6D0695" w14:textId="77777777" w:rsidR="00006609" w:rsidRPr="00006609" w:rsidRDefault="00006609" w:rsidP="00006609">
      <w:pPr>
        <w:ind w:left="288"/>
        <w:rPr>
          <w:rFonts w:cstheme="minorHAnsi"/>
          <w:color w:val="333333"/>
          <w:sz w:val="24"/>
          <w:szCs w:val="24"/>
        </w:rPr>
      </w:pPr>
      <w:r w:rsidRPr="00006609">
        <w:rPr>
          <w:rFonts w:cstheme="minorHAnsi"/>
          <w:color w:val="333333"/>
        </w:rPr>
        <w:t xml:space="preserve">The </w:t>
      </w:r>
      <w:r w:rsidRPr="00006609">
        <w:rPr>
          <w:rStyle w:val="keyword"/>
          <w:rFonts w:cstheme="minorHAnsi"/>
          <w:b/>
          <w:bCs/>
          <w:color w:val="333333"/>
        </w:rPr>
        <w:t>Open</w:t>
      </w:r>
      <w:r w:rsidRPr="00006609">
        <w:rPr>
          <w:rFonts w:cstheme="minorHAnsi"/>
          <w:color w:val="333333"/>
        </w:rPr>
        <w:t xml:space="preserve"> page appears. </w:t>
      </w:r>
    </w:p>
    <w:p w14:paraId="00A26843" w14:textId="77777777" w:rsidR="00006609" w:rsidRPr="00006609" w:rsidRDefault="00006609" w:rsidP="00006609">
      <w:pPr>
        <w:numPr>
          <w:ilvl w:val="0"/>
          <w:numId w:val="23"/>
        </w:numPr>
        <w:spacing w:before="240" w:after="240" w:line="240" w:lineRule="auto"/>
        <w:ind w:left="288"/>
        <w:rPr>
          <w:rFonts w:cstheme="minorHAnsi"/>
          <w:color w:val="333333"/>
        </w:rPr>
      </w:pPr>
      <w:r w:rsidRPr="00006609">
        <w:rPr>
          <w:rStyle w:val="ph"/>
          <w:rFonts w:cstheme="minorHAnsi"/>
          <w:color w:val="333333"/>
        </w:rPr>
        <w:t xml:space="preserve">Select the </w:t>
      </w:r>
      <w:r w:rsidRPr="00006609">
        <w:rPr>
          <w:rStyle w:val="ph"/>
          <w:rFonts w:cstheme="minorHAnsi"/>
          <w:b/>
          <w:bCs/>
          <w:color w:val="333333"/>
        </w:rPr>
        <w:t>On Hold</w:t>
      </w:r>
      <w:r w:rsidRPr="00006609">
        <w:rPr>
          <w:rStyle w:val="ph"/>
          <w:rFonts w:cstheme="minorHAnsi"/>
          <w:color w:val="333333"/>
        </w:rPr>
        <w:t xml:space="preserve"> tab.</w:t>
      </w:r>
    </w:p>
    <w:p w14:paraId="7186758E" w14:textId="77777777" w:rsidR="00006609" w:rsidRPr="00006609" w:rsidRDefault="00006609" w:rsidP="00006609">
      <w:pPr>
        <w:spacing w:before="240" w:after="240"/>
        <w:ind w:left="288"/>
        <w:rPr>
          <w:rFonts w:cstheme="minorHAnsi"/>
          <w:color w:val="333333"/>
        </w:rPr>
      </w:pPr>
      <w:r w:rsidRPr="00006609">
        <w:rPr>
          <w:rFonts w:cstheme="minorHAnsi"/>
          <w:color w:val="333333"/>
        </w:rPr>
        <w:lastRenderedPageBreak/>
        <w:t xml:space="preserve">The </w:t>
      </w:r>
      <w:r w:rsidRPr="00006609">
        <w:rPr>
          <w:rStyle w:val="keyword"/>
          <w:rFonts w:cstheme="minorHAnsi"/>
          <w:b/>
          <w:bCs/>
          <w:color w:val="333333"/>
        </w:rPr>
        <w:t>On Hold</w:t>
      </w:r>
      <w:r w:rsidRPr="00006609">
        <w:rPr>
          <w:rFonts w:cstheme="minorHAnsi"/>
          <w:color w:val="333333"/>
        </w:rPr>
        <w:t xml:space="preserve"> page appears, displaying a list of on hold operations in a table with an ascending sort applied in the PRIORITY and MODIFIED ON fields (the field values of the operations with highest priority and the latest modified date appear first in the table). The number of operations that appear in a page depends on the resolution of your computer screen.</w:t>
      </w:r>
    </w:p>
    <w:p w14:paraId="4E58B0A9" w14:textId="77777777" w:rsidR="00006609" w:rsidRPr="00006609" w:rsidRDefault="00006609" w:rsidP="00FB577A">
      <w:pPr>
        <w:pStyle w:val="Heading4"/>
        <w:spacing w:before="0" w:beforeAutospacing="0" w:after="0" w:afterAutospacing="0" w:line="238" w:lineRule="atLeast"/>
        <w:ind w:left="270"/>
        <w:rPr>
          <w:rFonts w:asciiTheme="minorHAnsi" w:hAnsiTheme="minorHAnsi" w:cstheme="minorHAnsi"/>
          <w:caps/>
          <w:color w:val="333333"/>
          <w:spacing w:val="15"/>
          <w:sz w:val="22"/>
          <w:szCs w:val="22"/>
        </w:rPr>
      </w:pPr>
      <w:r w:rsidRPr="00006609">
        <w:rPr>
          <w:rFonts w:asciiTheme="minorHAnsi" w:hAnsiTheme="minorHAnsi" w:cstheme="minorHAnsi"/>
          <w:caps/>
          <w:color w:val="333333"/>
          <w:spacing w:val="15"/>
          <w:sz w:val="22"/>
          <w:szCs w:val="22"/>
        </w:rPr>
        <w:t>Tip:</w:t>
      </w:r>
    </w:p>
    <w:p w14:paraId="3B7E3450" w14:textId="66F42989" w:rsidR="00006609" w:rsidRPr="00006609" w:rsidRDefault="00006609" w:rsidP="00006609">
      <w:pPr>
        <w:shd w:val="clear" w:color="auto" w:fill="FFF6C6"/>
        <w:ind w:left="288"/>
        <w:rPr>
          <w:rFonts w:cstheme="minorHAnsi"/>
          <w:color w:val="333333"/>
        </w:rPr>
      </w:pPr>
      <w:r w:rsidRPr="00006609">
        <w:rPr>
          <w:rFonts w:cstheme="minorHAnsi"/>
          <w:color w:val="333333"/>
        </w:rPr>
        <w:t xml:space="preserve">Select </w:t>
      </w:r>
      <w:r w:rsidRPr="00006609">
        <w:rPr>
          <w:rFonts w:cstheme="minorHAnsi"/>
          <w:noProof/>
          <w:color w:val="333333"/>
        </w:rPr>
        <w:drawing>
          <wp:inline distT="0" distB="0" distL="0" distR="0" wp14:anchorId="6C494B26" wp14:editId="27B1B186">
            <wp:extent cx="222250" cy="222250"/>
            <wp:effectExtent l="0" t="0" r="6350" b="6350"/>
            <wp:docPr id="13" name="Picture 13" descr="https://staging.ditaweb.com/NotusCloudApi/resources/image/@ZMDI2VfxYXBwZTdcw=h=O@TgtYTZiMC01NzNiLWQ0NzMtZTZhNDNlMWEyMTQx0dS/ST00620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https://staging.ditaweb.com/NotusCloudApi/resources/image/@ZMDI2VfxYXBwZTdcw=h=O@TgtYTZiMC01NzNiLWQ0NzMtZTZhNDNlMWEyMTQx0dS/ST0062068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2250" cy="222250"/>
                    </a:xfrm>
                    <a:prstGeom prst="rect">
                      <a:avLst/>
                    </a:prstGeom>
                    <a:noFill/>
                    <a:ln>
                      <a:noFill/>
                    </a:ln>
                  </pic:spPr>
                </pic:pic>
              </a:graphicData>
            </a:graphic>
          </wp:inline>
        </w:drawing>
      </w:r>
      <w:r w:rsidRPr="00006609">
        <w:rPr>
          <w:rFonts w:cstheme="minorHAnsi"/>
          <w:color w:val="333333"/>
        </w:rPr>
        <w:t xml:space="preserve">to manually refresh the list of operations in the </w:t>
      </w:r>
      <w:r w:rsidRPr="00006609">
        <w:rPr>
          <w:rStyle w:val="keyword"/>
          <w:rFonts w:cstheme="minorHAnsi"/>
          <w:b/>
          <w:bCs/>
          <w:color w:val="333333"/>
        </w:rPr>
        <w:t>On Hold</w:t>
      </w:r>
      <w:r w:rsidRPr="00006609">
        <w:rPr>
          <w:rFonts w:cstheme="minorHAnsi"/>
          <w:color w:val="333333"/>
        </w:rPr>
        <w:t xml:space="preserve"> page. </w:t>
      </w:r>
    </w:p>
    <w:p w14:paraId="73A9B0A2" w14:textId="77777777" w:rsidR="00006609" w:rsidRPr="00006609" w:rsidRDefault="00006609" w:rsidP="00006609">
      <w:pPr>
        <w:numPr>
          <w:ilvl w:val="0"/>
          <w:numId w:val="23"/>
        </w:numPr>
        <w:spacing w:before="240" w:after="240" w:line="240" w:lineRule="auto"/>
        <w:ind w:left="288"/>
        <w:rPr>
          <w:rFonts w:cstheme="minorHAnsi"/>
          <w:color w:val="333333"/>
          <w:sz w:val="24"/>
          <w:szCs w:val="24"/>
        </w:rPr>
      </w:pPr>
      <w:r w:rsidRPr="00006609">
        <w:rPr>
          <w:rStyle w:val="ph"/>
          <w:rFonts w:cstheme="minorHAnsi"/>
          <w:color w:val="333333"/>
        </w:rPr>
        <w:t xml:space="preserve">The purpose of each non-modifiable field in the </w:t>
      </w:r>
      <w:r w:rsidRPr="00006609">
        <w:rPr>
          <w:rStyle w:val="keyword"/>
          <w:rFonts w:cstheme="minorHAnsi"/>
          <w:b/>
          <w:bCs/>
          <w:color w:val="333333"/>
        </w:rPr>
        <w:t>On Hold</w:t>
      </w:r>
      <w:r w:rsidRPr="00006609">
        <w:rPr>
          <w:rStyle w:val="ph"/>
          <w:rFonts w:cstheme="minorHAnsi"/>
          <w:color w:val="333333"/>
        </w:rPr>
        <w:t xml:space="preserve"> page is described in the following table.</w:t>
      </w:r>
      <w:r w:rsidRPr="00006609">
        <w:rPr>
          <w:rFonts w:cstheme="minorHAnsi"/>
          <w:color w:val="333333"/>
        </w:rPr>
        <w:t xml:space="preserve"> </w:t>
      </w:r>
    </w:p>
    <w:tbl>
      <w:tblPr>
        <w:tblW w:w="9198" w:type="dxa"/>
        <w:tblInd w:w="288" w:type="dxa"/>
        <w:tblBorders>
          <w:top w:val="single" w:sz="2" w:space="0" w:color="AAAAAA"/>
          <w:left w:val="single" w:sz="2" w:space="0" w:color="AAAAAA"/>
          <w:bottom w:val="single" w:sz="2" w:space="0" w:color="AAAAAA"/>
          <w:right w:val="single" w:sz="2" w:space="0" w:color="AAAAAA"/>
        </w:tblBorders>
        <w:tblCellMar>
          <w:left w:w="0" w:type="dxa"/>
          <w:right w:w="0" w:type="dxa"/>
        </w:tblCellMar>
        <w:tblLook w:val="04A0" w:firstRow="1" w:lastRow="0" w:firstColumn="1" w:lastColumn="0" w:noHBand="0" w:noVBand="1"/>
        <w:tblDescription w:val=""/>
      </w:tblPr>
      <w:tblGrid>
        <w:gridCol w:w="1594"/>
        <w:gridCol w:w="7604"/>
      </w:tblGrid>
      <w:tr w:rsidR="00006609" w:rsidRPr="00006609" w14:paraId="4F134E34" w14:textId="77777777" w:rsidTr="00FB577A">
        <w:trPr>
          <w:tblHeader/>
        </w:trPr>
        <w:tc>
          <w:tcPr>
            <w:tcW w:w="1594" w:type="dxa"/>
            <w:tcBorders>
              <w:top w:val="single" w:sz="6" w:space="0" w:color="808080"/>
              <w:left w:val="single" w:sz="6" w:space="0" w:color="808080"/>
              <w:bottom w:val="single" w:sz="6" w:space="0" w:color="808080"/>
              <w:right w:val="single" w:sz="6" w:space="0" w:color="808080"/>
            </w:tcBorders>
            <w:shd w:val="clear" w:color="auto" w:fill="000000" w:themeFill="text1"/>
            <w:tcMar>
              <w:top w:w="75" w:type="dxa"/>
              <w:left w:w="150" w:type="dxa"/>
              <w:bottom w:w="75" w:type="dxa"/>
              <w:right w:w="150" w:type="dxa"/>
            </w:tcMar>
            <w:vAlign w:val="bottom"/>
            <w:hideMark/>
          </w:tcPr>
          <w:p w14:paraId="4FEA334F" w14:textId="77777777" w:rsidR="00006609" w:rsidRPr="00006609" w:rsidRDefault="00006609">
            <w:pPr>
              <w:spacing w:before="360" w:after="150"/>
              <w:rPr>
                <w:rFonts w:cstheme="minorHAnsi"/>
                <w:b/>
                <w:bCs/>
                <w:color w:val="FFFFFF"/>
              </w:rPr>
            </w:pPr>
            <w:r w:rsidRPr="00006609">
              <w:rPr>
                <w:rFonts w:cstheme="minorHAnsi"/>
                <w:b/>
                <w:bCs/>
                <w:color w:val="FFFFFF"/>
              </w:rPr>
              <w:t>Field</w:t>
            </w:r>
          </w:p>
        </w:tc>
        <w:tc>
          <w:tcPr>
            <w:tcW w:w="7604" w:type="dxa"/>
            <w:tcBorders>
              <w:top w:val="single" w:sz="6" w:space="0" w:color="808080"/>
              <w:left w:val="single" w:sz="6" w:space="0" w:color="808080"/>
              <w:bottom w:val="single" w:sz="6" w:space="0" w:color="808080"/>
              <w:right w:val="single" w:sz="6" w:space="0" w:color="808080"/>
            </w:tcBorders>
            <w:shd w:val="clear" w:color="auto" w:fill="000000" w:themeFill="text1"/>
            <w:tcMar>
              <w:top w:w="75" w:type="dxa"/>
              <w:left w:w="150" w:type="dxa"/>
              <w:bottom w:w="75" w:type="dxa"/>
              <w:right w:w="150" w:type="dxa"/>
            </w:tcMar>
            <w:vAlign w:val="bottom"/>
            <w:hideMark/>
          </w:tcPr>
          <w:p w14:paraId="66BF2C4C" w14:textId="77777777" w:rsidR="00006609" w:rsidRPr="00006609" w:rsidRDefault="00006609">
            <w:pPr>
              <w:spacing w:before="360" w:after="150"/>
              <w:rPr>
                <w:rFonts w:cstheme="minorHAnsi"/>
                <w:b/>
                <w:bCs/>
                <w:color w:val="FFFFFF"/>
              </w:rPr>
            </w:pPr>
            <w:r w:rsidRPr="00006609">
              <w:rPr>
                <w:rFonts w:cstheme="minorHAnsi"/>
                <w:b/>
                <w:bCs/>
                <w:color w:val="FFFFFF"/>
              </w:rPr>
              <w:t>Description</w:t>
            </w:r>
          </w:p>
        </w:tc>
      </w:tr>
      <w:tr w:rsidR="00006609" w:rsidRPr="00006609" w14:paraId="35CAFB03" w14:textId="77777777" w:rsidTr="00FB577A">
        <w:tc>
          <w:tcPr>
            <w:tcW w:w="159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32ABFEA1" w14:textId="77777777" w:rsidR="00006609" w:rsidRPr="00006609" w:rsidRDefault="00006609">
            <w:pPr>
              <w:spacing w:before="360" w:after="150"/>
              <w:rPr>
                <w:rFonts w:cstheme="minorHAnsi"/>
                <w:b/>
                <w:bCs/>
                <w:color w:val="FFFFFF"/>
              </w:rPr>
            </w:pPr>
            <w:r w:rsidRPr="00006609">
              <w:rPr>
                <w:rFonts w:cstheme="minorHAnsi"/>
                <w:b/>
                <w:bCs/>
                <w:color w:val="FFFFFF"/>
              </w:rPr>
              <w:t>SERIAL/LOT</w:t>
            </w:r>
          </w:p>
        </w:tc>
        <w:tc>
          <w:tcPr>
            <w:tcW w:w="7604"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0B5422E2" w14:textId="4800CED9" w:rsidR="00006609" w:rsidRPr="00006609" w:rsidRDefault="00006609">
            <w:pPr>
              <w:spacing w:before="360" w:after="150"/>
              <w:rPr>
                <w:rFonts w:cstheme="minorHAnsi"/>
              </w:rPr>
            </w:pPr>
            <w:r w:rsidRPr="00006609">
              <w:rPr>
                <w:rFonts w:cstheme="minorHAnsi"/>
              </w:rPr>
              <w:t xml:space="preserve">The lot number or serial number associated with the work order. The operation in the On Hold status is indicated by </w:t>
            </w:r>
            <w:r w:rsidRPr="00006609">
              <w:rPr>
                <w:rFonts w:cstheme="minorHAnsi"/>
                <w:noProof/>
              </w:rPr>
              <w:drawing>
                <wp:inline distT="0" distB="0" distL="0" distR="0" wp14:anchorId="52D4E2FF" wp14:editId="4582DA63">
                  <wp:extent cx="425450" cy="425450"/>
                  <wp:effectExtent l="0" t="0" r="0" b="0"/>
                  <wp:docPr id="12" name="Picture 12" descr="https://staging.ditaweb.com/NotusCloudApi/resources/image/@ZMDI2VfxYXBwZTdcw=h=O@TgtYTZiMC01NzNiLWQ0NzMtZTZhNDNlMWEyMTQx0dS/SS00620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https://staging.ditaweb.com/NotusCloudApi/resources/image/@ZMDI2VfxYXBwZTdcw=h=O@TgtYTZiMC01NzNiLWQ0NzMtZTZhNDNlMWEyMTQx0dS/SS0062048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5450" cy="425450"/>
                          </a:xfrm>
                          <a:prstGeom prst="rect">
                            <a:avLst/>
                          </a:prstGeom>
                          <a:noFill/>
                          <a:ln>
                            <a:noFill/>
                          </a:ln>
                        </pic:spPr>
                      </pic:pic>
                    </a:graphicData>
                  </a:graphic>
                </wp:inline>
              </w:drawing>
            </w:r>
            <w:r w:rsidRPr="00006609">
              <w:rPr>
                <w:rFonts w:cstheme="minorHAnsi"/>
              </w:rPr>
              <w:t xml:space="preserve">. This status indicator appears when a defect was created on an operation. After the defect is closed, the status of the operation is modified to the In Progress status and appears in the </w:t>
            </w:r>
            <w:r w:rsidRPr="00006609">
              <w:rPr>
                <w:rStyle w:val="keyword"/>
                <w:rFonts w:cstheme="minorHAnsi"/>
                <w:b/>
                <w:bCs/>
              </w:rPr>
              <w:t>Open</w:t>
            </w:r>
            <w:r w:rsidRPr="00006609">
              <w:rPr>
                <w:rFonts w:cstheme="minorHAnsi"/>
              </w:rPr>
              <w:t xml:space="preserve"> page. </w:t>
            </w:r>
          </w:p>
        </w:tc>
      </w:tr>
      <w:tr w:rsidR="00006609" w:rsidRPr="00006609" w14:paraId="2D93FF43" w14:textId="77777777" w:rsidTr="00FB577A">
        <w:tc>
          <w:tcPr>
            <w:tcW w:w="159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470C83CC" w14:textId="77777777" w:rsidR="00006609" w:rsidRPr="00006609" w:rsidRDefault="00006609">
            <w:pPr>
              <w:spacing w:before="360" w:after="150"/>
              <w:rPr>
                <w:rFonts w:cstheme="minorHAnsi"/>
                <w:b/>
                <w:bCs/>
                <w:color w:val="FFFFFF"/>
              </w:rPr>
            </w:pPr>
            <w:r w:rsidRPr="00006609">
              <w:rPr>
                <w:rFonts w:cstheme="minorHAnsi"/>
                <w:b/>
                <w:bCs/>
                <w:color w:val="FFFFFF"/>
              </w:rPr>
              <w:t>WORK ORDER</w:t>
            </w:r>
          </w:p>
        </w:tc>
        <w:tc>
          <w:tcPr>
            <w:tcW w:w="7604"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4628FD8E" w14:textId="77777777" w:rsidR="00006609" w:rsidRPr="00006609" w:rsidRDefault="00006609">
            <w:pPr>
              <w:spacing w:before="360" w:after="150"/>
              <w:rPr>
                <w:rFonts w:cstheme="minorHAnsi"/>
              </w:rPr>
            </w:pPr>
            <w:r w:rsidRPr="00006609">
              <w:rPr>
                <w:rFonts w:cstheme="minorHAnsi"/>
              </w:rPr>
              <w:t>The unique identifier of a work order associated with an operation.</w:t>
            </w:r>
          </w:p>
        </w:tc>
      </w:tr>
      <w:tr w:rsidR="00006609" w:rsidRPr="00006609" w14:paraId="2AA2E985" w14:textId="77777777" w:rsidTr="00FB577A">
        <w:tc>
          <w:tcPr>
            <w:tcW w:w="159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21B47C8B" w14:textId="77777777" w:rsidR="00006609" w:rsidRPr="00006609" w:rsidRDefault="00006609">
            <w:pPr>
              <w:spacing w:before="360" w:after="150"/>
              <w:rPr>
                <w:rFonts w:cstheme="minorHAnsi"/>
                <w:b/>
                <w:bCs/>
                <w:color w:val="FFFFFF"/>
              </w:rPr>
            </w:pPr>
            <w:r w:rsidRPr="00006609">
              <w:rPr>
                <w:rFonts w:cstheme="minorHAnsi"/>
                <w:b/>
                <w:bCs/>
                <w:color w:val="FFFFFF"/>
              </w:rPr>
              <w:t>PRIORITY</w:t>
            </w:r>
          </w:p>
        </w:tc>
        <w:tc>
          <w:tcPr>
            <w:tcW w:w="7604"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241A93C0" w14:textId="77777777" w:rsidR="00006609" w:rsidRPr="00006609" w:rsidRDefault="00006609">
            <w:pPr>
              <w:spacing w:before="360" w:after="150"/>
              <w:rPr>
                <w:rFonts w:cstheme="minorHAnsi"/>
              </w:rPr>
            </w:pPr>
            <w:r w:rsidRPr="00006609">
              <w:rPr>
                <w:rFonts w:cstheme="minorHAnsi"/>
              </w:rPr>
              <w:t>The priority of an operation on a machine.</w:t>
            </w:r>
          </w:p>
        </w:tc>
      </w:tr>
      <w:tr w:rsidR="00006609" w:rsidRPr="00006609" w14:paraId="0B4DC5E1" w14:textId="77777777" w:rsidTr="00FB577A">
        <w:tc>
          <w:tcPr>
            <w:tcW w:w="159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46E552B5" w14:textId="77777777" w:rsidR="00006609" w:rsidRPr="00006609" w:rsidRDefault="00006609">
            <w:pPr>
              <w:spacing w:before="360" w:after="150"/>
              <w:rPr>
                <w:rFonts w:cstheme="minorHAnsi"/>
                <w:b/>
                <w:bCs/>
                <w:color w:val="FFFFFF"/>
              </w:rPr>
            </w:pPr>
            <w:r w:rsidRPr="00006609">
              <w:rPr>
                <w:rFonts w:cstheme="minorHAnsi"/>
                <w:b/>
                <w:bCs/>
                <w:color w:val="FFFFFF"/>
              </w:rPr>
              <w:t>MATERIAL</w:t>
            </w:r>
          </w:p>
        </w:tc>
        <w:tc>
          <w:tcPr>
            <w:tcW w:w="7604"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66A2B6DA" w14:textId="77777777" w:rsidR="00006609" w:rsidRPr="00006609" w:rsidRDefault="00006609">
            <w:pPr>
              <w:spacing w:before="360" w:after="150"/>
              <w:rPr>
                <w:rFonts w:cstheme="minorHAnsi"/>
              </w:rPr>
            </w:pPr>
            <w:r w:rsidRPr="00006609">
              <w:rPr>
                <w:rFonts w:cstheme="minorHAnsi"/>
              </w:rPr>
              <w:t xml:space="preserve">The material number associated with a work order. </w:t>
            </w:r>
          </w:p>
        </w:tc>
      </w:tr>
      <w:tr w:rsidR="00006609" w:rsidRPr="00006609" w14:paraId="00192111" w14:textId="77777777" w:rsidTr="00FB577A">
        <w:tc>
          <w:tcPr>
            <w:tcW w:w="159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41AD05CE" w14:textId="77777777" w:rsidR="00006609" w:rsidRPr="00006609" w:rsidRDefault="00006609">
            <w:pPr>
              <w:spacing w:before="360" w:after="150"/>
              <w:rPr>
                <w:rFonts w:cstheme="minorHAnsi"/>
                <w:b/>
                <w:bCs/>
                <w:color w:val="FFFFFF"/>
              </w:rPr>
            </w:pPr>
            <w:r w:rsidRPr="00006609">
              <w:rPr>
                <w:rFonts w:cstheme="minorHAnsi"/>
                <w:b/>
                <w:bCs/>
                <w:color w:val="FFFFFF"/>
              </w:rPr>
              <w:t>OPERATION</w:t>
            </w:r>
          </w:p>
        </w:tc>
        <w:tc>
          <w:tcPr>
            <w:tcW w:w="7604"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25C48B1A" w14:textId="77777777" w:rsidR="00006609" w:rsidRPr="00006609" w:rsidRDefault="00006609">
            <w:pPr>
              <w:spacing w:before="360" w:after="150"/>
              <w:rPr>
                <w:rFonts w:cstheme="minorHAnsi"/>
              </w:rPr>
            </w:pPr>
            <w:r w:rsidRPr="00006609">
              <w:rPr>
                <w:rFonts w:cstheme="minorHAnsi"/>
              </w:rPr>
              <w:t>The machine associated with an operation.</w:t>
            </w:r>
          </w:p>
        </w:tc>
      </w:tr>
      <w:tr w:rsidR="00006609" w:rsidRPr="00006609" w14:paraId="4B3D5995" w14:textId="77777777" w:rsidTr="00FB577A">
        <w:tc>
          <w:tcPr>
            <w:tcW w:w="159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5F163AA0" w14:textId="77777777" w:rsidR="00006609" w:rsidRPr="00006609" w:rsidRDefault="00006609">
            <w:pPr>
              <w:spacing w:before="360" w:after="150"/>
              <w:rPr>
                <w:rFonts w:cstheme="minorHAnsi"/>
                <w:b/>
                <w:bCs/>
                <w:color w:val="FFFFFF"/>
              </w:rPr>
            </w:pPr>
            <w:r w:rsidRPr="00006609">
              <w:rPr>
                <w:rFonts w:cstheme="minorHAnsi"/>
                <w:b/>
                <w:bCs/>
                <w:color w:val="FFFFFF"/>
              </w:rPr>
              <w:t>MODIFIED ON</w:t>
            </w:r>
          </w:p>
        </w:tc>
        <w:tc>
          <w:tcPr>
            <w:tcW w:w="7604"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72D407D5" w14:textId="77777777" w:rsidR="00006609" w:rsidRPr="00006609" w:rsidRDefault="00006609">
            <w:pPr>
              <w:spacing w:before="360" w:after="150"/>
              <w:rPr>
                <w:rFonts w:cstheme="minorHAnsi"/>
              </w:rPr>
            </w:pPr>
            <w:r w:rsidRPr="00006609">
              <w:rPr>
                <w:rFonts w:cstheme="minorHAnsi"/>
              </w:rPr>
              <w:t>The date and time when the operation was last modified. The date and time appear in the format mm/dd hh:mm (for example, 03/27 10:58).</w:t>
            </w:r>
          </w:p>
        </w:tc>
      </w:tr>
      <w:tr w:rsidR="00006609" w:rsidRPr="00006609" w14:paraId="0F76B60B" w14:textId="77777777" w:rsidTr="00FB577A">
        <w:tc>
          <w:tcPr>
            <w:tcW w:w="159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0BA295DA" w14:textId="77777777" w:rsidR="00006609" w:rsidRPr="00006609" w:rsidRDefault="00006609">
            <w:pPr>
              <w:spacing w:before="360" w:after="150"/>
              <w:rPr>
                <w:rFonts w:cstheme="minorHAnsi"/>
                <w:b/>
                <w:bCs/>
                <w:color w:val="FFFFFF"/>
              </w:rPr>
            </w:pPr>
            <w:r w:rsidRPr="00006609">
              <w:rPr>
                <w:rFonts w:cstheme="minorHAnsi"/>
                <w:b/>
                <w:bCs/>
                <w:color w:val="FFFFFF"/>
              </w:rPr>
              <w:lastRenderedPageBreak/>
              <w:t>USER(S)</w:t>
            </w:r>
          </w:p>
        </w:tc>
        <w:tc>
          <w:tcPr>
            <w:tcW w:w="7604"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775B952C" w14:textId="77777777" w:rsidR="00006609" w:rsidRPr="00006609" w:rsidRDefault="00006609">
            <w:pPr>
              <w:spacing w:before="360" w:after="150"/>
              <w:rPr>
                <w:rFonts w:cstheme="minorHAnsi"/>
              </w:rPr>
            </w:pPr>
            <w:r w:rsidRPr="00006609">
              <w:rPr>
                <w:rFonts w:cstheme="minorHAnsi"/>
              </w:rPr>
              <w:t xml:space="preserve">The name of the user who worked on an operation. If multiple users worked on an operation then the number of users appears in the USER(S) field for that operation. Select </w:t>
            </w:r>
            <w:r w:rsidRPr="00006609">
              <w:rPr>
                <w:rStyle w:val="HTMLVariable"/>
                <w:rFonts w:cstheme="minorHAnsi"/>
              </w:rPr>
              <w:t>&lt;number_of_users&gt;</w:t>
            </w:r>
            <w:r w:rsidRPr="00006609">
              <w:rPr>
                <w:rFonts w:cstheme="minorHAnsi"/>
              </w:rPr>
              <w:t xml:space="preserve"> to access the list of names of the users who worked on an operation. </w:t>
            </w:r>
          </w:p>
        </w:tc>
      </w:tr>
      <w:tr w:rsidR="00006609" w:rsidRPr="00006609" w14:paraId="2A7D9AEA" w14:textId="77777777" w:rsidTr="00FB577A">
        <w:tc>
          <w:tcPr>
            <w:tcW w:w="159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58327D9D" w14:textId="77777777" w:rsidR="00006609" w:rsidRPr="00006609" w:rsidRDefault="00006609">
            <w:pPr>
              <w:spacing w:before="360" w:after="150"/>
              <w:rPr>
                <w:rFonts w:cstheme="minorHAnsi"/>
                <w:b/>
                <w:bCs/>
                <w:color w:val="FFFFFF"/>
              </w:rPr>
            </w:pPr>
            <w:r w:rsidRPr="00006609">
              <w:rPr>
                <w:rFonts w:cstheme="minorHAnsi"/>
                <w:b/>
                <w:bCs/>
                <w:color w:val="FFFFFF"/>
              </w:rPr>
              <w:t>ON/OFF</w:t>
            </w:r>
          </w:p>
        </w:tc>
        <w:tc>
          <w:tcPr>
            <w:tcW w:w="7604"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2409E407" w14:textId="77777777" w:rsidR="00006609" w:rsidRPr="00006609" w:rsidRDefault="00006609">
            <w:pPr>
              <w:spacing w:before="360" w:after="150"/>
              <w:rPr>
                <w:rFonts w:cstheme="minorHAnsi"/>
              </w:rPr>
            </w:pPr>
            <w:r w:rsidRPr="00006609">
              <w:rPr>
                <w:rFonts w:cstheme="minorHAnsi"/>
              </w:rPr>
              <w:t xml:space="preserve">The clock-on or clock-off status indicator of an operation. </w:t>
            </w:r>
          </w:p>
        </w:tc>
      </w:tr>
    </w:tbl>
    <w:p w14:paraId="2FACC997" w14:textId="77777777" w:rsidR="00006609" w:rsidRPr="00006609" w:rsidRDefault="00006609" w:rsidP="00FB577A">
      <w:pPr>
        <w:pStyle w:val="Heading4"/>
        <w:spacing w:before="0" w:beforeAutospacing="0" w:after="0" w:afterAutospacing="0" w:line="238" w:lineRule="atLeast"/>
        <w:ind w:left="-90"/>
        <w:rPr>
          <w:rFonts w:asciiTheme="minorHAnsi" w:hAnsiTheme="minorHAnsi" w:cstheme="minorHAnsi"/>
          <w:caps/>
          <w:color w:val="333333"/>
          <w:spacing w:val="15"/>
          <w:sz w:val="22"/>
          <w:szCs w:val="22"/>
        </w:rPr>
      </w:pPr>
      <w:r w:rsidRPr="00006609">
        <w:rPr>
          <w:rFonts w:asciiTheme="minorHAnsi" w:hAnsiTheme="minorHAnsi" w:cstheme="minorHAnsi"/>
          <w:caps/>
          <w:color w:val="333333"/>
          <w:spacing w:val="15"/>
          <w:sz w:val="22"/>
          <w:szCs w:val="22"/>
        </w:rPr>
        <w:t>Tip:</w:t>
      </w:r>
    </w:p>
    <w:p w14:paraId="12BE83BE" w14:textId="71138AF6" w:rsidR="00006609" w:rsidRPr="00006609" w:rsidRDefault="00006609" w:rsidP="00FB577A">
      <w:pPr>
        <w:shd w:val="clear" w:color="auto" w:fill="FFF6C6"/>
        <w:spacing w:after="0" w:line="240" w:lineRule="auto"/>
        <w:ind w:left="-72"/>
        <w:rPr>
          <w:rFonts w:cstheme="minorHAnsi"/>
          <w:color w:val="333333"/>
        </w:rPr>
      </w:pPr>
      <w:r w:rsidRPr="00006609">
        <w:rPr>
          <w:rFonts w:cstheme="minorHAnsi"/>
          <w:color w:val="333333"/>
        </w:rPr>
        <w:t>You can resize the field (column heading) in the grid using a drag-and-drop operation. You can also hover over the field (column heading) until</w:t>
      </w:r>
      <w:r w:rsidR="00FB577A">
        <w:rPr>
          <w:rFonts w:cstheme="minorHAnsi"/>
          <w:color w:val="333333"/>
        </w:rPr>
        <w:t xml:space="preserve"> </w:t>
      </w:r>
      <w:r w:rsidRPr="00006609">
        <w:rPr>
          <w:rFonts w:cstheme="minorHAnsi"/>
          <w:color w:val="333333"/>
        </w:rPr>
        <w:t xml:space="preserve"> </w:t>
      </w:r>
      <w:r w:rsidRPr="00006609">
        <w:rPr>
          <w:rFonts w:cstheme="minorHAnsi"/>
          <w:noProof/>
          <w:color w:val="333333"/>
        </w:rPr>
        <w:drawing>
          <wp:inline distT="0" distB="0" distL="0" distR="0" wp14:anchorId="4C152395" wp14:editId="390D948F">
            <wp:extent cx="222250" cy="203200"/>
            <wp:effectExtent l="0" t="0" r="6350" b="6350"/>
            <wp:docPr id="11" name="Picture 11" descr="https://staging.ditaweb.com/NotusCloudApi/resources/image/@ZMDI2VfxYXBwZTdcw=h=O@TgtYTZiMC01NzNiLWQ0NzMtZTZhNDNlMWEyMTQx0dS/ST00623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7f43ee14-3e10-4702-a3a0-97d3dc9852ff__image_2a6d4132-ccd3-43c8-b3dc-38c78cb6d19d" descr="https://staging.ditaweb.com/NotusCloudApi/resources/image/@ZMDI2VfxYXBwZTdcw=h=O@TgtYTZiMC01NzNiLWQ0NzMtZTZhNDNlMWEyMTQx0dS/ST0062316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2250" cy="203200"/>
                    </a:xfrm>
                    <a:prstGeom prst="rect">
                      <a:avLst/>
                    </a:prstGeom>
                    <a:noFill/>
                    <a:ln>
                      <a:noFill/>
                    </a:ln>
                  </pic:spPr>
                </pic:pic>
              </a:graphicData>
            </a:graphic>
          </wp:inline>
        </w:drawing>
      </w:r>
      <w:r w:rsidR="00FB577A">
        <w:rPr>
          <w:rFonts w:cstheme="minorHAnsi"/>
          <w:color w:val="333333"/>
        </w:rPr>
        <w:t xml:space="preserve"> </w:t>
      </w:r>
      <w:r w:rsidRPr="00006609">
        <w:rPr>
          <w:rFonts w:cstheme="minorHAnsi"/>
          <w:color w:val="333333"/>
        </w:rPr>
        <w:t>appears to resize the width of the field column in the grid table.</w:t>
      </w:r>
    </w:p>
    <w:p w14:paraId="31D0DA5A" w14:textId="16974E54" w:rsidR="00006609" w:rsidRPr="00006609" w:rsidRDefault="00006609" w:rsidP="00006609">
      <w:pPr>
        <w:numPr>
          <w:ilvl w:val="0"/>
          <w:numId w:val="23"/>
        </w:numPr>
        <w:spacing w:before="240" w:after="240" w:line="240" w:lineRule="auto"/>
        <w:ind w:left="288"/>
        <w:rPr>
          <w:rFonts w:cstheme="minorHAnsi"/>
          <w:color w:val="333333"/>
          <w:sz w:val="24"/>
          <w:szCs w:val="24"/>
        </w:rPr>
      </w:pPr>
      <w:r w:rsidRPr="00006609">
        <w:rPr>
          <w:rStyle w:val="ph"/>
          <w:rFonts w:cstheme="minorHAnsi"/>
          <w:color w:val="333333"/>
        </w:rPr>
        <w:t xml:space="preserve">Select </w:t>
      </w:r>
      <w:r w:rsidRPr="00006609">
        <w:rPr>
          <w:rFonts w:cstheme="minorHAnsi"/>
          <w:noProof/>
          <w:color w:val="333333"/>
        </w:rPr>
        <w:drawing>
          <wp:inline distT="0" distB="0" distL="0" distR="0" wp14:anchorId="6202E7E3" wp14:editId="7C8F0A9E">
            <wp:extent cx="304800" cy="285750"/>
            <wp:effectExtent l="0" t="0" r="0" b="0"/>
            <wp:docPr id="10" name="Picture 10" descr="https://staging.ditaweb.com/NotusCloudApi/resources/image/@ZMDI2VfxYXBwZTdcw=h=O@TgtYTZiMC01NzNiLWQ0NzMtZTZhNDNlMWEyMTQx0dS/ST00611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7f43ee14-3e10-4702-a3a0-97d3dc9852ff__image_wg1_f55_qfb" descr="https://staging.ditaweb.com/NotusCloudApi/resources/image/@ZMDI2VfxYXBwZTdcw=h=O@TgtYTZiMC01NzNiLWQ0NzMtZTZhNDNlMWEyMTQx0dS/ST006119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285750"/>
                    </a:xfrm>
                    <a:prstGeom prst="rect">
                      <a:avLst/>
                    </a:prstGeom>
                    <a:noFill/>
                    <a:ln>
                      <a:noFill/>
                    </a:ln>
                  </pic:spPr>
                </pic:pic>
              </a:graphicData>
            </a:graphic>
          </wp:inline>
        </w:drawing>
      </w:r>
      <w:r w:rsidRPr="00006609">
        <w:rPr>
          <w:rStyle w:val="ph"/>
          <w:rFonts w:cstheme="minorHAnsi"/>
          <w:color w:val="333333"/>
        </w:rPr>
        <w:t xml:space="preserve">for a field to filter the operations. For more information, refer to the </w:t>
      </w:r>
      <w:hyperlink r:id="rId19" w:anchor="task_8a55dc16-af5f-4a33-81fb-d8ca73c7d1ac" w:history="1">
        <w:r w:rsidRPr="00006609">
          <w:rPr>
            <w:rStyle w:val="Hyperlink"/>
            <w:rFonts w:cstheme="minorHAnsi"/>
            <w:color w:val="005EB8"/>
            <w:u w:val="none"/>
            <w:bdr w:val="none" w:sz="0" w:space="0" w:color="auto" w:frame="1"/>
          </w:rPr>
          <w:t>Filter an Operation</w:t>
        </w:r>
      </w:hyperlink>
      <w:r w:rsidRPr="00006609">
        <w:rPr>
          <w:rStyle w:val="ph"/>
          <w:rFonts w:cstheme="minorHAnsi"/>
          <w:color w:val="333333"/>
        </w:rPr>
        <w:t xml:space="preserve"> topic.</w:t>
      </w:r>
    </w:p>
    <w:p w14:paraId="34558FBA" w14:textId="77777777" w:rsidR="00006609" w:rsidRPr="00006609" w:rsidRDefault="00006609" w:rsidP="00006609">
      <w:pPr>
        <w:numPr>
          <w:ilvl w:val="0"/>
          <w:numId w:val="23"/>
        </w:numPr>
        <w:spacing w:before="240" w:after="240" w:line="240" w:lineRule="auto"/>
        <w:ind w:left="288"/>
        <w:rPr>
          <w:rFonts w:cstheme="minorHAnsi"/>
          <w:color w:val="333333"/>
        </w:rPr>
      </w:pPr>
      <w:r w:rsidRPr="00006609">
        <w:rPr>
          <w:rStyle w:val="Strong"/>
          <w:rFonts w:cstheme="minorHAnsi"/>
          <w:color w:val="333333"/>
        </w:rPr>
        <w:t xml:space="preserve">Optional: </w:t>
      </w:r>
      <w:r w:rsidRPr="00006609">
        <w:rPr>
          <w:rStyle w:val="ph"/>
          <w:rFonts w:cstheme="minorHAnsi"/>
          <w:color w:val="333333"/>
        </w:rPr>
        <w:t xml:space="preserve">Select an operation to access the instruction documents associated with the operation. For more information, refer to the </w:t>
      </w:r>
      <w:hyperlink r:id="rId20" w:anchor="task_867d1a48-9d9e-42ec-9b37-898ea8d533de" w:history="1">
        <w:r w:rsidRPr="00006609">
          <w:rPr>
            <w:rStyle w:val="Hyperlink"/>
            <w:rFonts w:cstheme="minorHAnsi"/>
            <w:color w:val="005EB8"/>
            <w:u w:val="none"/>
            <w:bdr w:val="none" w:sz="0" w:space="0" w:color="auto" w:frame="1"/>
          </w:rPr>
          <w:t>Access the Documents</w:t>
        </w:r>
      </w:hyperlink>
      <w:r w:rsidRPr="00006609">
        <w:rPr>
          <w:rStyle w:val="ph"/>
          <w:rFonts w:cstheme="minorHAnsi"/>
          <w:color w:val="333333"/>
        </w:rPr>
        <w:t xml:space="preserve"> topic.</w:t>
      </w:r>
    </w:p>
    <w:p w14:paraId="0E55B511" w14:textId="09672C3D" w:rsidR="00FB577A" w:rsidRPr="00FB577A" w:rsidRDefault="00FB577A" w:rsidP="00006609">
      <w:pPr>
        <w:spacing w:after="0"/>
        <w:rPr>
          <w:rFonts w:cstheme="minorHAnsi"/>
          <w:b/>
          <w:color w:val="333333"/>
        </w:rPr>
      </w:pPr>
      <w:r w:rsidRPr="00FB577A">
        <w:rPr>
          <w:rFonts w:cstheme="minorHAnsi"/>
          <w:b/>
          <w:color w:val="333333"/>
        </w:rPr>
        <w:t>Results</w:t>
      </w:r>
    </w:p>
    <w:p w14:paraId="5177B506" w14:textId="15C6FFF2" w:rsidR="00006609" w:rsidRPr="00006609" w:rsidRDefault="00006609" w:rsidP="00006609">
      <w:pPr>
        <w:spacing w:after="0"/>
        <w:rPr>
          <w:rFonts w:cstheme="minorHAnsi"/>
          <w:color w:val="333333"/>
        </w:rPr>
      </w:pPr>
      <w:r w:rsidRPr="00006609">
        <w:rPr>
          <w:rFonts w:cstheme="minorHAnsi"/>
          <w:color w:val="333333"/>
        </w:rPr>
        <w:t xml:space="preserve">The operations in the On Hold status appears in the </w:t>
      </w:r>
      <w:r w:rsidRPr="00006609">
        <w:rPr>
          <w:rStyle w:val="keyword"/>
          <w:rFonts w:cstheme="minorHAnsi"/>
          <w:b/>
          <w:bCs/>
          <w:color w:val="333333"/>
        </w:rPr>
        <w:t>On Hold</w:t>
      </w:r>
      <w:r w:rsidRPr="00006609">
        <w:rPr>
          <w:rFonts w:cstheme="minorHAnsi"/>
          <w:color w:val="333333"/>
        </w:rPr>
        <w:t xml:space="preserve"> page.</w:t>
      </w:r>
    </w:p>
    <w:p w14:paraId="4973AB31" w14:textId="3FEA4E07" w:rsidR="00006609" w:rsidRPr="00006609" w:rsidRDefault="00006609" w:rsidP="00006609">
      <w:pPr>
        <w:rPr>
          <w:rFonts w:eastAsia="Times New Roman" w:cstheme="minorHAnsi"/>
          <w:b/>
          <w:bCs/>
          <w:color w:val="333333"/>
          <w:sz w:val="32"/>
          <w:szCs w:val="32"/>
        </w:rPr>
      </w:pPr>
    </w:p>
    <w:p w14:paraId="369A399A" w14:textId="77777777" w:rsidR="00006609" w:rsidRPr="00006609" w:rsidRDefault="00006609" w:rsidP="00006609">
      <w:pPr>
        <w:pStyle w:val="Heading2"/>
        <w:spacing w:before="891" w:beforeAutospacing="0" w:after="217" w:afterAutospacing="0" w:line="356" w:lineRule="atLeast"/>
        <w:rPr>
          <w:rFonts w:asciiTheme="minorHAnsi" w:hAnsiTheme="minorHAnsi" w:cstheme="minorHAnsi"/>
          <w:color w:val="333333"/>
          <w:sz w:val="32"/>
          <w:szCs w:val="32"/>
        </w:rPr>
      </w:pPr>
      <w:r w:rsidRPr="00006609">
        <w:rPr>
          <w:rFonts w:asciiTheme="minorHAnsi" w:hAnsiTheme="minorHAnsi" w:cstheme="minorHAnsi"/>
          <w:color w:val="333333"/>
          <w:sz w:val="32"/>
          <w:szCs w:val="32"/>
        </w:rPr>
        <w:t>Access a Completed Operation</w:t>
      </w:r>
    </w:p>
    <w:p w14:paraId="55A0936C" w14:textId="77777777" w:rsidR="00006609" w:rsidRPr="00006609" w:rsidRDefault="00006609" w:rsidP="00006609">
      <w:pPr>
        <w:rPr>
          <w:rFonts w:cstheme="minorHAnsi"/>
          <w:color w:val="333333"/>
          <w:sz w:val="24"/>
          <w:szCs w:val="24"/>
        </w:rPr>
      </w:pPr>
      <w:r w:rsidRPr="00006609">
        <w:rPr>
          <w:rFonts w:cstheme="minorHAnsi"/>
          <w:color w:val="333333"/>
        </w:rPr>
        <w:t xml:space="preserve">As an operator, you can access the operations in the Completed status associated with a machine in the </w:t>
      </w:r>
      <w:r w:rsidRPr="00006609">
        <w:rPr>
          <w:rStyle w:val="keyword"/>
          <w:rFonts w:cstheme="minorHAnsi"/>
          <w:b/>
          <w:bCs/>
          <w:color w:val="333333"/>
        </w:rPr>
        <w:t>Complete</w:t>
      </w:r>
      <w:r w:rsidRPr="00006609">
        <w:rPr>
          <w:rFonts w:cstheme="minorHAnsi"/>
          <w:color w:val="333333"/>
        </w:rPr>
        <w:t xml:space="preserve"> page.</w:t>
      </w:r>
    </w:p>
    <w:p w14:paraId="0C448535" w14:textId="77777777" w:rsidR="00006609" w:rsidRPr="00006609" w:rsidRDefault="00006609" w:rsidP="00006609">
      <w:pPr>
        <w:numPr>
          <w:ilvl w:val="0"/>
          <w:numId w:val="24"/>
        </w:numPr>
        <w:spacing w:before="240" w:after="240" w:line="240" w:lineRule="auto"/>
        <w:ind w:left="288"/>
        <w:rPr>
          <w:rFonts w:cstheme="minorHAnsi"/>
          <w:color w:val="333333"/>
        </w:rPr>
      </w:pPr>
      <w:r w:rsidRPr="00006609">
        <w:rPr>
          <w:rStyle w:val="ph"/>
          <w:rFonts w:cstheme="minorHAnsi"/>
          <w:color w:val="333333"/>
        </w:rPr>
        <w:t>Log in to the Plant Applications Universal Client.</w:t>
      </w:r>
    </w:p>
    <w:p w14:paraId="3BB6F61B" w14:textId="77777777" w:rsidR="00006609" w:rsidRPr="00006609" w:rsidRDefault="00006609" w:rsidP="00006609">
      <w:pPr>
        <w:numPr>
          <w:ilvl w:val="0"/>
          <w:numId w:val="24"/>
        </w:numPr>
        <w:spacing w:before="240" w:after="240" w:line="240" w:lineRule="auto"/>
        <w:ind w:left="288"/>
        <w:rPr>
          <w:rFonts w:cstheme="minorHAnsi"/>
          <w:color w:val="333333"/>
        </w:rPr>
      </w:pPr>
      <w:r w:rsidRPr="00006609">
        <w:rPr>
          <w:rStyle w:val="ph"/>
          <w:rFonts w:cstheme="minorHAnsi"/>
          <w:color w:val="333333"/>
        </w:rPr>
        <w:t xml:space="preserve">Select </w:t>
      </w:r>
      <w:r w:rsidRPr="00006609">
        <w:rPr>
          <w:rStyle w:val="ph"/>
          <w:rFonts w:cstheme="minorHAnsi"/>
          <w:b/>
          <w:bCs/>
          <w:color w:val="333333"/>
        </w:rPr>
        <w:t>Operations</w:t>
      </w:r>
      <w:r w:rsidRPr="00006609">
        <w:rPr>
          <w:rStyle w:val="ph"/>
          <w:rFonts w:cstheme="minorHAnsi"/>
          <w:color w:val="333333"/>
        </w:rPr>
        <w:t>.</w:t>
      </w:r>
    </w:p>
    <w:p w14:paraId="750C37F5" w14:textId="77777777" w:rsidR="00006609" w:rsidRPr="00006609" w:rsidRDefault="00006609" w:rsidP="00006609">
      <w:pPr>
        <w:numPr>
          <w:ilvl w:val="0"/>
          <w:numId w:val="24"/>
        </w:numPr>
        <w:spacing w:before="240" w:after="240" w:line="240" w:lineRule="auto"/>
        <w:ind w:left="288"/>
        <w:rPr>
          <w:rFonts w:cstheme="minorHAnsi"/>
          <w:color w:val="333333"/>
        </w:rPr>
      </w:pPr>
      <w:r w:rsidRPr="00006609">
        <w:rPr>
          <w:rStyle w:val="ph"/>
          <w:rFonts w:cstheme="minorHAnsi"/>
          <w:color w:val="333333"/>
        </w:rPr>
        <w:t xml:space="preserve">In the </w:t>
      </w:r>
      <w:r w:rsidRPr="00006609">
        <w:rPr>
          <w:rStyle w:val="ph"/>
          <w:rFonts w:cstheme="minorHAnsi"/>
          <w:b/>
          <w:bCs/>
          <w:color w:val="333333"/>
        </w:rPr>
        <w:t>Machines</w:t>
      </w:r>
      <w:r w:rsidRPr="00006609">
        <w:rPr>
          <w:rStyle w:val="ph"/>
          <w:rFonts w:cstheme="minorHAnsi"/>
          <w:color w:val="333333"/>
        </w:rPr>
        <w:t xml:space="preserve"> drop-down list box, select a machine.</w:t>
      </w:r>
    </w:p>
    <w:p w14:paraId="70CB9D26" w14:textId="77777777" w:rsidR="00006609" w:rsidRPr="00006609" w:rsidRDefault="00006609" w:rsidP="00FB577A">
      <w:pPr>
        <w:pStyle w:val="Heading4"/>
        <w:spacing w:before="0" w:beforeAutospacing="0" w:after="0" w:afterAutospacing="0" w:line="238" w:lineRule="atLeast"/>
        <w:ind w:left="270"/>
        <w:rPr>
          <w:rFonts w:asciiTheme="minorHAnsi" w:hAnsiTheme="minorHAnsi" w:cstheme="minorHAnsi"/>
          <w:caps/>
          <w:color w:val="333333"/>
          <w:spacing w:val="15"/>
          <w:sz w:val="22"/>
          <w:szCs w:val="22"/>
        </w:rPr>
      </w:pPr>
      <w:r w:rsidRPr="00006609">
        <w:rPr>
          <w:rFonts w:asciiTheme="minorHAnsi" w:hAnsiTheme="minorHAnsi" w:cstheme="minorHAnsi"/>
          <w:caps/>
          <w:color w:val="333333"/>
          <w:spacing w:val="15"/>
          <w:sz w:val="22"/>
          <w:szCs w:val="22"/>
        </w:rPr>
        <w:t>Note:</w:t>
      </w:r>
    </w:p>
    <w:p w14:paraId="4E58B16A" w14:textId="77777777" w:rsidR="00006609" w:rsidRPr="00006609" w:rsidRDefault="00006609" w:rsidP="00006609">
      <w:pPr>
        <w:shd w:val="clear" w:color="auto" w:fill="FFF6C6"/>
        <w:ind w:left="288"/>
        <w:rPr>
          <w:rFonts w:cstheme="minorHAnsi"/>
          <w:color w:val="333333"/>
        </w:rPr>
      </w:pPr>
      <w:r w:rsidRPr="00006609">
        <w:rPr>
          <w:rFonts w:cstheme="minorHAnsi"/>
          <w:color w:val="333333"/>
        </w:rPr>
        <w:lastRenderedPageBreak/>
        <w:t xml:space="preserve">Using </w:t>
      </w:r>
      <w:r w:rsidRPr="00006609">
        <w:rPr>
          <w:rStyle w:val="ph"/>
          <w:rFonts w:cstheme="minorHAnsi"/>
          <w:b/>
          <w:bCs/>
          <w:color w:val="333333"/>
        </w:rPr>
        <w:t>Machines</w:t>
      </w:r>
      <w:r w:rsidRPr="00006609">
        <w:rPr>
          <w:rFonts w:cstheme="minorHAnsi"/>
          <w:color w:val="333333"/>
        </w:rPr>
        <w:t xml:space="preserve"> drop-down list box, you can access operations associated with only five machines in the Operations application at any given point of time.</w:t>
      </w:r>
    </w:p>
    <w:p w14:paraId="3B9B1E07" w14:textId="77777777" w:rsidR="00006609" w:rsidRPr="00006609" w:rsidRDefault="00006609" w:rsidP="00006609">
      <w:pPr>
        <w:ind w:left="288"/>
        <w:rPr>
          <w:rFonts w:cstheme="minorHAnsi"/>
          <w:color w:val="333333"/>
          <w:sz w:val="24"/>
          <w:szCs w:val="24"/>
        </w:rPr>
      </w:pPr>
      <w:r w:rsidRPr="00006609">
        <w:rPr>
          <w:rFonts w:cstheme="minorHAnsi"/>
          <w:color w:val="333333"/>
        </w:rPr>
        <w:t xml:space="preserve">The </w:t>
      </w:r>
      <w:r w:rsidRPr="00006609">
        <w:rPr>
          <w:rStyle w:val="keyword"/>
          <w:rFonts w:cstheme="minorHAnsi"/>
          <w:b/>
          <w:bCs/>
          <w:color w:val="333333"/>
        </w:rPr>
        <w:t>Open</w:t>
      </w:r>
      <w:r w:rsidRPr="00006609">
        <w:rPr>
          <w:rFonts w:cstheme="minorHAnsi"/>
          <w:color w:val="333333"/>
        </w:rPr>
        <w:t xml:space="preserve"> page appears. </w:t>
      </w:r>
    </w:p>
    <w:p w14:paraId="48DBC94F" w14:textId="77777777" w:rsidR="00006609" w:rsidRPr="00006609" w:rsidRDefault="00006609" w:rsidP="00006609">
      <w:pPr>
        <w:numPr>
          <w:ilvl w:val="0"/>
          <w:numId w:val="24"/>
        </w:numPr>
        <w:spacing w:before="240" w:after="240" w:line="240" w:lineRule="auto"/>
        <w:ind w:left="288"/>
        <w:rPr>
          <w:rFonts w:cstheme="minorHAnsi"/>
          <w:color w:val="333333"/>
        </w:rPr>
      </w:pPr>
      <w:r w:rsidRPr="00006609">
        <w:rPr>
          <w:rStyle w:val="ph"/>
          <w:rFonts w:cstheme="minorHAnsi"/>
          <w:color w:val="333333"/>
        </w:rPr>
        <w:t xml:space="preserve">Select the </w:t>
      </w:r>
      <w:r w:rsidRPr="00006609">
        <w:rPr>
          <w:rStyle w:val="ph"/>
          <w:rFonts w:cstheme="minorHAnsi"/>
          <w:b/>
          <w:bCs/>
          <w:color w:val="333333"/>
        </w:rPr>
        <w:t>Complete</w:t>
      </w:r>
      <w:r w:rsidRPr="00006609">
        <w:rPr>
          <w:rStyle w:val="ph"/>
          <w:rFonts w:cstheme="minorHAnsi"/>
          <w:color w:val="333333"/>
        </w:rPr>
        <w:t xml:space="preserve"> tab.</w:t>
      </w:r>
    </w:p>
    <w:p w14:paraId="32C6C294" w14:textId="77777777" w:rsidR="00006609" w:rsidRPr="00006609" w:rsidRDefault="00006609" w:rsidP="00006609">
      <w:pPr>
        <w:spacing w:before="240" w:after="240"/>
        <w:ind w:left="288"/>
        <w:rPr>
          <w:rFonts w:cstheme="minorHAnsi"/>
          <w:color w:val="333333"/>
        </w:rPr>
      </w:pPr>
      <w:r w:rsidRPr="00006609">
        <w:rPr>
          <w:rFonts w:cstheme="minorHAnsi"/>
          <w:color w:val="333333"/>
        </w:rPr>
        <w:t xml:space="preserve">The </w:t>
      </w:r>
      <w:r w:rsidRPr="00006609">
        <w:rPr>
          <w:rStyle w:val="keyword"/>
          <w:rFonts w:cstheme="minorHAnsi"/>
          <w:b/>
          <w:bCs/>
          <w:color w:val="333333"/>
        </w:rPr>
        <w:t>Complete</w:t>
      </w:r>
      <w:r w:rsidRPr="00006609">
        <w:rPr>
          <w:rFonts w:cstheme="minorHAnsi"/>
          <w:color w:val="333333"/>
        </w:rPr>
        <w:t xml:space="preserve"> page appears, displaying a list of completed operations in a table with an ascending sort applied in the MODIFIED ON field (the field values of the operations with the latest modified date appear first in the table). The number of operations that appear in a page depends on the resolution of your computer screen.</w:t>
      </w:r>
    </w:p>
    <w:p w14:paraId="0E236A4E" w14:textId="77777777" w:rsidR="00006609" w:rsidRPr="00006609" w:rsidRDefault="00006609" w:rsidP="00006609">
      <w:pPr>
        <w:pStyle w:val="Heading4"/>
        <w:spacing w:before="0" w:beforeAutospacing="0" w:after="0" w:afterAutospacing="0" w:line="238" w:lineRule="atLeast"/>
        <w:ind w:left="-237"/>
        <w:rPr>
          <w:rFonts w:asciiTheme="minorHAnsi" w:hAnsiTheme="minorHAnsi" w:cstheme="minorHAnsi"/>
          <w:caps/>
          <w:color w:val="333333"/>
          <w:spacing w:val="15"/>
          <w:sz w:val="22"/>
          <w:szCs w:val="22"/>
        </w:rPr>
      </w:pPr>
      <w:r w:rsidRPr="00006609">
        <w:rPr>
          <w:rFonts w:asciiTheme="minorHAnsi" w:hAnsiTheme="minorHAnsi" w:cstheme="minorHAnsi"/>
          <w:caps/>
          <w:color w:val="333333"/>
          <w:spacing w:val="15"/>
          <w:sz w:val="22"/>
          <w:szCs w:val="22"/>
        </w:rPr>
        <w:t>Tip:</w:t>
      </w:r>
    </w:p>
    <w:p w14:paraId="7FB1F132" w14:textId="608D35C1" w:rsidR="00006609" w:rsidRPr="00006609" w:rsidRDefault="00006609" w:rsidP="00006609">
      <w:pPr>
        <w:shd w:val="clear" w:color="auto" w:fill="FFF6C6"/>
        <w:ind w:left="288"/>
        <w:rPr>
          <w:rFonts w:cstheme="minorHAnsi"/>
          <w:color w:val="333333"/>
        </w:rPr>
      </w:pPr>
      <w:r w:rsidRPr="00006609">
        <w:rPr>
          <w:rFonts w:cstheme="minorHAnsi"/>
          <w:color w:val="333333"/>
        </w:rPr>
        <w:t xml:space="preserve">Select </w:t>
      </w:r>
      <w:r w:rsidRPr="00006609">
        <w:rPr>
          <w:rFonts w:cstheme="minorHAnsi"/>
          <w:noProof/>
          <w:color w:val="333333"/>
        </w:rPr>
        <w:drawing>
          <wp:inline distT="0" distB="0" distL="0" distR="0" wp14:anchorId="6D35FB1B" wp14:editId="68961414">
            <wp:extent cx="222250" cy="222250"/>
            <wp:effectExtent l="0" t="0" r="6350" b="6350"/>
            <wp:docPr id="17" name="Picture 17" descr="https://staging.ditaweb.com/NotusCloudApi/resources/image/@ZMDI2VfxYXBwZTdcw=h=O@TgtYTZiMC01NzNiLWQ0NzMtZTZhNDNlMWEyMTQx0dS/ST00620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https://staging.ditaweb.com/NotusCloudApi/resources/image/@ZMDI2VfxYXBwZTdcw=h=O@TgtYTZiMC01NzNiLWQ0NzMtZTZhNDNlMWEyMTQx0dS/ST0062068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2250" cy="222250"/>
                    </a:xfrm>
                    <a:prstGeom prst="rect">
                      <a:avLst/>
                    </a:prstGeom>
                    <a:noFill/>
                    <a:ln>
                      <a:noFill/>
                    </a:ln>
                  </pic:spPr>
                </pic:pic>
              </a:graphicData>
            </a:graphic>
          </wp:inline>
        </w:drawing>
      </w:r>
      <w:r w:rsidRPr="00006609">
        <w:rPr>
          <w:rFonts w:cstheme="minorHAnsi"/>
          <w:color w:val="333333"/>
        </w:rPr>
        <w:t xml:space="preserve">to manually refresh the list of operations in the </w:t>
      </w:r>
      <w:r w:rsidRPr="00006609">
        <w:rPr>
          <w:rStyle w:val="keyword"/>
          <w:rFonts w:cstheme="minorHAnsi"/>
          <w:b/>
          <w:bCs/>
          <w:color w:val="333333"/>
        </w:rPr>
        <w:t>Complete</w:t>
      </w:r>
      <w:r w:rsidRPr="00006609">
        <w:rPr>
          <w:rFonts w:cstheme="minorHAnsi"/>
          <w:color w:val="333333"/>
        </w:rPr>
        <w:t xml:space="preserve"> page. </w:t>
      </w:r>
    </w:p>
    <w:p w14:paraId="687F1A93" w14:textId="77777777" w:rsidR="00006609" w:rsidRPr="00006609" w:rsidRDefault="00006609" w:rsidP="00006609">
      <w:pPr>
        <w:numPr>
          <w:ilvl w:val="0"/>
          <w:numId w:val="24"/>
        </w:numPr>
        <w:spacing w:before="240" w:after="240" w:line="240" w:lineRule="auto"/>
        <w:ind w:left="288"/>
        <w:rPr>
          <w:rFonts w:cstheme="minorHAnsi"/>
          <w:color w:val="333333"/>
          <w:sz w:val="24"/>
          <w:szCs w:val="24"/>
        </w:rPr>
      </w:pPr>
      <w:r w:rsidRPr="00006609">
        <w:rPr>
          <w:rStyle w:val="ph"/>
          <w:rFonts w:cstheme="minorHAnsi"/>
          <w:color w:val="333333"/>
        </w:rPr>
        <w:t xml:space="preserve">The purpose of each non-modifiable field in the </w:t>
      </w:r>
      <w:r w:rsidRPr="00006609">
        <w:rPr>
          <w:rStyle w:val="keyword"/>
          <w:rFonts w:cstheme="minorHAnsi"/>
          <w:b/>
          <w:bCs/>
          <w:color w:val="333333"/>
        </w:rPr>
        <w:t>Complete</w:t>
      </w:r>
      <w:r w:rsidRPr="00006609">
        <w:rPr>
          <w:rStyle w:val="ph"/>
          <w:rFonts w:cstheme="minorHAnsi"/>
          <w:color w:val="333333"/>
        </w:rPr>
        <w:t xml:space="preserve"> page is described in the following table.</w:t>
      </w:r>
      <w:r w:rsidRPr="00006609">
        <w:rPr>
          <w:rFonts w:cstheme="minorHAnsi"/>
          <w:color w:val="333333"/>
        </w:rPr>
        <w:t xml:space="preserve"> </w:t>
      </w:r>
    </w:p>
    <w:tbl>
      <w:tblPr>
        <w:tblW w:w="9365" w:type="dxa"/>
        <w:tblInd w:w="288" w:type="dxa"/>
        <w:tblBorders>
          <w:top w:val="single" w:sz="2" w:space="0" w:color="AAAAAA"/>
          <w:left w:val="single" w:sz="2" w:space="0" w:color="AAAAAA"/>
          <w:bottom w:val="single" w:sz="2" w:space="0" w:color="AAAAAA"/>
          <w:right w:val="single" w:sz="2" w:space="0" w:color="AAAAAA"/>
        </w:tblBorders>
        <w:tblCellMar>
          <w:left w:w="0" w:type="dxa"/>
          <w:right w:w="0" w:type="dxa"/>
        </w:tblCellMar>
        <w:tblLook w:val="04A0" w:firstRow="1" w:lastRow="0" w:firstColumn="1" w:lastColumn="0" w:noHBand="0" w:noVBand="1"/>
        <w:tblDescription w:val=""/>
      </w:tblPr>
      <w:tblGrid>
        <w:gridCol w:w="1684"/>
        <w:gridCol w:w="7681"/>
      </w:tblGrid>
      <w:tr w:rsidR="00006609" w:rsidRPr="00006609" w14:paraId="62145187" w14:textId="77777777" w:rsidTr="00FB577A">
        <w:trPr>
          <w:tblHeader/>
        </w:trPr>
        <w:tc>
          <w:tcPr>
            <w:tcW w:w="1684" w:type="dxa"/>
            <w:tcBorders>
              <w:top w:val="single" w:sz="6" w:space="0" w:color="808080"/>
              <w:left w:val="single" w:sz="6" w:space="0" w:color="808080"/>
              <w:bottom w:val="single" w:sz="6" w:space="0" w:color="808080"/>
              <w:right w:val="single" w:sz="6" w:space="0" w:color="808080"/>
            </w:tcBorders>
            <w:shd w:val="clear" w:color="auto" w:fill="000000" w:themeFill="text1"/>
            <w:tcMar>
              <w:top w:w="75" w:type="dxa"/>
              <w:left w:w="150" w:type="dxa"/>
              <w:bottom w:w="75" w:type="dxa"/>
              <w:right w:w="150" w:type="dxa"/>
            </w:tcMar>
            <w:vAlign w:val="bottom"/>
            <w:hideMark/>
          </w:tcPr>
          <w:p w14:paraId="6F2B6CB7" w14:textId="77777777" w:rsidR="00006609" w:rsidRPr="00006609" w:rsidRDefault="00006609">
            <w:pPr>
              <w:spacing w:before="360" w:after="150"/>
              <w:rPr>
                <w:rFonts w:cstheme="minorHAnsi"/>
                <w:b/>
                <w:bCs/>
                <w:color w:val="FFFFFF"/>
              </w:rPr>
            </w:pPr>
            <w:r w:rsidRPr="00006609">
              <w:rPr>
                <w:rFonts w:cstheme="minorHAnsi"/>
                <w:b/>
                <w:bCs/>
                <w:color w:val="FFFFFF"/>
              </w:rPr>
              <w:t>Field</w:t>
            </w:r>
          </w:p>
        </w:tc>
        <w:tc>
          <w:tcPr>
            <w:tcW w:w="7681" w:type="dxa"/>
            <w:tcBorders>
              <w:top w:val="single" w:sz="6" w:space="0" w:color="808080"/>
              <w:left w:val="single" w:sz="6" w:space="0" w:color="808080"/>
              <w:bottom w:val="single" w:sz="6" w:space="0" w:color="808080"/>
              <w:right w:val="single" w:sz="6" w:space="0" w:color="808080"/>
            </w:tcBorders>
            <w:shd w:val="clear" w:color="auto" w:fill="000000" w:themeFill="text1"/>
            <w:tcMar>
              <w:top w:w="75" w:type="dxa"/>
              <w:left w:w="150" w:type="dxa"/>
              <w:bottom w:w="75" w:type="dxa"/>
              <w:right w:w="150" w:type="dxa"/>
            </w:tcMar>
            <w:vAlign w:val="bottom"/>
            <w:hideMark/>
          </w:tcPr>
          <w:p w14:paraId="6FF69739" w14:textId="77777777" w:rsidR="00006609" w:rsidRPr="00006609" w:rsidRDefault="00006609">
            <w:pPr>
              <w:spacing w:before="360" w:after="150"/>
              <w:rPr>
                <w:rFonts w:cstheme="minorHAnsi"/>
                <w:b/>
                <w:bCs/>
                <w:color w:val="FFFFFF"/>
              </w:rPr>
            </w:pPr>
            <w:r w:rsidRPr="00006609">
              <w:rPr>
                <w:rFonts w:cstheme="minorHAnsi"/>
                <w:b/>
                <w:bCs/>
                <w:color w:val="FFFFFF"/>
              </w:rPr>
              <w:t>Description</w:t>
            </w:r>
          </w:p>
        </w:tc>
      </w:tr>
      <w:tr w:rsidR="00006609" w:rsidRPr="00006609" w14:paraId="086D73E5" w14:textId="77777777" w:rsidTr="00FB577A">
        <w:tc>
          <w:tcPr>
            <w:tcW w:w="168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40889091" w14:textId="77777777" w:rsidR="00006609" w:rsidRPr="00006609" w:rsidRDefault="00006609">
            <w:pPr>
              <w:spacing w:before="360" w:after="150"/>
              <w:rPr>
                <w:rFonts w:cstheme="minorHAnsi"/>
                <w:b/>
                <w:bCs/>
                <w:color w:val="FFFFFF"/>
              </w:rPr>
            </w:pPr>
            <w:r w:rsidRPr="00006609">
              <w:rPr>
                <w:rFonts w:cstheme="minorHAnsi"/>
                <w:b/>
                <w:bCs/>
                <w:color w:val="FFFFFF"/>
              </w:rPr>
              <w:t>SERIAL/LOT</w:t>
            </w:r>
          </w:p>
        </w:tc>
        <w:tc>
          <w:tcPr>
            <w:tcW w:w="768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521EF36D" w14:textId="2F31CD13" w:rsidR="00006609" w:rsidRPr="00006609" w:rsidRDefault="00006609">
            <w:pPr>
              <w:spacing w:before="360" w:after="150"/>
              <w:rPr>
                <w:rFonts w:cstheme="minorHAnsi"/>
              </w:rPr>
            </w:pPr>
            <w:r w:rsidRPr="00006609">
              <w:rPr>
                <w:rFonts w:cstheme="minorHAnsi"/>
              </w:rPr>
              <w:t xml:space="preserve">The lot number or serial number associated with the work order. The operation in the Complete status is indicated by </w:t>
            </w:r>
            <w:r w:rsidRPr="00006609">
              <w:rPr>
                <w:rFonts w:cstheme="minorHAnsi"/>
                <w:noProof/>
              </w:rPr>
              <w:drawing>
                <wp:inline distT="0" distB="0" distL="0" distR="0" wp14:anchorId="4AEF36F7" wp14:editId="5F21CFE7">
                  <wp:extent cx="425450" cy="419100"/>
                  <wp:effectExtent l="0" t="0" r="0" b="0"/>
                  <wp:docPr id="16" name="Picture 16" descr="https://staging.ditaweb.com/NotusCloudApi/resources/image/@ZMDI2VfxYXBwZTdcw=h=O@TgtYTZiMC01NzNiLWQ0NzMtZTZhNDNlMWEyMTQx0dS/SS00620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https://staging.ditaweb.com/NotusCloudApi/resources/image/@ZMDI2VfxYXBwZTdcw=h=O@TgtYTZiMC01NzNiLWQ0NzMtZTZhNDNlMWEyMTQx0dS/SS0062048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5450" cy="419100"/>
                          </a:xfrm>
                          <a:prstGeom prst="rect">
                            <a:avLst/>
                          </a:prstGeom>
                          <a:noFill/>
                          <a:ln>
                            <a:noFill/>
                          </a:ln>
                        </pic:spPr>
                      </pic:pic>
                    </a:graphicData>
                  </a:graphic>
                </wp:inline>
              </w:drawing>
            </w:r>
            <w:r w:rsidRPr="00006609">
              <w:rPr>
                <w:rFonts w:cstheme="minorHAnsi"/>
              </w:rPr>
              <w:t xml:space="preserve">. This status indicator appears when an operation and the quality variables associated with the operation is completed. </w:t>
            </w:r>
          </w:p>
        </w:tc>
      </w:tr>
      <w:tr w:rsidR="00006609" w:rsidRPr="00006609" w14:paraId="730564E4" w14:textId="77777777" w:rsidTr="00FB577A">
        <w:tc>
          <w:tcPr>
            <w:tcW w:w="168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6A03BCC1" w14:textId="77777777" w:rsidR="00006609" w:rsidRPr="00006609" w:rsidRDefault="00006609">
            <w:pPr>
              <w:spacing w:before="360" w:after="150"/>
              <w:rPr>
                <w:rFonts w:cstheme="minorHAnsi"/>
                <w:b/>
                <w:bCs/>
                <w:color w:val="FFFFFF"/>
              </w:rPr>
            </w:pPr>
            <w:r w:rsidRPr="00006609">
              <w:rPr>
                <w:rFonts w:cstheme="minorHAnsi"/>
                <w:b/>
                <w:bCs/>
                <w:color w:val="FFFFFF"/>
              </w:rPr>
              <w:t>WORK ORDER</w:t>
            </w:r>
          </w:p>
        </w:tc>
        <w:tc>
          <w:tcPr>
            <w:tcW w:w="768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2C6D2A88" w14:textId="77777777" w:rsidR="00006609" w:rsidRPr="00006609" w:rsidRDefault="00006609">
            <w:pPr>
              <w:spacing w:before="360" w:after="150"/>
              <w:rPr>
                <w:rFonts w:cstheme="minorHAnsi"/>
              </w:rPr>
            </w:pPr>
            <w:r w:rsidRPr="00006609">
              <w:rPr>
                <w:rFonts w:cstheme="minorHAnsi"/>
              </w:rPr>
              <w:t>The unique identifier of a work order associated with an operation.</w:t>
            </w:r>
          </w:p>
        </w:tc>
      </w:tr>
      <w:tr w:rsidR="00006609" w:rsidRPr="00006609" w14:paraId="5E2FF3CD" w14:textId="77777777" w:rsidTr="00FB577A">
        <w:tc>
          <w:tcPr>
            <w:tcW w:w="168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30FC7597" w14:textId="77777777" w:rsidR="00006609" w:rsidRPr="00006609" w:rsidRDefault="00006609">
            <w:pPr>
              <w:spacing w:before="360" w:after="150"/>
              <w:rPr>
                <w:rFonts w:cstheme="minorHAnsi"/>
                <w:b/>
                <w:bCs/>
                <w:color w:val="FFFFFF"/>
              </w:rPr>
            </w:pPr>
            <w:r w:rsidRPr="00006609">
              <w:rPr>
                <w:rFonts w:cstheme="minorHAnsi"/>
                <w:b/>
                <w:bCs/>
                <w:color w:val="FFFFFF"/>
              </w:rPr>
              <w:t>PRIORITY</w:t>
            </w:r>
          </w:p>
        </w:tc>
        <w:tc>
          <w:tcPr>
            <w:tcW w:w="768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6037F7F2" w14:textId="77777777" w:rsidR="00006609" w:rsidRPr="00006609" w:rsidRDefault="00006609">
            <w:pPr>
              <w:spacing w:before="360" w:after="150"/>
              <w:rPr>
                <w:rFonts w:cstheme="minorHAnsi"/>
              </w:rPr>
            </w:pPr>
            <w:r w:rsidRPr="00006609">
              <w:rPr>
                <w:rFonts w:cstheme="minorHAnsi"/>
              </w:rPr>
              <w:t>The priority of an operation on a machine.</w:t>
            </w:r>
          </w:p>
        </w:tc>
      </w:tr>
      <w:tr w:rsidR="00006609" w:rsidRPr="00006609" w14:paraId="682358B7" w14:textId="77777777" w:rsidTr="00FB577A">
        <w:tc>
          <w:tcPr>
            <w:tcW w:w="168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70A8E719" w14:textId="77777777" w:rsidR="00006609" w:rsidRPr="00006609" w:rsidRDefault="00006609">
            <w:pPr>
              <w:spacing w:before="360" w:after="150"/>
              <w:rPr>
                <w:rFonts w:cstheme="minorHAnsi"/>
                <w:b/>
                <w:bCs/>
                <w:color w:val="FFFFFF"/>
              </w:rPr>
            </w:pPr>
            <w:r w:rsidRPr="00006609">
              <w:rPr>
                <w:rFonts w:cstheme="minorHAnsi"/>
                <w:b/>
                <w:bCs/>
                <w:color w:val="FFFFFF"/>
              </w:rPr>
              <w:t>MATERIAL</w:t>
            </w:r>
          </w:p>
        </w:tc>
        <w:tc>
          <w:tcPr>
            <w:tcW w:w="768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1AB68BF1" w14:textId="77777777" w:rsidR="00006609" w:rsidRPr="00006609" w:rsidRDefault="00006609">
            <w:pPr>
              <w:spacing w:before="360" w:after="150"/>
              <w:rPr>
                <w:rFonts w:cstheme="minorHAnsi"/>
              </w:rPr>
            </w:pPr>
            <w:r w:rsidRPr="00006609">
              <w:rPr>
                <w:rFonts w:cstheme="minorHAnsi"/>
              </w:rPr>
              <w:t xml:space="preserve">The material number associated with a work order. </w:t>
            </w:r>
          </w:p>
        </w:tc>
      </w:tr>
      <w:tr w:rsidR="00006609" w:rsidRPr="00006609" w14:paraId="3DBC9B42" w14:textId="77777777" w:rsidTr="00FB577A">
        <w:tc>
          <w:tcPr>
            <w:tcW w:w="168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2F0F5F37" w14:textId="77777777" w:rsidR="00006609" w:rsidRPr="00006609" w:rsidRDefault="00006609">
            <w:pPr>
              <w:spacing w:before="360" w:after="150"/>
              <w:rPr>
                <w:rFonts w:cstheme="minorHAnsi"/>
                <w:b/>
                <w:bCs/>
                <w:color w:val="FFFFFF"/>
              </w:rPr>
            </w:pPr>
            <w:r w:rsidRPr="00006609">
              <w:rPr>
                <w:rFonts w:cstheme="minorHAnsi"/>
                <w:b/>
                <w:bCs/>
                <w:color w:val="FFFFFF"/>
              </w:rPr>
              <w:t>OPERATION</w:t>
            </w:r>
          </w:p>
        </w:tc>
        <w:tc>
          <w:tcPr>
            <w:tcW w:w="768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7BC488AF" w14:textId="77777777" w:rsidR="00006609" w:rsidRPr="00006609" w:rsidRDefault="00006609">
            <w:pPr>
              <w:spacing w:before="360" w:after="150"/>
              <w:rPr>
                <w:rFonts w:cstheme="minorHAnsi"/>
              </w:rPr>
            </w:pPr>
            <w:r w:rsidRPr="00006609">
              <w:rPr>
                <w:rFonts w:cstheme="minorHAnsi"/>
              </w:rPr>
              <w:t xml:space="preserve">The machine associated with an operation. </w:t>
            </w:r>
          </w:p>
        </w:tc>
      </w:tr>
      <w:tr w:rsidR="00006609" w:rsidRPr="00006609" w14:paraId="75559AD8" w14:textId="77777777" w:rsidTr="00FB577A">
        <w:tc>
          <w:tcPr>
            <w:tcW w:w="168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079D0C38" w14:textId="77777777" w:rsidR="00006609" w:rsidRPr="00006609" w:rsidRDefault="00006609">
            <w:pPr>
              <w:spacing w:before="360" w:after="150"/>
              <w:rPr>
                <w:rFonts w:cstheme="minorHAnsi"/>
                <w:b/>
                <w:bCs/>
                <w:color w:val="FFFFFF"/>
              </w:rPr>
            </w:pPr>
            <w:r w:rsidRPr="00006609">
              <w:rPr>
                <w:rFonts w:cstheme="minorHAnsi"/>
                <w:b/>
                <w:bCs/>
                <w:color w:val="FFFFFF"/>
              </w:rPr>
              <w:lastRenderedPageBreak/>
              <w:t>MODIFIED ON</w:t>
            </w:r>
          </w:p>
        </w:tc>
        <w:tc>
          <w:tcPr>
            <w:tcW w:w="768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2EEA80A2" w14:textId="77777777" w:rsidR="00006609" w:rsidRPr="00006609" w:rsidRDefault="00006609">
            <w:pPr>
              <w:spacing w:before="360" w:after="150"/>
              <w:rPr>
                <w:rFonts w:cstheme="minorHAnsi"/>
              </w:rPr>
            </w:pPr>
            <w:r w:rsidRPr="00006609">
              <w:rPr>
                <w:rFonts w:cstheme="minorHAnsi"/>
              </w:rPr>
              <w:t>The date and time when the operation was last modified. The date and time appear in the format mm/dd hh:mm (for example, 03/27 10:58).</w:t>
            </w:r>
          </w:p>
        </w:tc>
      </w:tr>
      <w:tr w:rsidR="00006609" w:rsidRPr="00006609" w14:paraId="43063751" w14:textId="77777777" w:rsidTr="00FB577A">
        <w:tc>
          <w:tcPr>
            <w:tcW w:w="168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7022420F" w14:textId="77777777" w:rsidR="00006609" w:rsidRPr="00006609" w:rsidRDefault="00006609">
            <w:pPr>
              <w:spacing w:before="360" w:after="150"/>
              <w:rPr>
                <w:rFonts w:cstheme="minorHAnsi"/>
                <w:b/>
                <w:bCs/>
                <w:color w:val="FFFFFF"/>
              </w:rPr>
            </w:pPr>
            <w:r w:rsidRPr="00006609">
              <w:rPr>
                <w:rFonts w:cstheme="minorHAnsi"/>
                <w:b/>
                <w:bCs/>
                <w:color w:val="FFFFFF"/>
              </w:rPr>
              <w:t>USER(S)</w:t>
            </w:r>
          </w:p>
        </w:tc>
        <w:tc>
          <w:tcPr>
            <w:tcW w:w="768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6D4D215F" w14:textId="77777777" w:rsidR="00006609" w:rsidRPr="00006609" w:rsidRDefault="00006609">
            <w:pPr>
              <w:spacing w:before="360" w:after="150"/>
              <w:rPr>
                <w:rFonts w:cstheme="minorHAnsi"/>
              </w:rPr>
            </w:pPr>
            <w:r w:rsidRPr="00006609">
              <w:rPr>
                <w:rFonts w:cstheme="minorHAnsi"/>
              </w:rPr>
              <w:t xml:space="preserve">The name of the user who created, worked on an operation. If multiple users worked on an operation then the number of users appears in the USER(S) field for that operation. Select </w:t>
            </w:r>
            <w:r w:rsidRPr="00006609">
              <w:rPr>
                <w:rStyle w:val="HTMLVariable"/>
                <w:rFonts w:cstheme="minorHAnsi"/>
              </w:rPr>
              <w:t>&lt;number_of_users&gt;</w:t>
            </w:r>
            <w:r w:rsidRPr="00006609">
              <w:rPr>
                <w:rFonts w:cstheme="minorHAnsi"/>
              </w:rPr>
              <w:t xml:space="preserve"> to access the list of names of the users who worked on an operation. </w:t>
            </w:r>
          </w:p>
        </w:tc>
      </w:tr>
      <w:tr w:rsidR="00006609" w:rsidRPr="00006609" w14:paraId="2CF4B794" w14:textId="77777777" w:rsidTr="00FB577A">
        <w:tc>
          <w:tcPr>
            <w:tcW w:w="168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6084F75D" w14:textId="77777777" w:rsidR="00006609" w:rsidRPr="00006609" w:rsidRDefault="00006609">
            <w:pPr>
              <w:spacing w:before="360" w:after="150"/>
              <w:rPr>
                <w:rFonts w:cstheme="minorHAnsi"/>
                <w:b/>
                <w:bCs/>
                <w:color w:val="FFFFFF"/>
              </w:rPr>
            </w:pPr>
            <w:r w:rsidRPr="00006609">
              <w:rPr>
                <w:rFonts w:cstheme="minorHAnsi"/>
                <w:b/>
                <w:bCs/>
                <w:color w:val="FFFFFF"/>
              </w:rPr>
              <w:t>ON/OFF</w:t>
            </w:r>
          </w:p>
        </w:tc>
        <w:tc>
          <w:tcPr>
            <w:tcW w:w="768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68129BED" w14:textId="77777777" w:rsidR="00006609" w:rsidRPr="00006609" w:rsidRDefault="00006609">
            <w:pPr>
              <w:spacing w:before="360" w:after="150"/>
              <w:rPr>
                <w:rFonts w:cstheme="minorHAnsi"/>
              </w:rPr>
            </w:pPr>
            <w:r w:rsidRPr="00006609">
              <w:rPr>
                <w:rFonts w:cstheme="minorHAnsi"/>
              </w:rPr>
              <w:t xml:space="preserve">The clock-on or clock-off status indicator of an operation. </w:t>
            </w:r>
          </w:p>
        </w:tc>
      </w:tr>
    </w:tbl>
    <w:p w14:paraId="4333727F" w14:textId="77777777" w:rsidR="00006609" w:rsidRPr="00006609" w:rsidRDefault="00006609" w:rsidP="00FB577A">
      <w:pPr>
        <w:pStyle w:val="Heading4"/>
        <w:spacing w:before="0" w:beforeAutospacing="0" w:after="0" w:afterAutospacing="0" w:line="238" w:lineRule="atLeast"/>
        <w:ind w:left="-597"/>
        <w:rPr>
          <w:rFonts w:asciiTheme="minorHAnsi" w:hAnsiTheme="minorHAnsi" w:cstheme="minorHAnsi"/>
          <w:caps/>
          <w:color w:val="333333"/>
          <w:spacing w:val="15"/>
          <w:sz w:val="22"/>
          <w:szCs w:val="22"/>
        </w:rPr>
      </w:pPr>
      <w:r w:rsidRPr="00006609">
        <w:rPr>
          <w:rFonts w:asciiTheme="minorHAnsi" w:hAnsiTheme="minorHAnsi" w:cstheme="minorHAnsi"/>
          <w:caps/>
          <w:color w:val="333333"/>
          <w:spacing w:val="15"/>
          <w:sz w:val="22"/>
          <w:szCs w:val="22"/>
        </w:rPr>
        <w:t>Tip:</w:t>
      </w:r>
    </w:p>
    <w:p w14:paraId="27BC41CA" w14:textId="1E512D83" w:rsidR="00006609" w:rsidRPr="00006609" w:rsidRDefault="00006609" w:rsidP="00FB577A">
      <w:pPr>
        <w:shd w:val="clear" w:color="auto" w:fill="FFF6C6"/>
        <w:spacing w:after="0" w:line="240" w:lineRule="auto"/>
        <w:ind w:left="-72"/>
        <w:rPr>
          <w:rFonts w:cstheme="minorHAnsi"/>
          <w:color w:val="333333"/>
        </w:rPr>
      </w:pPr>
      <w:r w:rsidRPr="00006609">
        <w:rPr>
          <w:rFonts w:cstheme="minorHAnsi"/>
          <w:color w:val="333333"/>
        </w:rPr>
        <w:t>You can resize the field (column heading) in the grid using a drag-and-drop operation. You can also hover over the field (column heading) until</w:t>
      </w:r>
      <w:r w:rsidR="00FB577A">
        <w:rPr>
          <w:rFonts w:cstheme="minorHAnsi"/>
          <w:color w:val="333333"/>
        </w:rPr>
        <w:t xml:space="preserve"> </w:t>
      </w:r>
      <w:r w:rsidRPr="00006609">
        <w:rPr>
          <w:rFonts w:cstheme="minorHAnsi"/>
          <w:color w:val="333333"/>
        </w:rPr>
        <w:t xml:space="preserve"> </w:t>
      </w:r>
      <w:r w:rsidRPr="00006609">
        <w:rPr>
          <w:rFonts w:cstheme="minorHAnsi"/>
          <w:noProof/>
          <w:color w:val="333333"/>
        </w:rPr>
        <w:drawing>
          <wp:inline distT="0" distB="0" distL="0" distR="0" wp14:anchorId="561C7AD2" wp14:editId="7DA54D71">
            <wp:extent cx="222250" cy="203200"/>
            <wp:effectExtent l="0" t="0" r="6350" b="6350"/>
            <wp:docPr id="15" name="Picture 15" descr="https://staging.ditaweb.com/NotusCloudApi/resources/image/@ZMDI2VfxYXBwZTdcw=h=O@TgtYTZiMC01NzNiLWQ0NzMtZTZhNDNlMWEyMTQx0dS/ST00623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247f3a1b-c282-4ae8-854c-7244bd7b7ccb__image_2a6d4132-ccd3-43c8-b3dc-38c78cb6d19d" descr="https://staging.ditaweb.com/NotusCloudApi/resources/image/@ZMDI2VfxYXBwZTdcw=h=O@TgtYTZiMC01NzNiLWQ0NzMtZTZhNDNlMWEyMTQx0dS/ST0062316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2250" cy="203200"/>
                    </a:xfrm>
                    <a:prstGeom prst="rect">
                      <a:avLst/>
                    </a:prstGeom>
                    <a:noFill/>
                    <a:ln>
                      <a:noFill/>
                    </a:ln>
                  </pic:spPr>
                </pic:pic>
              </a:graphicData>
            </a:graphic>
          </wp:inline>
        </w:drawing>
      </w:r>
      <w:r w:rsidR="00FB577A">
        <w:rPr>
          <w:rFonts w:cstheme="minorHAnsi"/>
          <w:color w:val="333333"/>
        </w:rPr>
        <w:t xml:space="preserve"> </w:t>
      </w:r>
      <w:r w:rsidRPr="00006609">
        <w:rPr>
          <w:rFonts w:cstheme="minorHAnsi"/>
          <w:color w:val="333333"/>
        </w:rPr>
        <w:t>appears to resize the width of the field column in the grid table.</w:t>
      </w:r>
    </w:p>
    <w:p w14:paraId="7C349914" w14:textId="35D19BFF" w:rsidR="00006609" w:rsidRPr="00006609" w:rsidRDefault="00006609" w:rsidP="00006609">
      <w:pPr>
        <w:numPr>
          <w:ilvl w:val="0"/>
          <w:numId w:val="24"/>
        </w:numPr>
        <w:spacing w:before="240" w:after="240" w:line="240" w:lineRule="auto"/>
        <w:ind w:left="288"/>
        <w:rPr>
          <w:rFonts w:cstheme="minorHAnsi"/>
          <w:color w:val="333333"/>
          <w:sz w:val="24"/>
          <w:szCs w:val="24"/>
        </w:rPr>
      </w:pPr>
      <w:r w:rsidRPr="00006609">
        <w:rPr>
          <w:rStyle w:val="ph"/>
          <w:rFonts w:cstheme="minorHAnsi"/>
          <w:color w:val="333333"/>
        </w:rPr>
        <w:t xml:space="preserve">Select </w:t>
      </w:r>
      <w:r w:rsidRPr="00006609">
        <w:rPr>
          <w:rFonts w:cstheme="minorHAnsi"/>
          <w:noProof/>
          <w:color w:val="333333"/>
        </w:rPr>
        <w:drawing>
          <wp:inline distT="0" distB="0" distL="0" distR="0" wp14:anchorId="1DA0A302" wp14:editId="1588A293">
            <wp:extent cx="304800" cy="285750"/>
            <wp:effectExtent l="0" t="0" r="0" b="0"/>
            <wp:docPr id="14" name="Picture 14" descr="https://staging.ditaweb.com/NotusCloudApi/resources/image/@ZMDI2VfxYXBwZTdcw=h=O@TgtYTZiMC01NzNiLWQ0NzMtZTZhNDNlMWEyMTQx0dS/ST00611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247f3a1b-c282-4ae8-854c-7244bd7b7ccb__image_wg1_f55_qfb" descr="https://staging.ditaweb.com/NotusCloudApi/resources/image/@ZMDI2VfxYXBwZTdcw=h=O@TgtYTZiMC01NzNiLWQ0NzMtZTZhNDNlMWEyMTQx0dS/ST006119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285750"/>
                    </a:xfrm>
                    <a:prstGeom prst="rect">
                      <a:avLst/>
                    </a:prstGeom>
                    <a:noFill/>
                    <a:ln>
                      <a:noFill/>
                    </a:ln>
                  </pic:spPr>
                </pic:pic>
              </a:graphicData>
            </a:graphic>
          </wp:inline>
        </w:drawing>
      </w:r>
      <w:r w:rsidRPr="00006609">
        <w:rPr>
          <w:rStyle w:val="ph"/>
          <w:rFonts w:cstheme="minorHAnsi"/>
          <w:color w:val="333333"/>
        </w:rPr>
        <w:t xml:space="preserve">for a field to filter the operations. For more information, refer to the </w:t>
      </w:r>
      <w:hyperlink r:id="rId22" w:anchor="task_8a55dc16-af5f-4a33-81fb-d8ca73c7d1ac" w:history="1">
        <w:r w:rsidRPr="00006609">
          <w:rPr>
            <w:rStyle w:val="Hyperlink"/>
            <w:rFonts w:cstheme="minorHAnsi"/>
            <w:color w:val="005EB8"/>
            <w:u w:val="none"/>
            <w:bdr w:val="none" w:sz="0" w:space="0" w:color="auto" w:frame="1"/>
          </w:rPr>
          <w:t>Filter an Operation</w:t>
        </w:r>
      </w:hyperlink>
      <w:r w:rsidRPr="00006609">
        <w:rPr>
          <w:rStyle w:val="ph"/>
          <w:rFonts w:cstheme="minorHAnsi"/>
          <w:color w:val="333333"/>
        </w:rPr>
        <w:t xml:space="preserve"> topic.</w:t>
      </w:r>
    </w:p>
    <w:p w14:paraId="08E18509" w14:textId="77777777" w:rsidR="00006609" w:rsidRPr="00006609" w:rsidRDefault="00006609" w:rsidP="00006609">
      <w:pPr>
        <w:numPr>
          <w:ilvl w:val="0"/>
          <w:numId w:val="24"/>
        </w:numPr>
        <w:spacing w:before="240" w:after="240" w:line="240" w:lineRule="auto"/>
        <w:ind w:left="288"/>
        <w:rPr>
          <w:rFonts w:cstheme="minorHAnsi"/>
          <w:color w:val="333333"/>
        </w:rPr>
      </w:pPr>
      <w:r w:rsidRPr="00006609">
        <w:rPr>
          <w:rStyle w:val="Strong"/>
          <w:rFonts w:cstheme="minorHAnsi"/>
          <w:color w:val="333333"/>
        </w:rPr>
        <w:t xml:space="preserve">Optional: </w:t>
      </w:r>
      <w:r w:rsidRPr="00006609">
        <w:rPr>
          <w:rStyle w:val="ph"/>
          <w:rFonts w:cstheme="minorHAnsi"/>
          <w:color w:val="333333"/>
        </w:rPr>
        <w:t>Select an operation to access the instruction documents and quality variables associated with the operation.</w:t>
      </w:r>
    </w:p>
    <w:p w14:paraId="13C01890" w14:textId="2AFBFC76" w:rsidR="00FB577A" w:rsidRPr="00FB577A" w:rsidRDefault="00FB577A" w:rsidP="00006609">
      <w:pPr>
        <w:spacing w:after="0"/>
        <w:rPr>
          <w:rFonts w:cstheme="minorHAnsi"/>
          <w:b/>
          <w:color w:val="333333"/>
        </w:rPr>
      </w:pPr>
      <w:r w:rsidRPr="00FB577A">
        <w:rPr>
          <w:rFonts w:cstheme="minorHAnsi"/>
          <w:b/>
          <w:color w:val="333333"/>
        </w:rPr>
        <w:t>Results</w:t>
      </w:r>
    </w:p>
    <w:p w14:paraId="4EB96BFB" w14:textId="2B4BBDE1" w:rsidR="00006609" w:rsidRPr="00006609" w:rsidRDefault="00006609" w:rsidP="00006609">
      <w:pPr>
        <w:spacing w:after="0"/>
        <w:rPr>
          <w:rFonts w:cstheme="minorHAnsi"/>
          <w:color w:val="333333"/>
        </w:rPr>
      </w:pPr>
      <w:r w:rsidRPr="00006609">
        <w:rPr>
          <w:rFonts w:cstheme="minorHAnsi"/>
          <w:color w:val="333333"/>
        </w:rPr>
        <w:t xml:space="preserve">The operations in the completed status for the selected machine appears in the </w:t>
      </w:r>
      <w:r w:rsidRPr="00006609">
        <w:rPr>
          <w:rStyle w:val="keyword"/>
          <w:rFonts w:cstheme="minorHAnsi"/>
          <w:b/>
          <w:bCs/>
          <w:color w:val="333333"/>
        </w:rPr>
        <w:t>Complete</w:t>
      </w:r>
      <w:r w:rsidRPr="00006609">
        <w:rPr>
          <w:rFonts w:cstheme="minorHAnsi"/>
          <w:color w:val="333333"/>
        </w:rPr>
        <w:t xml:space="preserve"> page.</w:t>
      </w:r>
    </w:p>
    <w:p w14:paraId="1AC0338B" w14:textId="24541BEF" w:rsidR="00006609" w:rsidRPr="00006609" w:rsidRDefault="00006609" w:rsidP="00006609">
      <w:pPr>
        <w:rPr>
          <w:rFonts w:eastAsia="Times New Roman" w:cstheme="minorHAnsi"/>
          <w:b/>
          <w:bCs/>
          <w:color w:val="333333"/>
          <w:sz w:val="32"/>
          <w:szCs w:val="32"/>
        </w:rPr>
      </w:pPr>
    </w:p>
    <w:p w14:paraId="6F942937" w14:textId="77777777" w:rsidR="00006609" w:rsidRPr="00006609" w:rsidRDefault="00006609" w:rsidP="00006609">
      <w:pPr>
        <w:spacing w:before="891" w:after="217" w:line="356" w:lineRule="atLeast"/>
        <w:outlineLvl w:val="1"/>
        <w:rPr>
          <w:rFonts w:eastAsia="Times New Roman" w:cstheme="minorHAnsi"/>
          <w:b/>
          <w:bCs/>
          <w:color w:val="333333"/>
          <w:sz w:val="32"/>
          <w:szCs w:val="32"/>
        </w:rPr>
      </w:pPr>
      <w:r w:rsidRPr="00006609">
        <w:rPr>
          <w:rFonts w:eastAsia="Times New Roman" w:cstheme="minorHAnsi"/>
          <w:b/>
          <w:bCs/>
          <w:color w:val="333333"/>
          <w:sz w:val="32"/>
          <w:szCs w:val="32"/>
        </w:rPr>
        <w:t>Operation Status Indicators</w:t>
      </w:r>
    </w:p>
    <w:p w14:paraId="21FE200A" w14:textId="77777777" w:rsidR="00006609" w:rsidRPr="00E41CEB" w:rsidRDefault="00006609" w:rsidP="00006609">
      <w:pPr>
        <w:spacing w:before="240" w:after="240" w:line="240" w:lineRule="auto"/>
        <w:rPr>
          <w:rFonts w:eastAsia="Times New Roman" w:cstheme="minorHAnsi"/>
          <w:color w:val="333333"/>
        </w:rPr>
      </w:pPr>
      <w:r w:rsidRPr="00E41CEB">
        <w:rPr>
          <w:rFonts w:eastAsia="Times New Roman" w:cstheme="minorHAnsi"/>
          <w:color w:val="333333"/>
        </w:rPr>
        <w:t>The following table describes the color-coded status indicators of an operation that appear in the Operations application.</w:t>
      </w:r>
    </w:p>
    <w:tbl>
      <w:tblPr>
        <w:tblW w:w="9288" w:type="dxa"/>
        <w:tblBorders>
          <w:top w:val="single" w:sz="2" w:space="0" w:color="AAAAAA"/>
          <w:left w:val="single" w:sz="2" w:space="0" w:color="AAAAAA"/>
          <w:bottom w:val="single" w:sz="2" w:space="0" w:color="AAAAAA"/>
          <w:right w:val="single" w:sz="2" w:space="0" w:color="AAAAAA"/>
        </w:tblBorders>
        <w:tblCellMar>
          <w:left w:w="0" w:type="dxa"/>
          <w:right w:w="0" w:type="dxa"/>
        </w:tblCellMar>
        <w:tblLook w:val="04A0" w:firstRow="1" w:lastRow="0" w:firstColumn="1" w:lastColumn="0" w:noHBand="0" w:noVBand="1"/>
        <w:tblDescription w:val=""/>
      </w:tblPr>
      <w:tblGrid>
        <w:gridCol w:w="1612"/>
        <w:gridCol w:w="7676"/>
      </w:tblGrid>
      <w:tr w:rsidR="00006609" w:rsidRPr="00006609" w14:paraId="231EE4E5" w14:textId="77777777" w:rsidTr="00C52BC7">
        <w:trPr>
          <w:tblHeader/>
        </w:trPr>
        <w:tc>
          <w:tcPr>
            <w:tcW w:w="1612" w:type="dxa"/>
            <w:tcBorders>
              <w:top w:val="single" w:sz="6" w:space="0" w:color="808080"/>
              <w:left w:val="single" w:sz="6" w:space="0" w:color="808080"/>
              <w:bottom w:val="single" w:sz="6" w:space="0" w:color="808080"/>
              <w:right w:val="single" w:sz="6" w:space="0" w:color="808080"/>
            </w:tcBorders>
            <w:shd w:val="clear" w:color="auto" w:fill="000000" w:themeFill="text1"/>
            <w:tcMar>
              <w:top w:w="75" w:type="dxa"/>
              <w:left w:w="150" w:type="dxa"/>
              <w:bottom w:w="75" w:type="dxa"/>
              <w:right w:w="150" w:type="dxa"/>
            </w:tcMar>
            <w:vAlign w:val="bottom"/>
            <w:hideMark/>
          </w:tcPr>
          <w:p w14:paraId="2D1FD941" w14:textId="77777777" w:rsidR="00006609" w:rsidRPr="00006609" w:rsidRDefault="00006609" w:rsidP="00006609">
            <w:pPr>
              <w:spacing w:before="360" w:after="150" w:line="240" w:lineRule="auto"/>
              <w:rPr>
                <w:rFonts w:eastAsia="Times New Roman" w:cstheme="minorHAnsi"/>
                <w:b/>
                <w:bCs/>
                <w:color w:val="FFFFFF"/>
                <w:sz w:val="24"/>
                <w:szCs w:val="24"/>
              </w:rPr>
            </w:pPr>
            <w:r w:rsidRPr="00006609">
              <w:rPr>
                <w:rFonts w:eastAsia="Times New Roman" w:cstheme="minorHAnsi"/>
                <w:b/>
                <w:bCs/>
                <w:color w:val="FFFFFF"/>
                <w:sz w:val="24"/>
                <w:szCs w:val="24"/>
              </w:rPr>
              <w:lastRenderedPageBreak/>
              <w:t>Status Indicator</w:t>
            </w:r>
          </w:p>
        </w:tc>
        <w:tc>
          <w:tcPr>
            <w:tcW w:w="7676" w:type="dxa"/>
            <w:tcBorders>
              <w:top w:val="single" w:sz="6" w:space="0" w:color="808080"/>
              <w:left w:val="single" w:sz="6" w:space="0" w:color="808080"/>
              <w:bottom w:val="single" w:sz="6" w:space="0" w:color="808080"/>
              <w:right w:val="single" w:sz="6" w:space="0" w:color="808080"/>
            </w:tcBorders>
            <w:shd w:val="clear" w:color="auto" w:fill="000000" w:themeFill="text1"/>
            <w:tcMar>
              <w:top w:w="75" w:type="dxa"/>
              <w:left w:w="150" w:type="dxa"/>
              <w:bottom w:w="75" w:type="dxa"/>
              <w:right w:w="150" w:type="dxa"/>
            </w:tcMar>
            <w:vAlign w:val="bottom"/>
            <w:hideMark/>
          </w:tcPr>
          <w:p w14:paraId="39DE603D" w14:textId="77777777" w:rsidR="00006609" w:rsidRPr="00006609" w:rsidRDefault="00006609" w:rsidP="00006609">
            <w:pPr>
              <w:spacing w:before="360" w:after="150" w:line="240" w:lineRule="auto"/>
              <w:rPr>
                <w:rFonts w:eastAsia="Times New Roman" w:cstheme="minorHAnsi"/>
                <w:b/>
                <w:bCs/>
                <w:color w:val="FFFFFF"/>
                <w:sz w:val="24"/>
                <w:szCs w:val="24"/>
              </w:rPr>
            </w:pPr>
            <w:r w:rsidRPr="00006609">
              <w:rPr>
                <w:rFonts w:eastAsia="Times New Roman" w:cstheme="minorHAnsi"/>
                <w:b/>
                <w:bCs/>
                <w:color w:val="FFFFFF"/>
                <w:sz w:val="24"/>
                <w:szCs w:val="24"/>
              </w:rPr>
              <w:t>Description</w:t>
            </w:r>
          </w:p>
        </w:tc>
      </w:tr>
      <w:tr w:rsidR="00006609" w:rsidRPr="00006609" w14:paraId="4CA46454" w14:textId="77777777" w:rsidTr="00C52BC7">
        <w:tc>
          <w:tcPr>
            <w:tcW w:w="1612"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733FEBC5" w14:textId="523A11E3" w:rsidR="00006609" w:rsidRPr="00006609" w:rsidRDefault="00006609" w:rsidP="00006609">
            <w:pPr>
              <w:spacing w:before="360" w:after="150" w:line="240" w:lineRule="auto"/>
              <w:rPr>
                <w:rFonts w:eastAsia="Times New Roman" w:cstheme="minorHAnsi"/>
                <w:sz w:val="24"/>
                <w:szCs w:val="24"/>
              </w:rPr>
            </w:pPr>
            <w:r w:rsidRPr="00006609">
              <w:rPr>
                <w:rFonts w:eastAsia="Times New Roman" w:cstheme="minorHAnsi"/>
                <w:noProof/>
                <w:sz w:val="24"/>
                <w:szCs w:val="24"/>
              </w:rPr>
              <w:drawing>
                <wp:inline distT="0" distB="0" distL="0" distR="0" wp14:anchorId="077AA860" wp14:editId="0656FD24">
                  <wp:extent cx="419100" cy="425450"/>
                  <wp:effectExtent l="0" t="0" r="0" b="0"/>
                  <wp:docPr id="29" name="Picture 29" descr="https://staging.ditaweb.com/NotusCloudApi/resources/image/@ZMDI2VfxYXBwZTdcw=h=O@TgtYTZiMC01NzNiLWQ0NzMtZTZhNDNlMWEyMTQx0dS/SS00620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https://staging.ditaweb.com/NotusCloudApi/resources/image/@ZMDI2VfxYXBwZTdcw=h=O@TgtYTZiMC01NzNiLWQ0NzMtZTZhNDNlMWEyMTQx0dS/SS0062047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9100" cy="425450"/>
                          </a:xfrm>
                          <a:prstGeom prst="rect">
                            <a:avLst/>
                          </a:prstGeom>
                          <a:noFill/>
                          <a:ln>
                            <a:noFill/>
                          </a:ln>
                        </pic:spPr>
                      </pic:pic>
                    </a:graphicData>
                  </a:graphic>
                </wp:inline>
              </w:drawing>
            </w:r>
          </w:p>
        </w:tc>
        <w:tc>
          <w:tcPr>
            <w:tcW w:w="7676"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7644E8D0" w14:textId="77777777" w:rsidR="00006609" w:rsidRPr="00006609" w:rsidRDefault="00006609" w:rsidP="00006609">
            <w:pPr>
              <w:spacing w:before="360" w:after="150" w:line="240" w:lineRule="auto"/>
              <w:rPr>
                <w:rFonts w:eastAsia="Times New Roman" w:cstheme="minorHAnsi"/>
                <w:sz w:val="24"/>
                <w:szCs w:val="24"/>
              </w:rPr>
            </w:pPr>
            <w:r w:rsidRPr="00006609">
              <w:rPr>
                <w:rFonts w:eastAsia="Times New Roman" w:cstheme="minorHAnsi"/>
                <w:sz w:val="24"/>
                <w:szCs w:val="24"/>
              </w:rPr>
              <w:t>Indicates that the operation is in the Ready status. This status indicator appears when a work order is created in the Plant Applications database.</w:t>
            </w:r>
          </w:p>
        </w:tc>
      </w:tr>
      <w:tr w:rsidR="00006609" w:rsidRPr="00006609" w14:paraId="313E7E8D" w14:textId="77777777" w:rsidTr="00C52BC7">
        <w:tc>
          <w:tcPr>
            <w:tcW w:w="1612"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59A9D297" w14:textId="10ED6262" w:rsidR="00006609" w:rsidRPr="00006609" w:rsidRDefault="00006609" w:rsidP="00006609">
            <w:pPr>
              <w:spacing w:before="360" w:after="150" w:line="240" w:lineRule="auto"/>
              <w:rPr>
                <w:rFonts w:eastAsia="Times New Roman" w:cstheme="minorHAnsi"/>
                <w:sz w:val="24"/>
                <w:szCs w:val="24"/>
              </w:rPr>
            </w:pPr>
            <w:r w:rsidRPr="00006609">
              <w:rPr>
                <w:rFonts w:eastAsia="Times New Roman" w:cstheme="minorHAnsi"/>
                <w:noProof/>
                <w:sz w:val="24"/>
                <w:szCs w:val="24"/>
              </w:rPr>
              <w:drawing>
                <wp:inline distT="0" distB="0" distL="0" distR="0" wp14:anchorId="079A2ED7" wp14:editId="3D8ACD29">
                  <wp:extent cx="400050" cy="425450"/>
                  <wp:effectExtent l="0" t="0" r="0" b="0"/>
                  <wp:docPr id="28" name="Picture 28" descr="https://staging.ditaweb.com/NotusCloudApi/resources/image/@ZMDI2VfxYXBwZTdcw=h=O@TgtYTZiMC01NzNiLWQ0NzMtZTZhNDNlMWEyMTQx0dS/SS00620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https://staging.ditaweb.com/NotusCloudApi/resources/image/@ZMDI2VfxYXBwZTdcw=h=O@TgtYTZiMC01NzNiLWQ0NzMtZTZhNDNlMWEyMTQx0dS/SS0062047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050" cy="425450"/>
                          </a:xfrm>
                          <a:prstGeom prst="rect">
                            <a:avLst/>
                          </a:prstGeom>
                          <a:noFill/>
                          <a:ln>
                            <a:noFill/>
                          </a:ln>
                        </pic:spPr>
                      </pic:pic>
                    </a:graphicData>
                  </a:graphic>
                </wp:inline>
              </w:drawing>
            </w:r>
          </w:p>
        </w:tc>
        <w:tc>
          <w:tcPr>
            <w:tcW w:w="7676"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6300D028" w14:textId="77777777" w:rsidR="00006609" w:rsidRPr="00006609" w:rsidRDefault="00006609" w:rsidP="00006609">
            <w:pPr>
              <w:spacing w:before="360" w:after="150" w:line="240" w:lineRule="auto"/>
              <w:rPr>
                <w:rFonts w:eastAsia="Times New Roman" w:cstheme="minorHAnsi"/>
                <w:sz w:val="24"/>
                <w:szCs w:val="24"/>
              </w:rPr>
            </w:pPr>
            <w:r w:rsidRPr="00006609">
              <w:rPr>
                <w:rFonts w:eastAsia="Times New Roman" w:cstheme="minorHAnsi"/>
                <w:sz w:val="24"/>
                <w:szCs w:val="24"/>
              </w:rPr>
              <w:t xml:space="preserve">Indicates that the operation is in the In Progress status. This status indicator appears when an operation is clocked off, meaning you must clock on the operation before executing the operation. </w:t>
            </w:r>
          </w:p>
        </w:tc>
      </w:tr>
      <w:tr w:rsidR="00006609" w:rsidRPr="00006609" w14:paraId="58793979" w14:textId="77777777" w:rsidTr="00C52BC7">
        <w:tc>
          <w:tcPr>
            <w:tcW w:w="1612"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4589AFE7" w14:textId="64A0E4BA" w:rsidR="00006609" w:rsidRPr="00006609" w:rsidRDefault="00006609" w:rsidP="00006609">
            <w:pPr>
              <w:spacing w:before="360" w:after="150" w:line="240" w:lineRule="auto"/>
              <w:rPr>
                <w:rFonts w:eastAsia="Times New Roman" w:cstheme="minorHAnsi"/>
                <w:sz w:val="24"/>
                <w:szCs w:val="24"/>
              </w:rPr>
            </w:pPr>
            <w:r w:rsidRPr="00006609">
              <w:rPr>
                <w:rFonts w:eastAsia="Times New Roman" w:cstheme="minorHAnsi"/>
                <w:noProof/>
                <w:sz w:val="24"/>
                <w:szCs w:val="24"/>
              </w:rPr>
              <w:drawing>
                <wp:inline distT="0" distB="0" distL="0" distR="0" wp14:anchorId="410397EA" wp14:editId="1AA26F9F">
                  <wp:extent cx="425450" cy="425450"/>
                  <wp:effectExtent l="0" t="0" r="0" b="0"/>
                  <wp:docPr id="27" name="Picture 27" descr="https://staging.ditaweb.com/NotusCloudApi/resources/image/@ZMDI2VfxYXBwZTdcw=h=O@TgtYTZiMC01NzNiLWQ0NzMtZTZhNDNlMWEyMTQx0dS/SS00620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https://staging.ditaweb.com/NotusCloudApi/resources/image/@ZMDI2VfxYXBwZTdcw=h=O@TgtYTZiMC01NzNiLWQ0NzMtZTZhNDNlMWEyMTQx0dS/SS0062048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5450" cy="425450"/>
                          </a:xfrm>
                          <a:prstGeom prst="rect">
                            <a:avLst/>
                          </a:prstGeom>
                          <a:noFill/>
                          <a:ln>
                            <a:noFill/>
                          </a:ln>
                        </pic:spPr>
                      </pic:pic>
                    </a:graphicData>
                  </a:graphic>
                </wp:inline>
              </w:drawing>
            </w:r>
          </w:p>
        </w:tc>
        <w:tc>
          <w:tcPr>
            <w:tcW w:w="7676"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4E2E1219" w14:textId="77777777" w:rsidR="00006609" w:rsidRPr="00006609" w:rsidRDefault="00006609" w:rsidP="00006609">
            <w:pPr>
              <w:spacing w:before="360" w:after="150" w:line="240" w:lineRule="auto"/>
              <w:rPr>
                <w:rFonts w:eastAsia="Times New Roman" w:cstheme="minorHAnsi"/>
                <w:sz w:val="24"/>
                <w:szCs w:val="24"/>
              </w:rPr>
            </w:pPr>
            <w:r w:rsidRPr="00006609">
              <w:rPr>
                <w:rFonts w:eastAsia="Times New Roman" w:cstheme="minorHAnsi"/>
                <w:sz w:val="24"/>
                <w:szCs w:val="24"/>
              </w:rPr>
              <w:t xml:space="preserve">Indicates that the operation is in the On Hold status. This status indicator appears when a defect was created on an operation. After the defect is closed, the status of the operation is modified to the In Progress status and appears in the </w:t>
            </w:r>
            <w:r w:rsidRPr="00006609">
              <w:rPr>
                <w:rFonts w:eastAsia="Times New Roman" w:cstheme="minorHAnsi"/>
                <w:b/>
                <w:bCs/>
                <w:sz w:val="24"/>
                <w:szCs w:val="24"/>
              </w:rPr>
              <w:t>Open</w:t>
            </w:r>
            <w:r w:rsidRPr="00006609">
              <w:rPr>
                <w:rFonts w:eastAsia="Times New Roman" w:cstheme="minorHAnsi"/>
                <w:sz w:val="24"/>
                <w:szCs w:val="24"/>
              </w:rPr>
              <w:t xml:space="preserve"> page.</w:t>
            </w:r>
          </w:p>
        </w:tc>
      </w:tr>
      <w:tr w:rsidR="00006609" w:rsidRPr="00006609" w14:paraId="6D11973D" w14:textId="77777777" w:rsidTr="00C52BC7">
        <w:tc>
          <w:tcPr>
            <w:tcW w:w="1612"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3D9EC27B" w14:textId="41C3C15C" w:rsidR="00006609" w:rsidRPr="00006609" w:rsidRDefault="00006609" w:rsidP="00006609">
            <w:pPr>
              <w:spacing w:before="360" w:after="150" w:line="240" w:lineRule="auto"/>
              <w:rPr>
                <w:rFonts w:eastAsia="Times New Roman" w:cstheme="minorHAnsi"/>
                <w:sz w:val="24"/>
                <w:szCs w:val="24"/>
              </w:rPr>
            </w:pPr>
            <w:r w:rsidRPr="00006609">
              <w:rPr>
                <w:rFonts w:eastAsia="Times New Roman" w:cstheme="minorHAnsi"/>
                <w:noProof/>
                <w:sz w:val="24"/>
                <w:szCs w:val="24"/>
              </w:rPr>
              <w:drawing>
                <wp:inline distT="0" distB="0" distL="0" distR="0" wp14:anchorId="41E7D37C" wp14:editId="1A762706">
                  <wp:extent cx="425450" cy="419100"/>
                  <wp:effectExtent l="0" t="0" r="0" b="0"/>
                  <wp:docPr id="26" name="Picture 26" descr="https://staging.ditaweb.com/NotusCloudApi/resources/image/@ZMDI2VfxYXBwZTdcw=h=O@TgtYTZiMC01NzNiLWQ0NzMtZTZhNDNlMWEyMTQx0dS/SS00620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https://staging.ditaweb.com/NotusCloudApi/resources/image/@ZMDI2VfxYXBwZTdcw=h=O@TgtYTZiMC01NzNiLWQ0NzMtZTZhNDNlMWEyMTQx0dS/SS0062048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5450" cy="419100"/>
                          </a:xfrm>
                          <a:prstGeom prst="rect">
                            <a:avLst/>
                          </a:prstGeom>
                          <a:noFill/>
                          <a:ln>
                            <a:noFill/>
                          </a:ln>
                        </pic:spPr>
                      </pic:pic>
                    </a:graphicData>
                  </a:graphic>
                </wp:inline>
              </w:drawing>
            </w:r>
          </w:p>
        </w:tc>
        <w:tc>
          <w:tcPr>
            <w:tcW w:w="7676"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0E97B543" w14:textId="77777777" w:rsidR="00006609" w:rsidRPr="00006609" w:rsidRDefault="00006609" w:rsidP="00006609">
            <w:pPr>
              <w:spacing w:before="360" w:after="150" w:line="240" w:lineRule="auto"/>
              <w:rPr>
                <w:rFonts w:eastAsia="Times New Roman" w:cstheme="minorHAnsi"/>
                <w:sz w:val="24"/>
                <w:szCs w:val="24"/>
              </w:rPr>
            </w:pPr>
            <w:r w:rsidRPr="00006609">
              <w:rPr>
                <w:rFonts w:eastAsia="Times New Roman" w:cstheme="minorHAnsi"/>
                <w:sz w:val="24"/>
                <w:szCs w:val="24"/>
              </w:rPr>
              <w:t>Indicates that the operation is in the Complete status. This status indicator appears when an operation and the quality variables associated with the operation is completed.</w:t>
            </w:r>
          </w:p>
        </w:tc>
      </w:tr>
      <w:tr w:rsidR="00006609" w:rsidRPr="00006609" w14:paraId="28091FC9" w14:textId="77777777" w:rsidTr="00C52BC7">
        <w:tc>
          <w:tcPr>
            <w:tcW w:w="1612"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56E3FF70" w14:textId="781C4528" w:rsidR="00006609" w:rsidRPr="00006609" w:rsidRDefault="00006609" w:rsidP="00006609">
            <w:pPr>
              <w:spacing w:before="360" w:after="150" w:line="240" w:lineRule="auto"/>
              <w:rPr>
                <w:rFonts w:eastAsia="Times New Roman" w:cstheme="minorHAnsi"/>
                <w:sz w:val="24"/>
                <w:szCs w:val="24"/>
              </w:rPr>
            </w:pPr>
            <w:r w:rsidRPr="00006609">
              <w:rPr>
                <w:rFonts w:eastAsia="Times New Roman" w:cstheme="minorHAnsi"/>
                <w:noProof/>
                <w:sz w:val="24"/>
                <w:szCs w:val="24"/>
              </w:rPr>
              <w:drawing>
                <wp:inline distT="0" distB="0" distL="0" distR="0" wp14:anchorId="75A90FF7" wp14:editId="42F625FD">
                  <wp:extent cx="419100" cy="387350"/>
                  <wp:effectExtent l="0" t="0" r="0" b="0"/>
                  <wp:docPr id="25" name="Picture 25" descr="https://staging.ditaweb.com/NotusCloudApi/resources/image/@ZMDI2VfxYXBwZTdcw=h=O@TgtYTZiMC01NzNiLWQ0NzMtZTZhNDNlMWEyMTQx0dS/SS00620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https://staging.ditaweb.com/NotusCloudApi/resources/image/@ZMDI2VfxYXBwZTdcw=h=O@TgtYTZiMC01NzNiLWQ0NzMtZTZhNDNlMWEyMTQx0dS/SS0062048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9100" cy="387350"/>
                          </a:xfrm>
                          <a:prstGeom prst="rect">
                            <a:avLst/>
                          </a:prstGeom>
                          <a:noFill/>
                          <a:ln>
                            <a:noFill/>
                          </a:ln>
                        </pic:spPr>
                      </pic:pic>
                    </a:graphicData>
                  </a:graphic>
                </wp:inline>
              </w:drawing>
            </w:r>
          </w:p>
        </w:tc>
        <w:tc>
          <w:tcPr>
            <w:tcW w:w="7676"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03CB4455" w14:textId="77777777" w:rsidR="00006609" w:rsidRPr="00006609" w:rsidRDefault="00006609" w:rsidP="00006609">
            <w:pPr>
              <w:spacing w:before="360" w:after="150" w:line="240" w:lineRule="auto"/>
              <w:rPr>
                <w:rFonts w:eastAsia="Times New Roman" w:cstheme="minorHAnsi"/>
                <w:sz w:val="24"/>
                <w:szCs w:val="24"/>
              </w:rPr>
            </w:pPr>
            <w:r w:rsidRPr="00006609">
              <w:rPr>
                <w:rFonts w:eastAsia="Times New Roman" w:cstheme="minorHAnsi"/>
                <w:sz w:val="24"/>
                <w:szCs w:val="24"/>
              </w:rPr>
              <w:t>The operation is clocked on by another operator.</w:t>
            </w:r>
          </w:p>
        </w:tc>
      </w:tr>
      <w:tr w:rsidR="00006609" w:rsidRPr="00006609" w14:paraId="3493ED03" w14:textId="77777777" w:rsidTr="00C52BC7">
        <w:tc>
          <w:tcPr>
            <w:tcW w:w="1612"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011530A0" w14:textId="60C33D3A" w:rsidR="00006609" w:rsidRPr="00006609" w:rsidRDefault="00006609" w:rsidP="00006609">
            <w:pPr>
              <w:spacing w:before="360" w:after="150" w:line="240" w:lineRule="auto"/>
              <w:rPr>
                <w:rFonts w:eastAsia="Times New Roman" w:cstheme="minorHAnsi"/>
                <w:sz w:val="24"/>
                <w:szCs w:val="24"/>
              </w:rPr>
            </w:pPr>
            <w:r w:rsidRPr="00006609">
              <w:rPr>
                <w:rFonts w:eastAsia="Times New Roman" w:cstheme="minorHAnsi"/>
                <w:noProof/>
                <w:sz w:val="24"/>
                <w:szCs w:val="24"/>
              </w:rPr>
              <w:drawing>
                <wp:inline distT="0" distB="0" distL="0" distR="0" wp14:anchorId="71D6615A" wp14:editId="52109223">
                  <wp:extent cx="406400" cy="425450"/>
                  <wp:effectExtent l="0" t="0" r="0" b="0"/>
                  <wp:docPr id="24" name="Picture 24" descr="https://staging.ditaweb.com/NotusCloudApi/resources/image/@ZMDI2VfxYXBwZTdcw=h=O@TgtYTZiMC01NzNiLWQ0NzMtZTZhNDNlMWEyMTQx0dS/SS00620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https://staging.ditaweb.com/NotusCloudApi/resources/image/@ZMDI2VfxYXBwZTdcw=h=O@TgtYTZiMC01NzNiLWQ0NzMtZTZhNDNlMWEyMTQx0dS/SS0062049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6400" cy="425450"/>
                          </a:xfrm>
                          <a:prstGeom prst="rect">
                            <a:avLst/>
                          </a:prstGeom>
                          <a:noFill/>
                          <a:ln>
                            <a:noFill/>
                          </a:ln>
                        </pic:spPr>
                      </pic:pic>
                    </a:graphicData>
                  </a:graphic>
                </wp:inline>
              </w:drawing>
            </w:r>
          </w:p>
        </w:tc>
        <w:tc>
          <w:tcPr>
            <w:tcW w:w="7676"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24F70BFF" w14:textId="77777777" w:rsidR="00006609" w:rsidRPr="00006609" w:rsidRDefault="00006609" w:rsidP="00006609">
            <w:pPr>
              <w:spacing w:before="360" w:after="150" w:line="240" w:lineRule="auto"/>
              <w:rPr>
                <w:rFonts w:eastAsia="Times New Roman" w:cstheme="minorHAnsi"/>
                <w:sz w:val="24"/>
                <w:szCs w:val="24"/>
              </w:rPr>
            </w:pPr>
            <w:r w:rsidRPr="00006609">
              <w:rPr>
                <w:rFonts w:eastAsia="Times New Roman" w:cstheme="minorHAnsi"/>
                <w:sz w:val="24"/>
                <w:szCs w:val="24"/>
              </w:rPr>
              <w:t>The operation is clocked on by multiple other operators.</w:t>
            </w:r>
          </w:p>
        </w:tc>
      </w:tr>
      <w:tr w:rsidR="00006609" w:rsidRPr="00006609" w14:paraId="34CF39EE" w14:textId="77777777" w:rsidTr="00C52BC7">
        <w:tc>
          <w:tcPr>
            <w:tcW w:w="1612"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29F853FC" w14:textId="1C4159BB" w:rsidR="00006609" w:rsidRPr="00006609" w:rsidRDefault="00006609" w:rsidP="00006609">
            <w:pPr>
              <w:spacing w:before="360" w:after="150" w:line="240" w:lineRule="auto"/>
              <w:rPr>
                <w:rFonts w:eastAsia="Times New Roman" w:cstheme="minorHAnsi"/>
                <w:sz w:val="24"/>
                <w:szCs w:val="24"/>
              </w:rPr>
            </w:pPr>
            <w:r w:rsidRPr="00006609">
              <w:rPr>
                <w:rFonts w:eastAsia="Times New Roman" w:cstheme="minorHAnsi"/>
                <w:noProof/>
                <w:sz w:val="24"/>
                <w:szCs w:val="24"/>
              </w:rPr>
              <w:drawing>
                <wp:inline distT="0" distB="0" distL="0" distR="0" wp14:anchorId="4861A5D1" wp14:editId="57420EDF">
                  <wp:extent cx="406400" cy="425450"/>
                  <wp:effectExtent l="0" t="0" r="0" b="0"/>
                  <wp:docPr id="23" name="Picture 23" descr="https://staging.ditaweb.com/NotusCloudApi/resources/image/@ZMDI2VfxYXBwZTdcw=h=O@TgtYTZiMC01NzNiLWQ0NzMtZTZhNDNlMWEyMTQx0dS/SS00620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https://staging.ditaweb.com/NotusCloudApi/resources/image/@ZMDI2VfxYXBwZTdcw=h=O@TgtYTZiMC01NzNiLWQ0NzMtZTZhNDNlMWEyMTQx0dS/SS0062047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6400" cy="425450"/>
                          </a:xfrm>
                          <a:prstGeom prst="rect">
                            <a:avLst/>
                          </a:prstGeom>
                          <a:noFill/>
                          <a:ln>
                            <a:noFill/>
                          </a:ln>
                        </pic:spPr>
                      </pic:pic>
                    </a:graphicData>
                  </a:graphic>
                </wp:inline>
              </w:drawing>
            </w:r>
          </w:p>
        </w:tc>
        <w:tc>
          <w:tcPr>
            <w:tcW w:w="7676"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36BABC1B" w14:textId="77777777" w:rsidR="00006609" w:rsidRPr="00006609" w:rsidRDefault="00006609" w:rsidP="00006609">
            <w:pPr>
              <w:spacing w:before="360" w:after="150" w:line="240" w:lineRule="auto"/>
              <w:rPr>
                <w:rFonts w:eastAsia="Times New Roman" w:cstheme="minorHAnsi"/>
                <w:sz w:val="24"/>
                <w:szCs w:val="24"/>
              </w:rPr>
            </w:pPr>
            <w:r w:rsidRPr="00006609">
              <w:rPr>
                <w:rFonts w:eastAsia="Times New Roman" w:cstheme="minorHAnsi"/>
                <w:sz w:val="24"/>
                <w:szCs w:val="24"/>
              </w:rPr>
              <w:t>The operation is clocked on by you and multiple other operators.</w:t>
            </w:r>
          </w:p>
        </w:tc>
      </w:tr>
      <w:tr w:rsidR="00006609" w:rsidRPr="00006609" w14:paraId="66224D4D" w14:textId="77777777" w:rsidTr="00C52BC7">
        <w:tc>
          <w:tcPr>
            <w:tcW w:w="1612"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0CEE20A7" w14:textId="3729CE61" w:rsidR="00006609" w:rsidRPr="00006609" w:rsidRDefault="00006609" w:rsidP="00006609">
            <w:pPr>
              <w:spacing w:before="360" w:after="150" w:line="240" w:lineRule="auto"/>
              <w:rPr>
                <w:rFonts w:eastAsia="Times New Roman" w:cstheme="minorHAnsi"/>
                <w:sz w:val="24"/>
                <w:szCs w:val="24"/>
              </w:rPr>
            </w:pPr>
            <w:r w:rsidRPr="00006609">
              <w:rPr>
                <w:rFonts w:eastAsia="Times New Roman" w:cstheme="minorHAnsi"/>
                <w:noProof/>
                <w:sz w:val="24"/>
                <w:szCs w:val="24"/>
              </w:rPr>
              <w:lastRenderedPageBreak/>
              <w:drawing>
                <wp:inline distT="0" distB="0" distL="0" distR="0" wp14:anchorId="652320F5" wp14:editId="06B70AE6">
                  <wp:extent cx="425450" cy="438150"/>
                  <wp:effectExtent l="0" t="0" r="0" b="0"/>
                  <wp:docPr id="22" name="Picture 22" descr="https://staging.ditaweb.com/NotusCloudApi/resources/image/@ZMDI2VfxYXBwZTdcw=h=O@TgtYTZiMC01NzNiLWQ0NzMtZTZhNDNlMWEyMTQx0dS/SS00620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https://staging.ditaweb.com/NotusCloudApi/resources/image/@ZMDI2VfxYXBwZTdcw=h=O@TgtYTZiMC01NzNiLWQ0NzMtZTZhNDNlMWEyMTQx0dS/SS0062048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0" cy="438150"/>
                          </a:xfrm>
                          <a:prstGeom prst="rect">
                            <a:avLst/>
                          </a:prstGeom>
                          <a:noFill/>
                          <a:ln>
                            <a:noFill/>
                          </a:ln>
                        </pic:spPr>
                      </pic:pic>
                    </a:graphicData>
                  </a:graphic>
                </wp:inline>
              </w:drawing>
            </w:r>
          </w:p>
        </w:tc>
        <w:tc>
          <w:tcPr>
            <w:tcW w:w="7676"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26675B32" w14:textId="77777777" w:rsidR="00006609" w:rsidRPr="00006609" w:rsidRDefault="00006609" w:rsidP="00006609">
            <w:pPr>
              <w:spacing w:before="360" w:after="150" w:line="240" w:lineRule="auto"/>
              <w:rPr>
                <w:rFonts w:eastAsia="Times New Roman" w:cstheme="minorHAnsi"/>
                <w:sz w:val="24"/>
                <w:szCs w:val="24"/>
              </w:rPr>
            </w:pPr>
            <w:r w:rsidRPr="00006609">
              <w:rPr>
                <w:rFonts w:eastAsia="Times New Roman" w:cstheme="minorHAnsi"/>
                <w:sz w:val="24"/>
                <w:szCs w:val="24"/>
              </w:rPr>
              <w:t>The operation is clocked on by you.</w:t>
            </w:r>
          </w:p>
        </w:tc>
      </w:tr>
    </w:tbl>
    <w:p w14:paraId="4CFC6F65" w14:textId="77777777" w:rsidR="00006609" w:rsidRPr="00006609" w:rsidRDefault="00006609" w:rsidP="00006609">
      <w:pPr>
        <w:spacing w:before="891" w:after="217" w:line="356" w:lineRule="atLeast"/>
        <w:outlineLvl w:val="1"/>
        <w:rPr>
          <w:rFonts w:eastAsia="Times New Roman" w:cstheme="minorHAnsi"/>
          <w:b/>
          <w:bCs/>
          <w:color w:val="333333"/>
          <w:sz w:val="32"/>
          <w:szCs w:val="32"/>
        </w:rPr>
      </w:pPr>
      <w:r w:rsidRPr="00006609">
        <w:rPr>
          <w:rFonts w:eastAsia="Times New Roman" w:cstheme="minorHAnsi"/>
          <w:b/>
          <w:bCs/>
          <w:color w:val="333333"/>
          <w:sz w:val="32"/>
          <w:szCs w:val="32"/>
        </w:rPr>
        <w:t>Filter an Operation</w:t>
      </w:r>
    </w:p>
    <w:p w14:paraId="0B4A492A" w14:textId="77777777" w:rsidR="00006609" w:rsidRPr="00C52BC7" w:rsidRDefault="00006609" w:rsidP="00006609">
      <w:pPr>
        <w:spacing w:after="240" w:line="240" w:lineRule="auto"/>
        <w:rPr>
          <w:rFonts w:eastAsia="Times New Roman" w:cstheme="minorHAnsi"/>
          <w:color w:val="333333"/>
        </w:rPr>
      </w:pPr>
      <w:r w:rsidRPr="00C52BC7">
        <w:rPr>
          <w:rFonts w:eastAsia="Times New Roman" w:cstheme="minorHAnsi"/>
          <w:color w:val="333333"/>
        </w:rPr>
        <w:t xml:space="preserve">You can filter an operation in the </w:t>
      </w:r>
      <w:r w:rsidRPr="00C52BC7">
        <w:rPr>
          <w:rFonts w:eastAsia="Times New Roman" w:cstheme="minorHAnsi"/>
          <w:b/>
          <w:bCs/>
          <w:color w:val="333333"/>
        </w:rPr>
        <w:t>Open</w:t>
      </w:r>
      <w:r w:rsidRPr="00C52BC7">
        <w:rPr>
          <w:rFonts w:eastAsia="Times New Roman" w:cstheme="minorHAnsi"/>
          <w:color w:val="333333"/>
        </w:rPr>
        <w:t xml:space="preserve">, </w:t>
      </w:r>
      <w:r w:rsidRPr="00C52BC7">
        <w:rPr>
          <w:rFonts w:eastAsia="Times New Roman" w:cstheme="minorHAnsi"/>
          <w:b/>
          <w:bCs/>
          <w:color w:val="333333"/>
        </w:rPr>
        <w:t>On Hold</w:t>
      </w:r>
      <w:r w:rsidRPr="00C52BC7">
        <w:rPr>
          <w:rFonts w:eastAsia="Times New Roman" w:cstheme="minorHAnsi"/>
          <w:color w:val="333333"/>
        </w:rPr>
        <w:t xml:space="preserve"> and </w:t>
      </w:r>
      <w:r w:rsidRPr="00C52BC7">
        <w:rPr>
          <w:rFonts w:eastAsia="Times New Roman" w:cstheme="minorHAnsi"/>
          <w:b/>
          <w:bCs/>
          <w:color w:val="333333"/>
        </w:rPr>
        <w:t>Complete</w:t>
      </w:r>
      <w:r w:rsidRPr="00C52BC7">
        <w:rPr>
          <w:rFonts w:eastAsia="Times New Roman" w:cstheme="minorHAnsi"/>
          <w:color w:val="333333"/>
        </w:rPr>
        <w:t xml:space="preserve"> page in the Operations application based on the filter criteria you select. For example, you can filter all the operations in the Ready status for a work order.</w:t>
      </w:r>
    </w:p>
    <w:p w14:paraId="3BE59112" w14:textId="77777777" w:rsidR="00006609" w:rsidRPr="00006609" w:rsidRDefault="00006609" w:rsidP="00006609">
      <w:pPr>
        <w:numPr>
          <w:ilvl w:val="0"/>
          <w:numId w:val="25"/>
        </w:numPr>
        <w:spacing w:before="240" w:after="240" w:line="240" w:lineRule="auto"/>
        <w:ind w:left="288"/>
        <w:rPr>
          <w:rFonts w:eastAsia="Times New Roman" w:cstheme="minorHAnsi"/>
          <w:color w:val="333333"/>
          <w:sz w:val="24"/>
          <w:szCs w:val="24"/>
        </w:rPr>
      </w:pPr>
      <w:r w:rsidRPr="00006609">
        <w:rPr>
          <w:rFonts w:eastAsia="Times New Roman" w:cstheme="minorHAnsi"/>
          <w:color w:val="333333"/>
          <w:sz w:val="24"/>
          <w:szCs w:val="24"/>
        </w:rPr>
        <w:t>Log in to the Plant Applications Universal Client.</w:t>
      </w:r>
    </w:p>
    <w:p w14:paraId="70FB3DF2" w14:textId="77777777" w:rsidR="00006609" w:rsidRPr="00006609" w:rsidRDefault="00006609" w:rsidP="00006609">
      <w:pPr>
        <w:numPr>
          <w:ilvl w:val="0"/>
          <w:numId w:val="25"/>
        </w:numPr>
        <w:spacing w:before="240" w:after="240" w:line="240" w:lineRule="auto"/>
        <w:ind w:left="288"/>
        <w:rPr>
          <w:rFonts w:eastAsia="Times New Roman" w:cstheme="minorHAnsi"/>
          <w:color w:val="333333"/>
          <w:sz w:val="24"/>
          <w:szCs w:val="24"/>
        </w:rPr>
      </w:pPr>
      <w:r w:rsidRPr="00006609">
        <w:rPr>
          <w:rFonts w:eastAsia="Times New Roman" w:cstheme="minorHAnsi"/>
          <w:color w:val="333333"/>
          <w:sz w:val="24"/>
          <w:szCs w:val="24"/>
        </w:rPr>
        <w:t xml:space="preserve">Select </w:t>
      </w:r>
      <w:r w:rsidRPr="00006609">
        <w:rPr>
          <w:rFonts w:eastAsia="Times New Roman" w:cstheme="minorHAnsi"/>
          <w:b/>
          <w:bCs/>
          <w:color w:val="333333"/>
          <w:sz w:val="24"/>
          <w:szCs w:val="24"/>
        </w:rPr>
        <w:t>Operations</w:t>
      </w:r>
      <w:r w:rsidRPr="00006609">
        <w:rPr>
          <w:rFonts w:eastAsia="Times New Roman" w:cstheme="minorHAnsi"/>
          <w:color w:val="333333"/>
          <w:sz w:val="24"/>
          <w:szCs w:val="24"/>
        </w:rPr>
        <w:t>.</w:t>
      </w:r>
    </w:p>
    <w:p w14:paraId="71846805" w14:textId="77777777" w:rsidR="00006609" w:rsidRPr="00006609" w:rsidRDefault="00006609" w:rsidP="00006609">
      <w:pPr>
        <w:numPr>
          <w:ilvl w:val="0"/>
          <w:numId w:val="25"/>
        </w:numPr>
        <w:spacing w:before="240" w:after="240" w:line="240" w:lineRule="auto"/>
        <w:ind w:left="288"/>
        <w:rPr>
          <w:rFonts w:eastAsia="Times New Roman" w:cstheme="minorHAnsi"/>
          <w:color w:val="333333"/>
          <w:sz w:val="24"/>
          <w:szCs w:val="24"/>
        </w:rPr>
      </w:pPr>
      <w:r w:rsidRPr="00006609">
        <w:rPr>
          <w:rFonts w:eastAsia="Times New Roman" w:cstheme="minorHAnsi"/>
          <w:color w:val="333333"/>
          <w:sz w:val="24"/>
          <w:szCs w:val="24"/>
        </w:rPr>
        <w:t xml:space="preserve">In the </w:t>
      </w:r>
      <w:r w:rsidRPr="00006609">
        <w:rPr>
          <w:rFonts w:eastAsia="Times New Roman" w:cstheme="minorHAnsi"/>
          <w:b/>
          <w:bCs/>
          <w:color w:val="333333"/>
          <w:sz w:val="24"/>
          <w:szCs w:val="24"/>
        </w:rPr>
        <w:t>Machines</w:t>
      </w:r>
      <w:r w:rsidRPr="00006609">
        <w:rPr>
          <w:rFonts w:eastAsia="Times New Roman" w:cstheme="minorHAnsi"/>
          <w:color w:val="333333"/>
          <w:sz w:val="24"/>
          <w:szCs w:val="24"/>
        </w:rPr>
        <w:t xml:space="preserve"> drop-down list box, select a machine.</w:t>
      </w:r>
    </w:p>
    <w:p w14:paraId="7F977270" w14:textId="77777777" w:rsidR="00006609" w:rsidRPr="00006609" w:rsidRDefault="00006609" w:rsidP="00006609">
      <w:pPr>
        <w:spacing w:before="240" w:after="240" w:line="240" w:lineRule="auto"/>
        <w:ind w:left="288"/>
        <w:rPr>
          <w:rFonts w:eastAsia="Times New Roman" w:cstheme="minorHAnsi"/>
          <w:color w:val="333333"/>
          <w:sz w:val="24"/>
          <w:szCs w:val="24"/>
        </w:rPr>
      </w:pPr>
      <w:r w:rsidRPr="00006609">
        <w:rPr>
          <w:rFonts w:eastAsia="Times New Roman" w:cstheme="minorHAnsi"/>
          <w:color w:val="333333"/>
          <w:sz w:val="24"/>
          <w:szCs w:val="24"/>
        </w:rPr>
        <w:t xml:space="preserve">The </w:t>
      </w:r>
      <w:r w:rsidRPr="00006609">
        <w:rPr>
          <w:rFonts w:eastAsia="Times New Roman" w:cstheme="minorHAnsi"/>
          <w:b/>
          <w:bCs/>
          <w:color w:val="333333"/>
          <w:sz w:val="24"/>
          <w:szCs w:val="24"/>
        </w:rPr>
        <w:t>Open</w:t>
      </w:r>
      <w:r w:rsidRPr="00006609">
        <w:rPr>
          <w:rFonts w:eastAsia="Times New Roman" w:cstheme="minorHAnsi"/>
          <w:color w:val="333333"/>
          <w:sz w:val="24"/>
          <w:szCs w:val="24"/>
        </w:rPr>
        <w:t xml:space="preserve"> page appears, displaying a list of operations for the selected machine. </w:t>
      </w:r>
    </w:p>
    <w:p w14:paraId="700E1ECE" w14:textId="46EEA843" w:rsidR="00006609" w:rsidRPr="00006609" w:rsidRDefault="00006609" w:rsidP="00006609">
      <w:pPr>
        <w:numPr>
          <w:ilvl w:val="0"/>
          <w:numId w:val="25"/>
        </w:numPr>
        <w:spacing w:before="240" w:after="240" w:line="240" w:lineRule="auto"/>
        <w:ind w:left="288"/>
        <w:rPr>
          <w:rFonts w:eastAsia="Times New Roman" w:cstheme="minorHAnsi"/>
          <w:color w:val="333333"/>
          <w:sz w:val="24"/>
          <w:szCs w:val="24"/>
        </w:rPr>
      </w:pPr>
      <w:r w:rsidRPr="00006609">
        <w:rPr>
          <w:rFonts w:eastAsia="Times New Roman" w:cstheme="minorHAnsi"/>
          <w:color w:val="333333"/>
          <w:sz w:val="24"/>
          <w:szCs w:val="24"/>
        </w:rPr>
        <w:t xml:space="preserve">Select </w:t>
      </w:r>
      <w:r w:rsidRPr="00006609">
        <w:rPr>
          <w:rFonts w:eastAsia="Times New Roman" w:cstheme="minorHAnsi"/>
          <w:noProof/>
          <w:color w:val="333333"/>
          <w:sz w:val="24"/>
          <w:szCs w:val="24"/>
        </w:rPr>
        <w:drawing>
          <wp:inline distT="0" distB="0" distL="0" distR="0" wp14:anchorId="0FB455A3" wp14:editId="4A29F6D2">
            <wp:extent cx="304800" cy="285750"/>
            <wp:effectExtent l="0" t="0" r="0" b="0"/>
            <wp:docPr id="21" name="Picture 21" descr="https://staging.ditaweb.com/NotusCloudApi/resources/image/@ZMDI2VfxYXBwZTdcw=h=O@TgtYTZiMC01NzNiLWQ0NzMtZTZhNDNlMWEyMTQx0dS/ST00611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8a55dc16-af5f-4a33-81fb-d8ca73c7d1ac__image_wg1_f55_qfb" descr="https://staging.ditaweb.com/NotusCloudApi/resources/image/@ZMDI2VfxYXBwZTdcw=h=O@TgtYTZiMC01NzNiLWQ0NzMtZTZhNDNlMWEyMTQx0dS/ST006119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285750"/>
                    </a:xfrm>
                    <a:prstGeom prst="rect">
                      <a:avLst/>
                    </a:prstGeom>
                    <a:noFill/>
                    <a:ln>
                      <a:noFill/>
                    </a:ln>
                  </pic:spPr>
                </pic:pic>
              </a:graphicData>
            </a:graphic>
          </wp:inline>
        </w:drawing>
      </w:r>
      <w:r w:rsidRPr="00006609">
        <w:rPr>
          <w:rFonts w:eastAsia="Times New Roman" w:cstheme="minorHAnsi"/>
          <w:color w:val="333333"/>
          <w:sz w:val="24"/>
          <w:szCs w:val="24"/>
        </w:rPr>
        <w:t xml:space="preserve">for a field, and then select the filter options as described in the following table. </w:t>
      </w:r>
    </w:p>
    <w:tbl>
      <w:tblPr>
        <w:tblW w:w="9424" w:type="dxa"/>
        <w:tblInd w:w="288" w:type="dxa"/>
        <w:tblBorders>
          <w:top w:val="single" w:sz="2" w:space="0" w:color="AAAAAA"/>
          <w:left w:val="single" w:sz="2" w:space="0" w:color="AAAAAA"/>
          <w:bottom w:val="single" w:sz="2" w:space="0" w:color="AAAAAA"/>
          <w:right w:val="single" w:sz="2" w:space="0" w:color="AAAAAA"/>
        </w:tblBorders>
        <w:tblCellMar>
          <w:left w:w="0" w:type="dxa"/>
          <w:right w:w="0" w:type="dxa"/>
        </w:tblCellMar>
        <w:tblLook w:val="04A0" w:firstRow="1" w:lastRow="0" w:firstColumn="1" w:lastColumn="0" w:noHBand="0" w:noVBand="1"/>
        <w:tblDescription w:val=""/>
      </w:tblPr>
      <w:tblGrid>
        <w:gridCol w:w="2100"/>
        <w:gridCol w:w="7324"/>
      </w:tblGrid>
      <w:tr w:rsidR="00006609" w:rsidRPr="00006609" w14:paraId="3A87AD79" w14:textId="77777777" w:rsidTr="00C52BC7">
        <w:trPr>
          <w:tblHeader/>
        </w:trPr>
        <w:tc>
          <w:tcPr>
            <w:tcW w:w="0" w:type="auto"/>
            <w:tcBorders>
              <w:top w:val="single" w:sz="6" w:space="0" w:color="808080"/>
              <w:left w:val="single" w:sz="6" w:space="0" w:color="808080"/>
              <w:bottom w:val="single" w:sz="6" w:space="0" w:color="808080"/>
              <w:right w:val="single" w:sz="6" w:space="0" w:color="808080"/>
            </w:tcBorders>
            <w:shd w:val="clear" w:color="auto" w:fill="000000" w:themeFill="text1"/>
            <w:tcMar>
              <w:top w:w="75" w:type="dxa"/>
              <w:left w:w="150" w:type="dxa"/>
              <w:bottom w:w="75" w:type="dxa"/>
              <w:right w:w="150" w:type="dxa"/>
            </w:tcMar>
            <w:vAlign w:val="bottom"/>
            <w:hideMark/>
          </w:tcPr>
          <w:p w14:paraId="68C0C93B" w14:textId="77777777" w:rsidR="00006609" w:rsidRPr="00006609" w:rsidRDefault="00006609" w:rsidP="00006609">
            <w:pPr>
              <w:spacing w:before="360" w:after="150" w:line="240" w:lineRule="auto"/>
              <w:rPr>
                <w:rFonts w:eastAsia="Times New Roman" w:cstheme="minorHAnsi"/>
                <w:b/>
                <w:bCs/>
                <w:color w:val="FFFFFF"/>
                <w:sz w:val="24"/>
                <w:szCs w:val="24"/>
              </w:rPr>
            </w:pPr>
            <w:r w:rsidRPr="00006609">
              <w:rPr>
                <w:rFonts w:eastAsia="Times New Roman" w:cstheme="minorHAnsi"/>
                <w:b/>
                <w:bCs/>
                <w:color w:val="FFFFFF"/>
                <w:sz w:val="24"/>
                <w:szCs w:val="24"/>
              </w:rPr>
              <w:t>Option</w:t>
            </w:r>
          </w:p>
        </w:tc>
        <w:tc>
          <w:tcPr>
            <w:tcW w:w="7324" w:type="dxa"/>
            <w:tcBorders>
              <w:top w:val="single" w:sz="6" w:space="0" w:color="808080"/>
              <w:left w:val="single" w:sz="6" w:space="0" w:color="808080"/>
              <w:bottom w:val="single" w:sz="6" w:space="0" w:color="808080"/>
              <w:right w:val="single" w:sz="6" w:space="0" w:color="808080"/>
            </w:tcBorders>
            <w:shd w:val="clear" w:color="auto" w:fill="000000" w:themeFill="text1"/>
            <w:tcMar>
              <w:top w:w="75" w:type="dxa"/>
              <w:left w:w="150" w:type="dxa"/>
              <w:bottom w:w="75" w:type="dxa"/>
              <w:right w:w="150" w:type="dxa"/>
            </w:tcMar>
            <w:vAlign w:val="bottom"/>
            <w:hideMark/>
          </w:tcPr>
          <w:p w14:paraId="46F4DB23" w14:textId="77777777" w:rsidR="00006609" w:rsidRPr="00006609" w:rsidRDefault="00006609" w:rsidP="00006609">
            <w:pPr>
              <w:spacing w:before="360" w:after="150" w:line="240" w:lineRule="auto"/>
              <w:rPr>
                <w:rFonts w:eastAsia="Times New Roman" w:cstheme="minorHAnsi"/>
                <w:b/>
                <w:bCs/>
                <w:color w:val="FFFFFF"/>
                <w:sz w:val="24"/>
                <w:szCs w:val="24"/>
              </w:rPr>
            </w:pPr>
            <w:r w:rsidRPr="00006609">
              <w:rPr>
                <w:rFonts w:eastAsia="Times New Roman" w:cstheme="minorHAnsi"/>
                <w:b/>
                <w:bCs/>
                <w:color w:val="FFFFFF"/>
                <w:sz w:val="24"/>
                <w:szCs w:val="24"/>
              </w:rPr>
              <w:t>Description</w:t>
            </w:r>
          </w:p>
        </w:tc>
      </w:tr>
      <w:tr w:rsidR="00006609" w:rsidRPr="00006609" w14:paraId="3C513165" w14:textId="77777777" w:rsidTr="00C52BC7">
        <w:tc>
          <w:tcPr>
            <w:tcW w:w="0" w:type="auto"/>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0216DA0C" w14:textId="77777777" w:rsidR="00006609" w:rsidRPr="00124ECF" w:rsidRDefault="00006609" w:rsidP="00006609">
            <w:pPr>
              <w:spacing w:before="360" w:after="150" w:line="240" w:lineRule="auto"/>
              <w:rPr>
                <w:rFonts w:eastAsia="Times New Roman" w:cstheme="minorHAnsi"/>
                <w:b/>
                <w:bCs/>
                <w:color w:val="FFFFFF"/>
              </w:rPr>
            </w:pPr>
            <w:r w:rsidRPr="00124ECF">
              <w:rPr>
                <w:rFonts w:eastAsia="Times New Roman" w:cstheme="minorHAnsi"/>
                <w:b/>
                <w:bCs/>
                <w:color w:val="FFFFFF"/>
              </w:rPr>
              <w:t>Select All</w:t>
            </w:r>
          </w:p>
        </w:tc>
        <w:tc>
          <w:tcPr>
            <w:tcW w:w="7324"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41B79EBB" w14:textId="77777777" w:rsidR="00006609" w:rsidRPr="00124ECF" w:rsidRDefault="00006609" w:rsidP="00006609">
            <w:pPr>
              <w:spacing w:before="360" w:after="150" w:line="240" w:lineRule="auto"/>
              <w:rPr>
                <w:rFonts w:eastAsia="Times New Roman" w:cstheme="minorHAnsi"/>
              </w:rPr>
            </w:pPr>
            <w:r w:rsidRPr="00124ECF">
              <w:rPr>
                <w:rFonts w:eastAsia="Times New Roman" w:cstheme="minorHAnsi"/>
              </w:rPr>
              <w:t>Select to view the operations for all the fields.</w:t>
            </w:r>
          </w:p>
        </w:tc>
      </w:tr>
      <w:tr w:rsidR="00006609" w:rsidRPr="00006609" w14:paraId="09D40DC1" w14:textId="77777777" w:rsidTr="00C52BC7">
        <w:tc>
          <w:tcPr>
            <w:tcW w:w="0" w:type="auto"/>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11E0C8C9" w14:textId="77777777" w:rsidR="00006609" w:rsidRPr="00124ECF" w:rsidRDefault="00006609" w:rsidP="00006609">
            <w:pPr>
              <w:spacing w:before="360" w:after="150" w:line="240" w:lineRule="auto"/>
              <w:rPr>
                <w:rFonts w:eastAsia="Times New Roman" w:cstheme="minorHAnsi"/>
                <w:b/>
                <w:bCs/>
                <w:color w:val="FFFFFF"/>
              </w:rPr>
            </w:pPr>
            <w:r w:rsidRPr="00124ECF">
              <w:rPr>
                <w:rFonts w:eastAsia="Times New Roman" w:cstheme="minorHAnsi"/>
                <w:b/>
                <w:bCs/>
                <w:i/>
                <w:iCs/>
                <w:color w:val="FFFFFF"/>
              </w:rPr>
              <w:t>&lt;operation_data&gt;</w:t>
            </w:r>
          </w:p>
        </w:tc>
        <w:tc>
          <w:tcPr>
            <w:tcW w:w="7324"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7783795E" w14:textId="77777777" w:rsidR="00006609" w:rsidRPr="00124ECF" w:rsidRDefault="00006609" w:rsidP="00006609">
            <w:pPr>
              <w:spacing w:before="360" w:after="150" w:line="240" w:lineRule="auto"/>
              <w:rPr>
                <w:rFonts w:eastAsia="Times New Roman" w:cstheme="minorHAnsi"/>
              </w:rPr>
            </w:pPr>
            <w:r w:rsidRPr="00124ECF">
              <w:rPr>
                <w:rFonts w:eastAsia="Times New Roman" w:cstheme="minorHAnsi"/>
              </w:rPr>
              <w:t xml:space="preserve">Select to view the operation for a specific column. </w:t>
            </w:r>
            <w:r w:rsidRPr="00124ECF">
              <w:rPr>
                <w:rFonts w:eastAsia="Times New Roman" w:cstheme="minorHAnsi"/>
                <w:i/>
                <w:iCs/>
              </w:rPr>
              <w:t>&lt;operation_data&gt;</w:t>
            </w:r>
            <w:r w:rsidRPr="00124ECF">
              <w:rPr>
                <w:rFonts w:eastAsia="Times New Roman" w:cstheme="minorHAnsi"/>
              </w:rPr>
              <w:t xml:space="preserve"> is the row value you select in a column for an operation. </w:t>
            </w:r>
          </w:p>
        </w:tc>
      </w:tr>
      <w:tr w:rsidR="00006609" w:rsidRPr="00006609" w14:paraId="5395C3B3" w14:textId="77777777" w:rsidTr="00C52BC7">
        <w:tc>
          <w:tcPr>
            <w:tcW w:w="0" w:type="auto"/>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2720494E" w14:textId="77777777" w:rsidR="00006609" w:rsidRPr="00124ECF" w:rsidRDefault="00006609" w:rsidP="00006609">
            <w:pPr>
              <w:spacing w:before="360" w:after="150" w:line="240" w:lineRule="auto"/>
              <w:rPr>
                <w:rFonts w:eastAsia="Times New Roman" w:cstheme="minorHAnsi"/>
                <w:b/>
                <w:bCs/>
                <w:color w:val="FFFFFF"/>
              </w:rPr>
            </w:pPr>
            <w:r w:rsidRPr="00124ECF">
              <w:rPr>
                <w:rFonts w:eastAsia="Times New Roman" w:cstheme="minorHAnsi"/>
                <w:b/>
                <w:bCs/>
                <w:color w:val="FFFFFF"/>
              </w:rPr>
              <w:t>Search</w:t>
            </w:r>
          </w:p>
        </w:tc>
        <w:tc>
          <w:tcPr>
            <w:tcW w:w="7324"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1CA904EA" w14:textId="77777777" w:rsidR="00006609" w:rsidRPr="00124ECF" w:rsidRDefault="00006609" w:rsidP="00006609">
            <w:pPr>
              <w:spacing w:before="360" w:after="150" w:line="240" w:lineRule="auto"/>
              <w:rPr>
                <w:rFonts w:eastAsia="Times New Roman" w:cstheme="minorHAnsi"/>
              </w:rPr>
            </w:pPr>
            <w:r w:rsidRPr="00124ECF">
              <w:rPr>
                <w:rFonts w:eastAsia="Times New Roman" w:cstheme="minorHAnsi"/>
              </w:rPr>
              <w:t xml:space="preserve">Enter a value in the </w:t>
            </w:r>
            <w:r w:rsidRPr="00124ECF">
              <w:rPr>
                <w:rFonts w:eastAsia="Times New Roman" w:cstheme="minorHAnsi"/>
                <w:b/>
                <w:bCs/>
              </w:rPr>
              <w:t>Search</w:t>
            </w:r>
            <w:r w:rsidRPr="00124ECF">
              <w:rPr>
                <w:rFonts w:eastAsia="Times New Roman" w:cstheme="minorHAnsi"/>
              </w:rPr>
              <w:t xml:space="preserve"> box to search for an operation by the </w:t>
            </w:r>
            <w:r w:rsidRPr="00124ECF">
              <w:rPr>
                <w:rFonts w:eastAsia="Times New Roman" w:cstheme="minorHAnsi"/>
                <w:i/>
                <w:iCs/>
              </w:rPr>
              <w:t>&lt;operation_data&gt;</w:t>
            </w:r>
            <w:r w:rsidRPr="00124ECF">
              <w:rPr>
                <w:rFonts w:eastAsia="Times New Roman" w:cstheme="minorHAnsi"/>
              </w:rPr>
              <w:t xml:space="preserve"> name. As you enter characters in the </w:t>
            </w:r>
            <w:r w:rsidRPr="00124ECF">
              <w:rPr>
                <w:rFonts w:eastAsia="Times New Roman" w:cstheme="minorHAnsi"/>
                <w:b/>
                <w:bCs/>
              </w:rPr>
              <w:t>Search</w:t>
            </w:r>
            <w:r w:rsidRPr="00124ECF">
              <w:rPr>
                <w:rFonts w:eastAsia="Times New Roman" w:cstheme="minorHAnsi"/>
              </w:rPr>
              <w:t xml:space="preserve"> box, the field </w:t>
            </w:r>
            <w:r w:rsidRPr="00124ECF">
              <w:rPr>
                <w:rFonts w:eastAsia="Times New Roman" w:cstheme="minorHAnsi"/>
              </w:rPr>
              <w:lastRenderedPageBreak/>
              <w:t>values list is automatically filtered to display only values that contain the search text.</w:t>
            </w:r>
          </w:p>
          <w:p w14:paraId="1B2E34BD" w14:textId="77777777" w:rsidR="00006609" w:rsidRPr="00124ECF" w:rsidRDefault="00006609" w:rsidP="00C52BC7">
            <w:pPr>
              <w:spacing w:after="0" w:line="238" w:lineRule="atLeast"/>
              <w:outlineLvl w:val="3"/>
              <w:rPr>
                <w:rFonts w:eastAsia="Times New Roman" w:cstheme="minorHAnsi"/>
                <w:b/>
                <w:bCs/>
                <w:caps/>
                <w:color w:val="333333"/>
                <w:spacing w:val="15"/>
              </w:rPr>
            </w:pPr>
            <w:r w:rsidRPr="00124ECF">
              <w:rPr>
                <w:rFonts w:eastAsia="Times New Roman" w:cstheme="minorHAnsi"/>
                <w:b/>
                <w:bCs/>
                <w:caps/>
                <w:color w:val="333333"/>
                <w:spacing w:val="15"/>
              </w:rPr>
              <w:t>Note:</w:t>
            </w:r>
          </w:p>
          <w:p w14:paraId="56AA052F" w14:textId="77777777" w:rsidR="00006609" w:rsidRPr="00124ECF" w:rsidRDefault="00006609" w:rsidP="00006609">
            <w:pPr>
              <w:shd w:val="clear" w:color="auto" w:fill="FFF6C6"/>
              <w:spacing w:after="150" w:line="240" w:lineRule="auto"/>
              <w:rPr>
                <w:rFonts w:eastAsia="Times New Roman" w:cstheme="minorHAnsi"/>
              </w:rPr>
            </w:pPr>
            <w:r w:rsidRPr="00124ECF">
              <w:rPr>
                <w:rFonts w:eastAsia="Times New Roman" w:cstheme="minorHAnsi"/>
              </w:rPr>
              <w:t xml:space="preserve">The matched field values are not case-sensitive. A message appears if no field value is available corresponding to the entered search text. </w:t>
            </w:r>
          </w:p>
        </w:tc>
      </w:tr>
    </w:tbl>
    <w:p w14:paraId="33818BE3" w14:textId="77777777" w:rsidR="00006609" w:rsidRPr="00124ECF" w:rsidRDefault="00006609" w:rsidP="00006609">
      <w:pPr>
        <w:numPr>
          <w:ilvl w:val="0"/>
          <w:numId w:val="25"/>
        </w:numPr>
        <w:spacing w:before="240" w:after="240" w:line="240" w:lineRule="auto"/>
        <w:ind w:left="288"/>
        <w:rPr>
          <w:rFonts w:eastAsia="Times New Roman" w:cstheme="minorHAnsi"/>
          <w:color w:val="333333"/>
        </w:rPr>
      </w:pPr>
      <w:r w:rsidRPr="00124ECF">
        <w:rPr>
          <w:rFonts w:eastAsia="Times New Roman" w:cstheme="minorHAnsi"/>
          <w:color w:val="333333"/>
        </w:rPr>
        <w:lastRenderedPageBreak/>
        <w:t xml:space="preserve">Select </w:t>
      </w:r>
      <w:r w:rsidRPr="00124ECF">
        <w:rPr>
          <w:rFonts w:eastAsia="Times New Roman" w:cstheme="minorHAnsi"/>
          <w:b/>
          <w:bCs/>
          <w:color w:val="333333"/>
        </w:rPr>
        <w:t>Apply</w:t>
      </w:r>
      <w:r w:rsidRPr="00124ECF">
        <w:rPr>
          <w:rFonts w:eastAsia="Times New Roman" w:cstheme="minorHAnsi"/>
          <w:color w:val="333333"/>
        </w:rPr>
        <w:t>.</w:t>
      </w:r>
    </w:p>
    <w:p w14:paraId="0BE03F7C" w14:textId="77777777" w:rsidR="00006609" w:rsidRPr="00124ECF" w:rsidRDefault="00006609" w:rsidP="00C52BC7">
      <w:pPr>
        <w:spacing w:after="0" w:line="238" w:lineRule="atLeast"/>
        <w:ind w:left="270"/>
        <w:outlineLvl w:val="3"/>
        <w:rPr>
          <w:rFonts w:eastAsia="Times New Roman" w:cstheme="minorHAnsi"/>
          <w:b/>
          <w:bCs/>
          <w:caps/>
          <w:color w:val="333333"/>
          <w:spacing w:val="15"/>
        </w:rPr>
      </w:pPr>
      <w:r w:rsidRPr="00124ECF">
        <w:rPr>
          <w:rFonts w:eastAsia="Times New Roman" w:cstheme="minorHAnsi"/>
          <w:b/>
          <w:bCs/>
          <w:caps/>
          <w:color w:val="333333"/>
          <w:spacing w:val="15"/>
        </w:rPr>
        <w:t>Tip:</w:t>
      </w:r>
    </w:p>
    <w:p w14:paraId="34F03E7B" w14:textId="77777777" w:rsidR="00006609" w:rsidRPr="00006609" w:rsidRDefault="00006609" w:rsidP="00006609">
      <w:pPr>
        <w:shd w:val="clear" w:color="auto" w:fill="FFF6C6"/>
        <w:spacing w:after="150" w:line="240" w:lineRule="auto"/>
        <w:ind w:left="288"/>
        <w:rPr>
          <w:rFonts w:eastAsia="Times New Roman" w:cstheme="minorHAnsi"/>
          <w:color w:val="333333"/>
        </w:rPr>
      </w:pPr>
      <w:r w:rsidRPr="00124ECF">
        <w:rPr>
          <w:rFonts w:eastAsia="Times New Roman" w:cstheme="minorHAnsi"/>
          <w:color w:val="333333"/>
        </w:rPr>
        <w:t xml:space="preserve">Select </w:t>
      </w:r>
      <w:r w:rsidRPr="00124ECF">
        <w:rPr>
          <w:rFonts w:eastAsia="Times New Roman" w:cstheme="minorHAnsi"/>
          <w:b/>
          <w:bCs/>
          <w:color w:val="333333"/>
        </w:rPr>
        <w:t>Cancel</w:t>
      </w:r>
      <w:r w:rsidRPr="00124ECF">
        <w:rPr>
          <w:rFonts w:eastAsia="Times New Roman" w:cstheme="minorHAnsi"/>
          <w:color w:val="333333"/>
        </w:rPr>
        <w:t xml:space="preserve"> to delete your selections and go back to the previous page.</w:t>
      </w:r>
    </w:p>
    <w:p w14:paraId="5A4C7323" w14:textId="41E9EC11" w:rsidR="00C52BC7" w:rsidRDefault="00C52BC7" w:rsidP="00006609">
      <w:pPr>
        <w:spacing w:after="0" w:line="240" w:lineRule="auto"/>
        <w:rPr>
          <w:rFonts w:eastAsia="Times New Roman" w:cstheme="minorHAnsi"/>
          <w:color w:val="333333"/>
          <w:sz w:val="24"/>
          <w:szCs w:val="24"/>
        </w:rPr>
      </w:pPr>
    </w:p>
    <w:p w14:paraId="461226A9" w14:textId="05B814F8" w:rsidR="00C52BC7" w:rsidRPr="00C52BC7" w:rsidRDefault="00C52BC7" w:rsidP="00006609">
      <w:pPr>
        <w:spacing w:after="0" w:line="240" w:lineRule="auto"/>
        <w:rPr>
          <w:rFonts w:eastAsia="Times New Roman" w:cstheme="minorHAnsi"/>
          <w:b/>
          <w:color w:val="333333"/>
          <w:sz w:val="24"/>
          <w:szCs w:val="24"/>
        </w:rPr>
      </w:pPr>
      <w:r w:rsidRPr="00C52BC7">
        <w:rPr>
          <w:rFonts w:eastAsia="Times New Roman" w:cstheme="minorHAnsi"/>
          <w:b/>
          <w:color w:val="333333"/>
          <w:sz w:val="24"/>
          <w:szCs w:val="24"/>
        </w:rPr>
        <w:t>Results</w:t>
      </w:r>
    </w:p>
    <w:p w14:paraId="7F99C4A1" w14:textId="38381362" w:rsidR="00006609" w:rsidRPr="00C52BC7" w:rsidRDefault="00006609" w:rsidP="00A62E43">
      <w:pPr>
        <w:spacing w:after="0" w:line="276" w:lineRule="auto"/>
        <w:rPr>
          <w:rFonts w:eastAsia="Times New Roman" w:cstheme="minorHAnsi"/>
          <w:color w:val="333333"/>
        </w:rPr>
      </w:pPr>
      <w:r w:rsidRPr="00C52BC7">
        <w:rPr>
          <w:rFonts w:eastAsia="Times New Roman" w:cstheme="minorHAnsi"/>
          <w:color w:val="333333"/>
        </w:rPr>
        <w:t>The operations based on the specified filter criteria appear in the selected page and the filter indicator</w:t>
      </w:r>
      <w:r w:rsidR="00C52BC7" w:rsidRPr="00C52BC7">
        <w:rPr>
          <w:rFonts w:eastAsia="Times New Roman" w:cstheme="minorHAnsi"/>
          <w:color w:val="333333"/>
        </w:rPr>
        <w:t xml:space="preserve"> </w:t>
      </w:r>
      <w:r w:rsidRPr="00C52BC7">
        <w:rPr>
          <w:rFonts w:eastAsia="Times New Roman" w:cstheme="minorHAnsi"/>
          <w:color w:val="333333"/>
        </w:rPr>
        <w:t xml:space="preserve"> </w:t>
      </w:r>
      <w:r w:rsidRPr="00C52BC7">
        <w:rPr>
          <w:rFonts w:eastAsia="Times New Roman" w:cstheme="minorHAnsi"/>
          <w:noProof/>
          <w:color w:val="333333"/>
        </w:rPr>
        <w:drawing>
          <wp:inline distT="0" distB="0" distL="0" distR="0" wp14:anchorId="144600A5" wp14:editId="2F45961C">
            <wp:extent cx="133350" cy="82550"/>
            <wp:effectExtent l="0" t="0" r="0" b="0"/>
            <wp:docPr id="20" name="Picture 20" descr="https://staging.ditaweb.com/NotusCloudApi/resources/image/@ZMDI2VfxYXBwZTdcw=h=O@TgtYTZiMC01NzNiLWQ0NzMtZTZhNDNlMWEyMTQx0dS/ST00620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https://staging.ditaweb.com/NotusCloudApi/resources/image/@ZMDI2VfxYXBwZTdcw=h=O@TgtYTZiMC01NzNiLWQ0NzMtZTZhNDNlMWEyMTQx0dS/ST0062068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3350" cy="82550"/>
                    </a:xfrm>
                    <a:prstGeom prst="rect">
                      <a:avLst/>
                    </a:prstGeom>
                    <a:noFill/>
                    <a:ln>
                      <a:noFill/>
                    </a:ln>
                  </pic:spPr>
                </pic:pic>
              </a:graphicData>
            </a:graphic>
          </wp:inline>
        </w:drawing>
      </w:r>
      <w:r w:rsidR="00C52BC7" w:rsidRPr="00C52BC7">
        <w:rPr>
          <w:rFonts w:eastAsia="Times New Roman" w:cstheme="minorHAnsi"/>
          <w:color w:val="333333"/>
        </w:rPr>
        <w:t xml:space="preserve"> </w:t>
      </w:r>
      <w:r w:rsidRPr="00C52BC7">
        <w:rPr>
          <w:rFonts w:eastAsia="Times New Roman" w:cstheme="minorHAnsi"/>
          <w:color w:val="333333"/>
        </w:rPr>
        <w:t xml:space="preserve">appears for the field. You can apply filters on multiple fields in a page to refine the filtered data. </w:t>
      </w:r>
    </w:p>
    <w:p w14:paraId="49194D6C" w14:textId="77777777" w:rsidR="00006609" w:rsidRPr="00C52BC7" w:rsidRDefault="00006609" w:rsidP="00A62E43">
      <w:pPr>
        <w:spacing w:after="0" w:line="276" w:lineRule="auto"/>
        <w:ind w:left="-90"/>
        <w:outlineLvl w:val="3"/>
        <w:rPr>
          <w:rFonts w:eastAsia="Times New Roman" w:cstheme="minorHAnsi"/>
          <w:b/>
          <w:bCs/>
          <w:caps/>
          <w:color w:val="333333"/>
          <w:spacing w:val="15"/>
        </w:rPr>
      </w:pPr>
      <w:r w:rsidRPr="00C52BC7">
        <w:rPr>
          <w:rFonts w:eastAsia="Times New Roman" w:cstheme="minorHAnsi"/>
          <w:b/>
          <w:bCs/>
          <w:caps/>
          <w:color w:val="333333"/>
          <w:spacing w:val="15"/>
        </w:rPr>
        <w:t>Tip:</w:t>
      </w:r>
    </w:p>
    <w:p w14:paraId="6ABC08AA" w14:textId="6A56AAC3" w:rsidR="00006609" w:rsidRPr="00C52BC7" w:rsidRDefault="00006609" w:rsidP="00A62E43">
      <w:pPr>
        <w:shd w:val="clear" w:color="auto" w:fill="FFF6C6"/>
        <w:spacing w:after="150" w:line="276" w:lineRule="auto"/>
        <w:rPr>
          <w:rFonts w:eastAsia="Times New Roman" w:cstheme="minorHAnsi"/>
          <w:color w:val="333333"/>
        </w:rPr>
      </w:pPr>
      <w:r w:rsidRPr="00C52BC7">
        <w:rPr>
          <w:rFonts w:eastAsia="Times New Roman" w:cstheme="minorHAnsi"/>
          <w:color w:val="333333"/>
        </w:rPr>
        <w:t>To clear a filter applied on a field, select</w:t>
      </w:r>
      <w:r w:rsidR="00C52BC7" w:rsidRPr="00C52BC7">
        <w:rPr>
          <w:rFonts w:eastAsia="Times New Roman" w:cstheme="minorHAnsi"/>
          <w:color w:val="333333"/>
        </w:rPr>
        <w:t xml:space="preserve"> </w:t>
      </w:r>
      <w:r w:rsidRPr="00C52BC7">
        <w:rPr>
          <w:rFonts w:eastAsia="Times New Roman" w:cstheme="minorHAnsi"/>
          <w:color w:val="333333"/>
        </w:rPr>
        <w:t xml:space="preserve"> </w:t>
      </w:r>
      <w:r w:rsidRPr="00C52BC7">
        <w:rPr>
          <w:rFonts w:eastAsia="Times New Roman" w:cstheme="minorHAnsi"/>
          <w:noProof/>
          <w:color w:val="333333"/>
        </w:rPr>
        <w:drawing>
          <wp:inline distT="0" distB="0" distL="0" distR="0" wp14:anchorId="5C9376C8" wp14:editId="20C5E9CB">
            <wp:extent cx="133350" cy="82550"/>
            <wp:effectExtent l="0" t="0" r="0" b="0"/>
            <wp:docPr id="19" name="Picture 19" descr="https://staging.ditaweb.com/NotusCloudApi/resources/image/@ZMDI2VfxYXBwZTdcw=h=O@TgtYTZiMC01NzNiLWQ0NzMtZTZhNDNlMWEyMTQx0dS/ST00620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https://staging.ditaweb.com/NotusCloudApi/resources/image/@ZMDI2VfxYXBwZTdcw=h=O@TgtYTZiMC01NzNiLWQ0NzMtZTZhNDNlMWEyMTQx0dS/ST0062068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3350" cy="82550"/>
                    </a:xfrm>
                    <a:prstGeom prst="rect">
                      <a:avLst/>
                    </a:prstGeom>
                    <a:noFill/>
                    <a:ln>
                      <a:noFill/>
                    </a:ln>
                  </pic:spPr>
                </pic:pic>
              </a:graphicData>
            </a:graphic>
          </wp:inline>
        </w:drawing>
      </w:r>
      <w:r w:rsidR="00C52BC7" w:rsidRPr="00C52BC7">
        <w:rPr>
          <w:rFonts w:eastAsia="Times New Roman" w:cstheme="minorHAnsi"/>
          <w:color w:val="333333"/>
        </w:rPr>
        <w:t xml:space="preserve"> </w:t>
      </w:r>
      <w:r w:rsidRPr="00C52BC7">
        <w:rPr>
          <w:rFonts w:eastAsia="Times New Roman" w:cstheme="minorHAnsi"/>
          <w:color w:val="333333"/>
        </w:rPr>
        <w:t xml:space="preserve">for the field on which you want to remove the filter. Then, in the window containing the list of field values, clear the selected check boxes, and then select </w:t>
      </w:r>
      <w:r w:rsidRPr="00C52BC7">
        <w:rPr>
          <w:rFonts w:eastAsia="Times New Roman" w:cstheme="minorHAnsi"/>
          <w:b/>
          <w:bCs/>
          <w:color w:val="333333"/>
        </w:rPr>
        <w:t>OK</w:t>
      </w:r>
      <w:r w:rsidRPr="00C52BC7">
        <w:rPr>
          <w:rFonts w:eastAsia="Times New Roman" w:cstheme="minorHAnsi"/>
          <w:color w:val="333333"/>
        </w:rPr>
        <w:t xml:space="preserve">. You can also select </w:t>
      </w:r>
      <w:r w:rsidR="00C52BC7" w:rsidRPr="00C52BC7">
        <w:rPr>
          <w:rFonts w:eastAsia="Times New Roman" w:cstheme="minorHAnsi"/>
          <w:color w:val="333333"/>
        </w:rPr>
        <w:t xml:space="preserve"> </w:t>
      </w:r>
      <w:r w:rsidRPr="00C52BC7">
        <w:rPr>
          <w:rFonts w:eastAsia="Times New Roman" w:cstheme="minorHAnsi"/>
          <w:noProof/>
          <w:color w:val="333333"/>
        </w:rPr>
        <w:drawing>
          <wp:inline distT="0" distB="0" distL="0" distR="0" wp14:anchorId="2040C361" wp14:editId="43D1ADAE">
            <wp:extent cx="133350" cy="82550"/>
            <wp:effectExtent l="0" t="0" r="0" b="0"/>
            <wp:docPr id="18" name="Picture 18" descr="https://staging.ditaweb.com/NotusCloudApi/resources/image/@ZMDI2VfxYXBwZTdcw=h=O@TgtYTZiMC01NzNiLWQ0NzMtZTZhNDNlMWEyMTQx0dS/ST00620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https://staging.ditaweb.com/NotusCloudApi/resources/image/@ZMDI2VfxYXBwZTdcw=h=O@TgtYTZiMC01NzNiLWQ0NzMtZTZhNDNlMWEyMTQx0dS/ST0062068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3350" cy="82550"/>
                    </a:xfrm>
                    <a:prstGeom prst="rect">
                      <a:avLst/>
                    </a:prstGeom>
                    <a:noFill/>
                    <a:ln>
                      <a:noFill/>
                    </a:ln>
                  </pic:spPr>
                </pic:pic>
              </a:graphicData>
            </a:graphic>
          </wp:inline>
        </w:drawing>
      </w:r>
      <w:r w:rsidR="00C52BC7" w:rsidRPr="00C52BC7">
        <w:rPr>
          <w:rFonts w:eastAsia="Times New Roman" w:cstheme="minorHAnsi"/>
          <w:color w:val="333333"/>
        </w:rPr>
        <w:t xml:space="preserve"> </w:t>
      </w:r>
      <w:r w:rsidRPr="00C52BC7">
        <w:rPr>
          <w:rFonts w:eastAsia="Times New Roman" w:cstheme="minorHAnsi"/>
          <w:color w:val="333333"/>
        </w:rPr>
        <w:t>to modify the applied filter on a field.</w:t>
      </w:r>
    </w:p>
    <w:p w14:paraId="49C06C1A" w14:textId="18CD1A11" w:rsidR="00006609" w:rsidRPr="00006609" w:rsidRDefault="00006609" w:rsidP="00006609">
      <w:pPr>
        <w:rPr>
          <w:rFonts w:eastAsia="Times New Roman" w:cstheme="minorHAnsi"/>
          <w:b/>
          <w:bCs/>
          <w:color w:val="333333"/>
          <w:sz w:val="32"/>
          <w:szCs w:val="32"/>
        </w:rPr>
      </w:pPr>
    </w:p>
    <w:p w14:paraId="795DC9E4" w14:textId="77777777" w:rsidR="00006609" w:rsidRPr="00006609" w:rsidRDefault="00006609" w:rsidP="00006609">
      <w:pPr>
        <w:pStyle w:val="Heading2"/>
        <w:spacing w:before="891" w:beforeAutospacing="0" w:after="217" w:afterAutospacing="0" w:line="356" w:lineRule="atLeast"/>
        <w:rPr>
          <w:rFonts w:asciiTheme="minorHAnsi" w:hAnsiTheme="minorHAnsi" w:cstheme="minorHAnsi"/>
          <w:color w:val="333333"/>
          <w:sz w:val="32"/>
          <w:szCs w:val="32"/>
        </w:rPr>
      </w:pPr>
      <w:r w:rsidRPr="00006609">
        <w:rPr>
          <w:rFonts w:asciiTheme="minorHAnsi" w:hAnsiTheme="minorHAnsi" w:cstheme="minorHAnsi"/>
          <w:color w:val="333333"/>
          <w:sz w:val="32"/>
          <w:szCs w:val="32"/>
        </w:rPr>
        <w:t>Search for an Operation</w:t>
      </w:r>
    </w:p>
    <w:p w14:paraId="1E1726BE" w14:textId="77777777" w:rsidR="00006609" w:rsidRPr="00006609" w:rsidRDefault="00006609" w:rsidP="00006609">
      <w:pPr>
        <w:numPr>
          <w:ilvl w:val="0"/>
          <w:numId w:val="26"/>
        </w:numPr>
        <w:spacing w:before="240" w:after="240" w:line="240" w:lineRule="auto"/>
        <w:ind w:left="288"/>
        <w:rPr>
          <w:rFonts w:cstheme="minorHAnsi"/>
          <w:color w:val="333333"/>
          <w:sz w:val="24"/>
          <w:szCs w:val="24"/>
        </w:rPr>
      </w:pPr>
      <w:r w:rsidRPr="00006609">
        <w:rPr>
          <w:rStyle w:val="ph"/>
          <w:rFonts w:cstheme="minorHAnsi"/>
          <w:color w:val="333333"/>
        </w:rPr>
        <w:t>Log in to the Plant Applications Universal Client.</w:t>
      </w:r>
    </w:p>
    <w:p w14:paraId="793604B0" w14:textId="77777777" w:rsidR="00006609" w:rsidRPr="00006609" w:rsidRDefault="00006609" w:rsidP="00006609">
      <w:pPr>
        <w:numPr>
          <w:ilvl w:val="0"/>
          <w:numId w:val="26"/>
        </w:numPr>
        <w:spacing w:before="240" w:after="240" w:line="240" w:lineRule="auto"/>
        <w:ind w:left="288"/>
        <w:rPr>
          <w:rFonts w:cstheme="minorHAnsi"/>
          <w:color w:val="333333"/>
        </w:rPr>
      </w:pPr>
      <w:r w:rsidRPr="00006609">
        <w:rPr>
          <w:rStyle w:val="ph"/>
          <w:rFonts w:cstheme="minorHAnsi"/>
          <w:color w:val="333333"/>
        </w:rPr>
        <w:t xml:space="preserve">Select </w:t>
      </w:r>
      <w:r w:rsidRPr="00006609">
        <w:rPr>
          <w:rStyle w:val="ph"/>
          <w:rFonts w:cstheme="minorHAnsi"/>
          <w:b/>
          <w:bCs/>
          <w:color w:val="333333"/>
        </w:rPr>
        <w:t>Operations</w:t>
      </w:r>
      <w:r w:rsidRPr="00006609">
        <w:rPr>
          <w:rStyle w:val="ph"/>
          <w:rFonts w:cstheme="minorHAnsi"/>
          <w:color w:val="333333"/>
        </w:rPr>
        <w:t>.</w:t>
      </w:r>
    </w:p>
    <w:p w14:paraId="285EC096" w14:textId="77777777" w:rsidR="00006609" w:rsidRPr="00006609" w:rsidRDefault="00006609" w:rsidP="00006609">
      <w:pPr>
        <w:numPr>
          <w:ilvl w:val="0"/>
          <w:numId w:val="26"/>
        </w:numPr>
        <w:spacing w:before="240" w:after="240" w:line="240" w:lineRule="auto"/>
        <w:ind w:left="288"/>
        <w:rPr>
          <w:rFonts w:cstheme="minorHAnsi"/>
          <w:color w:val="333333"/>
        </w:rPr>
      </w:pPr>
      <w:r w:rsidRPr="00006609">
        <w:rPr>
          <w:rStyle w:val="ph"/>
          <w:rFonts w:cstheme="minorHAnsi"/>
          <w:color w:val="333333"/>
        </w:rPr>
        <w:t xml:space="preserve">In the </w:t>
      </w:r>
      <w:r w:rsidRPr="00006609">
        <w:rPr>
          <w:rStyle w:val="ph"/>
          <w:rFonts w:cstheme="minorHAnsi"/>
          <w:b/>
          <w:bCs/>
          <w:color w:val="333333"/>
        </w:rPr>
        <w:t>Machines</w:t>
      </w:r>
      <w:r w:rsidRPr="00006609">
        <w:rPr>
          <w:rStyle w:val="ph"/>
          <w:rFonts w:cstheme="minorHAnsi"/>
          <w:color w:val="333333"/>
        </w:rPr>
        <w:t xml:space="preserve"> drop-down list box, select a machine.</w:t>
      </w:r>
    </w:p>
    <w:p w14:paraId="560EFCA7" w14:textId="77777777" w:rsidR="00006609" w:rsidRPr="00006609" w:rsidRDefault="00006609" w:rsidP="00006609">
      <w:pPr>
        <w:spacing w:before="240" w:after="240"/>
        <w:ind w:left="288"/>
        <w:rPr>
          <w:rFonts w:cstheme="minorHAnsi"/>
          <w:color w:val="333333"/>
        </w:rPr>
      </w:pPr>
      <w:r w:rsidRPr="00006609">
        <w:rPr>
          <w:rFonts w:cstheme="minorHAnsi"/>
          <w:color w:val="333333"/>
        </w:rPr>
        <w:t xml:space="preserve">The </w:t>
      </w:r>
      <w:r w:rsidRPr="00006609">
        <w:rPr>
          <w:rStyle w:val="keyword"/>
          <w:rFonts w:cstheme="minorHAnsi"/>
          <w:b/>
          <w:bCs/>
          <w:color w:val="333333"/>
        </w:rPr>
        <w:t>Open</w:t>
      </w:r>
      <w:r w:rsidRPr="00006609">
        <w:rPr>
          <w:rFonts w:cstheme="minorHAnsi"/>
          <w:color w:val="333333"/>
        </w:rPr>
        <w:t xml:space="preserve"> page appears. </w:t>
      </w:r>
    </w:p>
    <w:p w14:paraId="17FF7B6C" w14:textId="4644864D" w:rsidR="00006609" w:rsidRPr="00006609" w:rsidRDefault="00006609" w:rsidP="00006609">
      <w:pPr>
        <w:numPr>
          <w:ilvl w:val="0"/>
          <w:numId w:val="26"/>
        </w:numPr>
        <w:spacing w:before="240" w:after="240" w:line="240" w:lineRule="auto"/>
        <w:ind w:left="288"/>
        <w:rPr>
          <w:rFonts w:cstheme="minorHAnsi"/>
          <w:color w:val="333333"/>
        </w:rPr>
      </w:pPr>
      <w:r w:rsidRPr="00006609">
        <w:rPr>
          <w:rStyle w:val="ph"/>
          <w:rFonts w:cstheme="minorHAnsi"/>
          <w:color w:val="333333"/>
        </w:rPr>
        <w:t xml:space="preserve">In the main navigation bar, select </w:t>
      </w:r>
      <w:r w:rsidRPr="00006609">
        <w:rPr>
          <w:rFonts w:cstheme="minorHAnsi"/>
          <w:noProof/>
          <w:color w:val="333333"/>
        </w:rPr>
        <w:drawing>
          <wp:inline distT="0" distB="0" distL="0" distR="0" wp14:anchorId="7D799761" wp14:editId="40563538">
            <wp:extent cx="279400" cy="247650"/>
            <wp:effectExtent l="0" t="0" r="6350" b="0"/>
            <wp:docPr id="235" name="Picture 235" descr="https://staging.ditaweb.com/NotusCloudApi/resources/image/@ZMDI2VfxYXBwZTdcw=h=O@TgtYTZiMC01NzNiLWQ0NzMtZTZhNDNlMWEyMTQx0dS/SS00568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8ff928da-e355-4f5e-a756-4fa11c49ca12__image_426cef6d-7bf9-4b40-97c9-90e0337d49df" descr="https://staging.ditaweb.com/NotusCloudApi/resources/image/@ZMDI2VfxYXBwZTdcw=h=O@TgtYTZiMC01NzNiLWQ0NzMtZTZhNDNlMWEyMTQx0dS/SS005686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9400" cy="247650"/>
                    </a:xfrm>
                    <a:prstGeom prst="rect">
                      <a:avLst/>
                    </a:prstGeom>
                    <a:noFill/>
                    <a:ln>
                      <a:noFill/>
                    </a:ln>
                  </pic:spPr>
                </pic:pic>
              </a:graphicData>
            </a:graphic>
          </wp:inline>
        </w:drawing>
      </w:r>
      <w:r w:rsidRPr="00006609">
        <w:rPr>
          <w:rStyle w:val="ph"/>
          <w:rFonts w:cstheme="minorHAnsi"/>
          <w:color w:val="333333"/>
        </w:rPr>
        <w:t>.</w:t>
      </w:r>
    </w:p>
    <w:p w14:paraId="3F2E8F2A" w14:textId="77777777" w:rsidR="00006609" w:rsidRPr="00006609" w:rsidRDefault="00006609" w:rsidP="00006609">
      <w:pPr>
        <w:spacing w:before="240" w:after="240"/>
        <w:ind w:left="288"/>
        <w:rPr>
          <w:rFonts w:cstheme="minorHAnsi"/>
          <w:color w:val="333333"/>
        </w:rPr>
      </w:pPr>
      <w:r w:rsidRPr="00006609">
        <w:rPr>
          <w:rFonts w:cstheme="minorHAnsi"/>
          <w:color w:val="333333"/>
        </w:rPr>
        <w:t>A window containing a list of search options appears.</w:t>
      </w:r>
    </w:p>
    <w:p w14:paraId="7837092F" w14:textId="77777777" w:rsidR="00006609" w:rsidRPr="00006609" w:rsidRDefault="00006609" w:rsidP="00006609">
      <w:pPr>
        <w:numPr>
          <w:ilvl w:val="0"/>
          <w:numId w:val="26"/>
        </w:numPr>
        <w:spacing w:before="240" w:after="240" w:line="240" w:lineRule="auto"/>
        <w:ind w:left="288"/>
        <w:rPr>
          <w:rFonts w:cstheme="minorHAnsi"/>
          <w:color w:val="333333"/>
        </w:rPr>
      </w:pPr>
      <w:r w:rsidRPr="00006609">
        <w:rPr>
          <w:rStyle w:val="ph"/>
          <w:rFonts w:cstheme="minorHAnsi"/>
          <w:color w:val="333333"/>
        </w:rPr>
        <w:t>Specify the appropriate search options as described in the following table.</w:t>
      </w:r>
      <w:r w:rsidRPr="00006609">
        <w:rPr>
          <w:rFonts w:cstheme="minorHAnsi"/>
          <w:color w:val="333333"/>
        </w:rPr>
        <w:t xml:space="preserve"> </w:t>
      </w:r>
    </w:p>
    <w:tbl>
      <w:tblPr>
        <w:tblW w:w="9514" w:type="dxa"/>
        <w:tblInd w:w="288" w:type="dxa"/>
        <w:tblBorders>
          <w:top w:val="single" w:sz="2" w:space="0" w:color="AAAAAA"/>
          <w:left w:val="single" w:sz="2" w:space="0" w:color="AAAAAA"/>
          <w:bottom w:val="single" w:sz="2" w:space="0" w:color="AAAAAA"/>
          <w:right w:val="single" w:sz="2" w:space="0" w:color="AAAAAA"/>
        </w:tblBorders>
        <w:tblCellMar>
          <w:left w:w="0" w:type="dxa"/>
          <w:right w:w="0" w:type="dxa"/>
        </w:tblCellMar>
        <w:tblLook w:val="04A0" w:firstRow="1" w:lastRow="0" w:firstColumn="1" w:lastColumn="0" w:noHBand="0" w:noVBand="1"/>
        <w:tblDescription w:val=""/>
      </w:tblPr>
      <w:tblGrid>
        <w:gridCol w:w="1503"/>
        <w:gridCol w:w="8011"/>
      </w:tblGrid>
      <w:tr w:rsidR="00006609" w:rsidRPr="00006609" w14:paraId="325FC3AF" w14:textId="77777777" w:rsidTr="00590F2A">
        <w:trPr>
          <w:tblHeader/>
        </w:trPr>
        <w:tc>
          <w:tcPr>
            <w:tcW w:w="0" w:type="auto"/>
            <w:tcBorders>
              <w:top w:val="single" w:sz="6" w:space="0" w:color="808080"/>
              <w:left w:val="single" w:sz="6" w:space="0" w:color="808080"/>
              <w:bottom w:val="single" w:sz="6" w:space="0" w:color="808080"/>
              <w:right w:val="single" w:sz="6" w:space="0" w:color="808080"/>
            </w:tcBorders>
            <w:shd w:val="clear" w:color="auto" w:fill="000000" w:themeFill="text1"/>
            <w:tcMar>
              <w:top w:w="75" w:type="dxa"/>
              <w:left w:w="150" w:type="dxa"/>
              <w:bottom w:w="75" w:type="dxa"/>
              <w:right w:w="150" w:type="dxa"/>
            </w:tcMar>
            <w:vAlign w:val="bottom"/>
            <w:hideMark/>
          </w:tcPr>
          <w:p w14:paraId="7268427D" w14:textId="77777777" w:rsidR="00006609" w:rsidRPr="00006609" w:rsidRDefault="00006609">
            <w:pPr>
              <w:spacing w:before="360" w:after="150"/>
              <w:rPr>
                <w:rFonts w:cstheme="minorHAnsi"/>
                <w:b/>
                <w:bCs/>
                <w:color w:val="FFFFFF"/>
              </w:rPr>
            </w:pPr>
            <w:r w:rsidRPr="00006609">
              <w:rPr>
                <w:rFonts w:cstheme="minorHAnsi"/>
                <w:b/>
                <w:bCs/>
                <w:color w:val="FFFFFF"/>
              </w:rPr>
              <w:lastRenderedPageBreak/>
              <w:t>Option</w:t>
            </w:r>
          </w:p>
        </w:tc>
        <w:tc>
          <w:tcPr>
            <w:tcW w:w="8011" w:type="dxa"/>
            <w:tcBorders>
              <w:top w:val="single" w:sz="6" w:space="0" w:color="808080"/>
              <w:left w:val="single" w:sz="6" w:space="0" w:color="808080"/>
              <w:bottom w:val="single" w:sz="6" w:space="0" w:color="808080"/>
              <w:right w:val="single" w:sz="6" w:space="0" w:color="808080"/>
            </w:tcBorders>
            <w:shd w:val="clear" w:color="auto" w:fill="000000" w:themeFill="text1"/>
            <w:tcMar>
              <w:top w:w="75" w:type="dxa"/>
              <w:left w:w="150" w:type="dxa"/>
              <w:bottom w:w="75" w:type="dxa"/>
              <w:right w:w="150" w:type="dxa"/>
            </w:tcMar>
            <w:vAlign w:val="bottom"/>
            <w:hideMark/>
          </w:tcPr>
          <w:p w14:paraId="24CB9D56" w14:textId="77777777" w:rsidR="00006609" w:rsidRPr="00006609" w:rsidRDefault="00006609">
            <w:pPr>
              <w:spacing w:before="360" w:after="150"/>
              <w:rPr>
                <w:rFonts w:cstheme="minorHAnsi"/>
                <w:b/>
                <w:bCs/>
                <w:color w:val="FFFFFF"/>
              </w:rPr>
            </w:pPr>
            <w:r w:rsidRPr="00006609">
              <w:rPr>
                <w:rFonts w:cstheme="minorHAnsi"/>
                <w:b/>
                <w:bCs/>
                <w:color w:val="FFFFFF"/>
              </w:rPr>
              <w:t>Description</w:t>
            </w:r>
          </w:p>
        </w:tc>
      </w:tr>
      <w:tr w:rsidR="00006609" w:rsidRPr="00006609" w14:paraId="3FFB7C71" w14:textId="77777777" w:rsidTr="00590F2A">
        <w:tc>
          <w:tcPr>
            <w:tcW w:w="0" w:type="auto"/>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1EE2E971" w14:textId="77777777" w:rsidR="00006609" w:rsidRPr="00006609" w:rsidRDefault="00006609">
            <w:pPr>
              <w:spacing w:before="360" w:after="150"/>
              <w:rPr>
                <w:rFonts w:cstheme="minorHAnsi"/>
                <w:b/>
                <w:bCs/>
                <w:color w:val="FFFFFF"/>
              </w:rPr>
            </w:pPr>
            <w:r w:rsidRPr="00006609">
              <w:rPr>
                <w:rFonts w:cstheme="minorHAnsi"/>
                <w:b/>
                <w:bCs/>
                <w:color w:val="FFFFFF"/>
              </w:rPr>
              <w:t>SERIAL/LOT</w:t>
            </w:r>
          </w:p>
        </w:tc>
        <w:tc>
          <w:tcPr>
            <w:tcW w:w="801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022257DD" w14:textId="77777777" w:rsidR="00006609" w:rsidRPr="00006609" w:rsidRDefault="00006609">
            <w:pPr>
              <w:spacing w:before="360" w:after="150"/>
              <w:rPr>
                <w:rFonts w:cstheme="minorHAnsi"/>
              </w:rPr>
            </w:pPr>
            <w:r w:rsidRPr="00006609">
              <w:rPr>
                <w:rFonts w:cstheme="minorHAnsi"/>
              </w:rPr>
              <w:t>Enter a serial number or lot number to access the associated operations.</w:t>
            </w:r>
          </w:p>
          <w:p w14:paraId="7A917B85" w14:textId="77777777" w:rsidR="00006609" w:rsidRPr="00006609" w:rsidRDefault="00006609" w:rsidP="00006609">
            <w:pPr>
              <w:pStyle w:val="Heading4"/>
              <w:spacing w:before="0" w:beforeAutospacing="0" w:after="0" w:afterAutospacing="0" w:line="238" w:lineRule="atLeast"/>
              <w:ind w:left="-525"/>
              <w:rPr>
                <w:rFonts w:asciiTheme="minorHAnsi" w:hAnsiTheme="minorHAnsi" w:cstheme="minorHAnsi"/>
                <w:caps/>
                <w:color w:val="333333"/>
                <w:spacing w:val="15"/>
                <w:sz w:val="22"/>
                <w:szCs w:val="22"/>
              </w:rPr>
            </w:pPr>
            <w:r w:rsidRPr="00006609">
              <w:rPr>
                <w:rFonts w:asciiTheme="minorHAnsi" w:hAnsiTheme="minorHAnsi" w:cstheme="minorHAnsi"/>
                <w:caps/>
                <w:color w:val="333333"/>
                <w:spacing w:val="15"/>
                <w:sz w:val="22"/>
                <w:szCs w:val="22"/>
              </w:rPr>
              <w:t>Tip:</w:t>
            </w:r>
          </w:p>
          <w:p w14:paraId="3A3C8D0A" w14:textId="1F6A04DC" w:rsidR="00006609" w:rsidRPr="00006609" w:rsidRDefault="00006609" w:rsidP="00006609">
            <w:pPr>
              <w:shd w:val="clear" w:color="auto" w:fill="FFF6C6"/>
              <w:rPr>
                <w:rFonts w:cstheme="minorHAnsi"/>
              </w:rPr>
            </w:pPr>
            <w:r w:rsidRPr="00006609">
              <w:rPr>
                <w:rFonts w:cstheme="minorHAnsi"/>
              </w:rPr>
              <w:t xml:space="preserve">To search for an operation by using a barcode, select </w:t>
            </w:r>
            <w:r w:rsidRPr="00006609">
              <w:rPr>
                <w:rFonts w:cstheme="minorHAnsi"/>
                <w:noProof/>
              </w:rPr>
              <w:drawing>
                <wp:inline distT="0" distB="0" distL="0" distR="0" wp14:anchorId="3CB15ADA" wp14:editId="40A89BB3">
                  <wp:extent cx="381000" cy="323850"/>
                  <wp:effectExtent l="0" t="0" r="0" b="0"/>
                  <wp:docPr id="234" name="Picture 234" descr="https://staging.ditaweb.com/NotusCloudApi/resources/image/@ZMDI2VfxYXBwZTdcw=h=O@TgtYTZiMC01NzNiLWQ0NzMtZTZhNDNlMWEyMTQx0dS/SS00620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8ff928da-e355-4f5e-a756-4fa11c49ca12__image_f3cea45e-e1fc-48c7-b1bb-c3b57d069e22" descr="https://staging.ditaweb.com/NotusCloudApi/resources/image/@ZMDI2VfxYXBwZTdcw=h=O@TgtYTZiMC01NzNiLWQ0NzMtZTZhNDNlMWEyMTQx0dS/SS0062048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1000" cy="323850"/>
                          </a:xfrm>
                          <a:prstGeom prst="rect">
                            <a:avLst/>
                          </a:prstGeom>
                          <a:noFill/>
                          <a:ln>
                            <a:noFill/>
                          </a:ln>
                        </pic:spPr>
                      </pic:pic>
                    </a:graphicData>
                  </a:graphic>
                </wp:inline>
              </w:drawing>
            </w:r>
            <w:r w:rsidRPr="00006609">
              <w:rPr>
                <w:rFonts w:cstheme="minorHAnsi"/>
              </w:rPr>
              <w:t>, and then scan for the barcode of the serial number or lot number associated with the operation. The Operations application supports the barcodes of standards Code 39 and Code 128 only.</w:t>
            </w:r>
          </w:p>
        </w:tc>
      </w:tr>
      <w:tr w:rsidR="00006609" w:rsidRPr="00006609" w14:paraId="7AA09487" w14:textId="77777777" w:rsidTr="00590F2A">
        <w:tc>
          <w:tcPr>
            <w:tcW w:w="0" w:type="auto"/>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2DE1E3A7" w14:textId="77777777" w:rsidR="00006609" w:rsidRPr="00006609" w:rsidRDefault="00006609">
            <w:pPr>
              <w:rPr>
                <w:rFonts w:cstheme="minorHAnsi"/>
                <w:b/>
                <w:bCs/>
                <w:color w:val="FFFFFF"/>
                <w:sz w:val="24"/>
                <w:szCs w:val="24"/>
              </w:rPr>
            </w:pPr>
            <w:r w:rsidRPr="00006609">
              <w:rPr>
                <w:rFonts w:cstheme="minorHAnsi"/>
                <w:b/>
                <w:bCs/>
                <w:color w:val="FFFFFF"/>
              </w:rPr>
              <w:t>WORK ORDER</w:t>
            </w:r>
          </w:p>
        </w:tc>
        <w:tc>
          <w:tcPr>
            <w:tcW w:w="801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4DE74706" w14:textId="77777777" w:rsidR="00006609" w:rsidRPr="00006609" w:rsidRDefault="00006609">
            <w:pPr>
              <w:rPr>
                <w:rFonts w:cstheme="minorHAnsi"/>
              </w:rPr>
            </w:pPr>
            <w:r w:rsidRPr="00006609">
              <w:rPr>
                <w:rFonts w:cstheme="minorHAnsi"/>
              </w:rPr>
              <w:t xml:space="preserve">Enter a work order number to access the associated operations. </w:t>
            </w:r>
          </w:p>
          <w:p w14:paraId="3C9C845A" w14:textId="77777777" w:rsidR="00006609" w:rsidRPr="00006609" w:rsidRDefault="00006609" w:rsidP="00006609">
            <w:pPr>
              <w:pStyle w:val="Heading4"/>
              <w:spacing w:before="0" w:beforeAutospacing="0" w:after="0" w:afterAutospacing="0" w:line="238" w:lineRule="atLeast"/>
              <w:ind w:left="-525"/>
              <w:rPr>
                <w:rFonts w:asciiTheme="minorHAnsi" w:hAnsiTheme="minorHAnsi" w:cstheme="minorHAnsi"/>
                <w:caps/>
                <w:color w:val="333333"/>
                <w:spacing w:val="15"/>
                <w:sz w:val="22"/>
                <w:szCs w:val="22"/>
              </w:rPr>
            </w:pPr>
            <w:r w:rsidRPr="00006609">
              <w:rPr>
                <w:rFonts w:asciiTheme="minorHAnsi" w:hAnsiTheme="minorHAnsi" w:cstheme="minorHAnsi"/>
                <w:caps/>
                <w:color w:val="333333"/>
                <w:spacing w:val="15"/>
                <w:sz w:val="22"/>
                <w:szCs w:val="22"/>
              </w:rPr>
              <w:t>Tip:</w:t>
            </w:r>
          </w:p>
          <w:p w14:paraId="5B8E3BFF" w14:textId="089A36DE" w:rsidR="00006609" w:rsidRPr="00006609" w:rsidRDefault="00006609" w:rsidP="00006609">
            <w:pPr>
              <w:shd w:val="clear" w:color="auto" w:fill="FFF6C6"/>
              <w:rPr>
                <w:rFonts w:cstheme="minorHAnsi"/>
              </w:rPr>
            </w:pPr>
            <w:r w:rsidRPr="00006609">
              <w:rPr>
                <w:rFonts w:cstheme="minorHAnsi"/>
              </w:rPr>
              <w:t xml:space="preserve">To search for an operation by using a barcode, select </w:t>
            </w:r>
            <w:r w:rsidRPr="00006609">
              <w:rPr>
                <w:rFonts w:cstheme="minorHAnsi"/>
                <w:noProof/>
              </w:rPr>
              <w:drawing>
                <wp:inline distT="0" distB="0" distL="0" distR="0" wp14:anchorId="7AF72559" wp14:editId="6F897D56">
                  <wp:extent cx="381000" cy="323850"/>
                  <wp:effectExtent l="0" t="0" r="0" b="0"/>
                  <wp:docPr id="31" name="Picture 31" descr="https://staging.ditaweb.com/NotusCloudApi/resources/image/@ZMDI2VfxYXBwZTdcw=h=O@TgtYTZiMC01NzNiLWQ0NzMtZTZhNDNlMWEyMTQx0dS/SS00620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https://staging.ditaweb.com/NotusCloudApi/resources/image/@ZMDI2VfxYXBwZTdcw=h=O@TgtYTZiMC01NzNiLWQ0NzMtZTZhNDNlMWEyMTQx0dS/SS0062048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1000" cy="323850"/>
                          </a:xfrm>
                          <a:prstGeom prst="rect">
                            <a:avLst/>
                          </a:prstGeom>
                          <a:noFill/>
                          <a:ln>
                            <a:noFill/>
                          </a:ln>
                        </pic:spPr>
                      </pic:pic>
                    </a:graphicData>
                  </a:graphic>
                </wp:inline>
              </w:drawing>
            </w:r>
            <w:r w:rsidRPr="00006609">
              <w:rPr>
                <w:rFonts w:cstheme="minorHAnsi"/>
              </w:rPr>
              <w:t>, and then scan for the barcode of the work order associated with the operation. The Operations application supports the barcodes of standards Code 39 and Code 128 only.</w:t>
            </w:r>
          </w:p>
        </w:tc>
      </w:tr>
      <w:tr w:rsidR="00006609" w:rsidRPr="00006609" w14:paraId="073BF1E9" w14:textId="77777777" w:rsidTr="00590F2A">
        <w:tc>
          <w:tcPr>
            <w:tcW w:w="0" w:type="auto"/>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7D6EF8A6" w14:textId="77777777" w:rsidR="00006609" w:rsidRPr="00006609" w:rsidRDefault="00006609">
            <w:pPr>
              <w:rPr>
                <w:rFonts w:cstheme="minorHAnsi"/>
                <w:b/>
                <w:bCs/>
                <w:color w:val="FFFFFF"/>
                <w:sz w:val="24"/>
                <w:szCs w:val="24"/>
              </w:rPr>
            </w:pPr>
            <w:r w:rsidRPr="00006609">
              <w:rPr>
                <w:rFonts w:cstheme="minorHAnsi"/>
                <w:b/>
                <w:bCs/>
                <w:color w:val="FFFFFF"/>
              </w:rPr>
              <w:t>MATERIAL</w:t>
            </w:r>
          </w:p>
        </w:tc>
        <w:tc>
          <w:tcPr>
            <w:tcW w:w="801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2545F104" w14:textId="77777777" w:rsidR="00006609" w:rsidRPr="00006609" w:rsidRDefault="00006609">
            <w:pPr>
              <w:rPr>
                <w:rFonts w:cstheme="minorHAnsi"/>
              </w:rPr>
            </w:pPr>
            <w:r w:rsidRPr="00006609">
              <w:rPr>
                <w:rFonts w:cstheme="minorHAnsi"/>
              </w:rPr>
              <w:t>Select the drop-down list box, and then search for a material to access the associated operations.</w:t>
            </w:r>
          </w:p>
        </w:tc>
      </w:tr>
      <w:tr w:rsidR="00006609" w:rsidRPr="00006609" w14:paraId="2328AE23" w14:textId="77777777" w:rsidTr="00590F2A">
        <w:tc>
          <w:tcPr>
            <w:tcW w:w="0" w:type="auto"/>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21BC27C0" w14:textId="77777777" w:rsidR="00006609" w:rsidRPr="00006609" w:rsidRDefault="00006609">
            <w:pPr>
              <w:rPr>
                <w:rFonts w:cstheme="minorHAnsi"/>
                <w:b/>
                <w:bCs/>
                <w:color w:val="FFFFFF"/>
              </w:rPr>
            </w:pPr>
            <w:r w:rsidRPr="00006609">
              <w:rPr>
                <w:rFonts w:cstheme="minorHAnsi"/>
                <w:b/>
                <w:bCs/>
                <w:color w:val="FFFFFF"/>
              </w:rPr>
              <w:t>EQUIPMENT</w:t>
            </w:r>
          </w:p>
        </w:tc>
        <w:tc>
          <w:tcPr>
            <w:tcW w:w="801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4A4DBBC1" w14:textId="77777777" w:rsidR="00006609" w:rsidRPr="00006609" w:rsidRDefault="00006609">
            <w:pPr>
              <w:rPr>
                <w:rFonts w:cstheme="minorHAnsi"/>
              </w:rPr>
            </w:pPr>
            <w:r w:rsidRPr="00006609">
              <w:rPr>
                <w:rFonts w:cstheme="minorHAnsi"/>
              </w:rPr>
              <w:t>Select the drop-down list box, and then search for an equipment to access the associated operations.</w:t>
            </w:r>
          </w:p>
        </w:tc>
      </w:tr>
      <w:tr w:rsidR="00006609" w:rsidRPr="00006609" w14:paraId="046CE26A" w14:textId="77777777" w:rsidTr="00590F2A">
        <w:tc>
          <w:tcPr>
            <w:tcW w:w="0" w:type="auto"/>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6AAD3214" w14:textId="77777777" w:rsidR="00006609" w:rsidRPr="00006609" w:rsidRDefault="00006609">
            <w:pPr>
              <w:rPr>
                <w:rFonts w:cstheme="minorHAnsi"/>
                <w:b/>
                <w:bCs/>
                <w:color w:val="FFFFFF"/>
              </w:rPr>
            </w:pPr>
            <w:r w:rsidRPr="00006609">
              <w:rPr>
                <w:rFonts w:cstheme="minorHAnsi"/>
                <w:b/>
                <w:bCs/>
                <w:color w:val="FFFFFF"/>
              </w:rPr>
              <w:t>STATUS</w:t>
            </w:r>
          </w:p>
        </w:tc>
        <w:tc>
          <w:tcPr>
            <w:tcW w:w="801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11672068" w14:textId="77777777" w:rsidR="00006609" w:rsidRPr="00006609" w:rsidRDefault="00006609">
            <w:pPr>
              <w:rPr>
                <w:rFonts w:cstheme="minorHAnsi"/>
              </w:rPr>
            </w:pPr>
            <w:r w:rsidRPr="00006609">
              <w:rPr>
                <w:rFonts w:cstheme="minorHAnsi"/>
              </w:rPr>
              <w:t xml:space="preserve">Select the drop-down list box, and then select an operation status to access the associated operations. </w:t>
            </w:r>
          </w:p>
          <w:p w14:paraId="3C52E1EA" w14:textId="77777777" w:rsidR="00006609" w:rsidRPr="00006609" w:rsidRDefault="00006609" w:rsidP="00006609">
            <w:pPr>
              <w:pStyle w:val="Heading4"/>
              <w:spacing w:before="0" w:beforeAutospacing="0" w:after="0" w:afterAutospacing="0" w:line="238" w:lineRule="atLeast"/>
              <w:ind w:left="-525"/>
              <w:rPr>
                <w:rFonts w:asciiTheme="minorHAnsi" w:hAnsiTheme="minorHAnsi" w:cstheme="minorHAnsi"/>
                <w:caps/>
                <w:color w:val="333333"/>
                <w:spacing w:val="15"/>
                <w:sz w:val="22"/>
                <w:szCs w:val="22"/>
              </w:rPr>
            </w:pPr>
            <w:r w:rsidRPr="00006609">
              <w:rPr>
                <w:rFonts w:asciiTheme="minorHAnsi" w:hAnsiTheme="minorHAnsi" w:cstheme="minorHAnsi"/>
                <w:caps/>
                <w:color w:val="333333"/>
                <w:spacing w:val="15"/>
                <w:sz w:val="22"/>
                <w:szCs w:val="22"/>
              </w:rPr>
              <w:t>Tip:</w:t>
            </w:r>
          </w:p>
          <w:p w14:paraId="52B1A752" w14:textId="77777777" w:rsidR="00006609" w:rsidRPr="00006609" w:rsidRDefault="00006609" w:rsidP="00006609">
            <w:pPr>
              <w:shd w:val="clear" w:color="auto" w:fill="FFF6C6"/>
              <w:rPr>
                <w:rFonts w:cstheme="minorHAnsi"/>
              </w:rPr>
            </w:pPr>
            <w:r w:rsidRPr="00006609">
              <w:rPr>
                <w:rFonts w:cstheme="minorHAnsi"/>
              </w:rPr>
              <w:t xml:space="preserve">You can also clock on an operation using </w:t>
            </w:r>
            <w:r w:rsidRPr="00006609">
              <w:rPr>
                <w:rStyle w:val="ph"/>
                <w:rFonts w:cstheme="minorHAnsi"/>
                <w:b/>
                <w:bCs/>
              </w:rPr>
              <w:t>STATUS</w:t>
            </w:r>
            <w:r w:rsidRPr="00006609">
              <w:rPr>
                <w:rFonts w:cstheme="minorHAnsi"/>
              </w:rPr>
              <w:t xml:space="preserve">. For more information, refer to the </w:t>
            </w:r>
            <w:hyperlink r:id="rId26" w:anchor="task_7c238c9c-7274-4307-a06a-fff763fffce4" w:history="1">
              <w:r w:rsidRPr="00006609">
                <w:rPr>
                  <w:rStyle w:val="Hyperlink"/>
                  <w:rFonts w:cstheme="minorHAnsi"/>
                  <w:color w:val="005EB8"/>
                  <w:bdr w:val="none" w:sz="0" w:space="0" w:color="auto" w:frame="1"/>
                </w:rPr>
                <w:t>Clock On an Operation Using Search</w:t>
              </w:r>
            </w:hyperlink>
            <w:r w:rsidRPr="00006609">
              <w:rPr>
                <w:rFonts w:cstheme="minorHAnsi"/>
              </w:rPr>
              <w:t xml:space="preserve"> topic.</w:t>
            </w:r>
          </w:p>
        </w:tc>
      </w:tr>
      <w:tr w:rsidR="00006609" w:rsidRPr="00006609" w14:paraId="2F20C247" w14:textId="77777777" w:rsidTr="00590F2A">
        <w:tc>
          <w:tcPr>
            <w:tcW w:w="0" w:type="auto"/>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6036A604" w14:textId="77777777" w:rsidR="00006609" w:rsidRPr="00006609" w:rsidRDefault="00006609">
            <w:pPr>
              <w:rPr>
                <w:rFonts w:cstheme="minorHAnsi"/>
                <w:b/>
                <w:bCs/>
                <w:color w:val="FFFFFF"/>
                <w:sz w:val="24"/>
                <w:szCs w:val="24"/>
              </w:rPr>
            </w:pPr>
            <w:r w:rsidRPr="00006609">
              <w:rPr>
                <w:rFonts w:cstheme="minorHAnsi"/>
                <w:b/>
                <w:bCs/>
                <w:color w:val="FFFFFF"/>
              </w:rPr>
              <w:t>Clocked On</w:t>
            </w:r>
          </w:p>
        </w:tc>
        <w:tc>
          <w:tcPr>
            <w:tcW w:w="801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2B8BD96C" w14:textId="77777777" w:rsidR="00006609" w:rsidRPr="00006609" w:rsidRDefault="00006609">
            <w:pPr>
              <w:rPr>
                <w:rFonts w:cstheme="minorHAnsi"/>
              </w:rPr>
            </w:pPr>
            <w:r w:rsidRPr="00006609">
              <w:rPr>
                <w:rFonts w:cstheme="minorHAnsi"/>
              </w:rPr>
              <w:t>Select to access the operations that you have clocked on.</w:t>
            </w:r>
          </w:p>
        </w:tc>
      </w:tr>
    </w:tbl>
    <w:p w14:paraId="16C9E08F" w14:textId="1AB90404" w:rsidR="00006609" w:rsidRPr="00006609" w:rsidRDefault="00006609" w:rsidP="00006609">
      <w:pPr>
        <w:numPr>
          <w:ilvl w:val="0"/>
          <w:numId w:val="26"/>
        </w:numPr>
        <w:spacing w:before="240" w:after="240" w:line="240" w:lineRule="auto"/>
        <w:ind w:left="288"/>
        <w:rPr>
          <w:rFonts w:cstheme="minorHAnsi"/>
          <w:color w:val="333333"/>
        </w:rPr>
      </w:pPr>
      <w:r w:rsidRPr="00006609">
        <w:rPr>
          <w:rStyle w:val="ph"/>
          <w:rFonts w:cstheme="minorHAnsi"/>
          <w:color w:val="333333"/>
        </w:rPr>
        <w:t xml:space="preserve">Select </w:t>
      </w:r>
      <w:r w:rsidRPr="00006609">
        <w:rPr>
          <w:rFonts w:cstheme="minorHAnsi"/>
          <w:noProof/>
          <w:color w:val="333333"/>
        </w:rPr>
        <w:drawing>
          <wp:inline distT="0" distB="0" distL="0" distR="0" wp14:anchorId="7660C476" wp14:editId="78E8EC2A">
            <wp:extent cx="304800" cy="285750"/>
            <wp:effectExtent l="0" t="0" r="0" b="0"/>
            <wp:docPr id="30" name="Picture 30" descr="https://staging.ditaweb.com/NotusCloudApi/resources/image/@ZMDI2VfxYXBwZTdcw=h=O@TgtYTZiMC01NzNiLWQ0NzMtZTZhNDNlMWEyMTQx0dS/ST00611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8ff928da-e355-4f5e-a756-4fa11c49ca12__image_wg1_f55_qfb" descr="https://staging.ditaweb.com/NotusCloudApi/resources/image/@ZMDI2VfxYXBwZTdcw=h=O@TgtYTZiMC01NzNiLWQ0NzMtZTZhNDNlMWEyMTQx0dS/ST006119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285750"/>
                    </a:xfrm>
                    <a:prstGeom prst="rect">
                      <a:avLst/>
                    </a:prstGeom>
                    <a:noFill/>
                    <a:ln>
                      <a:noFill/>
                    </a:ln>
                  </pic:spPr>
                </pic:pic>
              </a:graphicData>
            </a:graphic>
          </wp:inline>
        </w:drawing>
      </w:r>
      <w:r w:rsidRPr="00006609">
        <w:rPr>
          <w:rStyle w:val="ph"/>
          <w:rFonts w:cstheme="minorHAnsi"/>
          <w:color w:val="333333"/>
        </w:rPr>
        <w:t xml:space="preserve">for a field to filter the operations. For more information, refer to the </w:t>
      </w:r>
      <w:hyperlink r:id="rId27" w:anchor="task_8a55dc16-af5f-4a33-81fb-d8ca73c7d1ac" w:history="1">
        <w:r w:rsidRPr="00006609">
          <w:rPr>
            <w:rStyle w:val="Hyperlink"/>
            <w:rFonts w:cstheme="minorHAnsi"/>
            <w:color w:val="005EB8"/>
            <w:bdr w:val="none" w:sz="0" w:space="0" w:color="auto" w:frame="1"/>
          </w:rPr>
          <w:t>Filter an Operation</w:t>
        </w:r>
      </w:hyperlink>
      <w:r w:rsidRPr="00006609">
        <w:rPr>
          <w:rStyle w:val="ph"/>
          <w:rFonts w:cstheme="minorHAnsi"/>
          <w:color w:val="333333"/>
        </w:rPr>
        <w:t xml:space="preserve"> topic.</w:t>
      </w:r>
    </w:p>
    <w:p w14:paraId="51B3A07B" w14:textId="3AB468C6" w:rsidR="00590F2A" w:rsidRPr="00590F2A" w:rsidRDefault="00590F2A" w:rsidP="00006609">
      <w:pPr>
        <w:spacing w:after="0"/>
        <w:rPr>
          <w:rFonts w:cstheme="minorHAnsi"/>
          <w:b/>
          <w:color w:val="333333"/>
        </w:rPr>
      </w:pPr>
      <w:r w:rsidRPr="00590F2A">
        <w:rPr>
          <w:rFonts w:cstheme="minorHAnsi"/>
          <w:b/>
          <w:color w:val="333333"/>
        </w:rPr>
        <w:t>Results</w:t>
      </w:r>
    </w:p>
    <w:p w14:paraId="59B87B5B" w14:textId="173E724D" w:rsidR="00006609" w:rsidRPr="00006609" w:rsidRDefault="00006609" w:rsidP="00006609">
      <w:pPr>
        <w:spacing w:after="0"/>
        <w:rPr>
          <w:rFonts w:cstheme="minorHAnsi"/>
          <w:color w:val="333333"/>
        </w:rPr>
      </w:pPr>
      <w:r w:rsidRPr="00006609">
        <w:rPr>
          <w:rFonts w:cstheme="minorHAnsi"/>
          <w:color w:val="333333"/>
        </w:rPr>
        <w:lastRenderedPageBreak/>
        <w:t xml:space="preserve">The operations based on the specified search criteria appear. </w:t>
      </w:r>
    </w:p>
    <w:p w14:paraId="15612EBF" w14:textId="77777777" w:rsidR="00006609" w:rsidRPr="00006609" w:rsidRDefault="00006609" w:rsidP="00590F2A">
      <w:pPr>
        <w:pStyle w:val="Heading4"/>
        <w:spacing w:before="0" w:beforeAutospacing="0" w:after="0" w:afterAutospacing="0" w:line="238" w:lineRule="atLeast"/>
        <w:rPr>
          <w:rFonts w:asciiTheme="minorHAnsi" w:hAnsiTheme="minorHAnsi" w:cstheme="minorHAnsi"/>
          <w:caps/>
          <w:color w:val="333333"/>
          <w:spacing w:val="15"/>
          <w:sz w:val="22"/>
          <w:szCs w:val="22"/>
        </w:rPr>
      </w:pPr>
      <w:r w:rsidRPr="00006609">
        <w:rPr>
          <w:rFonts w:asciiTheme="minorHAnsi" w:hAnsiTheme="minorHAnsi" w:cstheme="minorHAnsi"/>
          <w:caps/>
          <w:color w:val="333333"/>
          <w:spacing w:val="15"/>
          <w:sz w:val="22"/>
          <w:szCs w:val="22"/>
        </w:rPr>
        <w:t>Tip:</w:t>
      </w:r>
    </w:p>
    <w:p w14:paraId="4C4B2350" w14:textId="77777777" w:rsidR="00006609" w:rsidRPr="00006609" w:rsidRDefault="00006609" w:rsidP="00006609">
      <w:pPr>
        <w:shd w:val="clear" w:color="auto" w:fill="FFF6C6"/>
        <w:rPr>
          <w:rFonts w:cstheme="minorHAnsi"/>
          <w:color w:val="333333"/>
        </w:rPr>
      </w:pPr>
      <w:r w:rsidRPr="00006609">
        <w:rPr>
          <w:rFonts w:cstheme="minorHAnsi"/>
          <w:color w:val="333333"/>
        </w:rPr>
        <w:t xml:space="preserve">To clear the results and perform new search, select </w:t>
      </w:r>
      <w:r w:rsidRPr="00006609">
        <w:rPr>
          <w:rStyle w:val="ph"/>
          <w:rFonts w:cstheme="minorHAnsi"/>
          <w:b/>
          <w:bCs/>
          <w:color w:val="333333"/>
        </w:rPr>
        <w:t>Clear Results</w:t>
      </w:r>
      <w:r w:rsidRPr="00006609">
        <w:rPr>
          <w:rFonts w:cstheme="minorHAnsi"/>
          <w:color w:val="333333"/>
        </w:rPr>
        <w:t xml:space="preserve"> in the respective application page.</w:t>
      </w:r>
    </w:p>
    <w:p w14:paraId="0F6DC789" w14:textId="4DE11376" w:rsidR="00006609" w:rsidRPr="00006609" w:rsidRDefault="00006609" w:rsidP="00006609">
      <w:pPr>
        <w:rPr>
          <w:rFonts w:eastAsia="Times New Roman" w:cstheme="minorHAnsi"/>
          <w:b/>
          <w:bCs/>
          <w:color w:val="333333"/>
          <w:sz w:val="32"/>
          <w:szCs w:val="32"/>
        </w:rPr>
      </w:pPr>
    </w:p>
    <w:p w14:paraId="2B9DA3FE" w14:textId="77777777" w:rsidR="00006609" w:rsidRPr="00006609" w:rsidRDefault="00006609" w:rsidP="00006609">
      <w:pPr>
        <w:pStyle w:val="Heading2"/>
        <w:spacing w:before="891" w:beforeAutospacing="0" w:after="217" w:afterAutospacing="0" w:line="356" w:lineRule="atLeast"/>
        <w:rPr>
          <w:rFonts w:asciiTheme="minorHAnsi" w:hAnsiTheme="minorHAnsi" w:cstheme="minorHAnsi"/>
          <w:color w:val="333333"/>
          <w:sz w:val="32"/>
          <w:szCs w:val="32"/>
        </w:rPr>
      </w:pPr>
      <w:r w:rsidRPr="00006609">
        <w:rPr>
          <w:rFonts w:asciiTheme="minorHAnsi" w:hAnsiTheme="minorHAnsi" w:cstheme="minorHAnsi"/>
          <w:color w:val="333333"/>
          <w:sz w:val="32"/>
          <w:szCs w:val="32"/>
        </w:rPr>
        <w:t>Clock on an Operation</w:t>
      </w:r>
    </w:p>
    <w:p w14:paraId="59A91AD1" w14:textId="77777777" w:rsidR="00006609" w:rsidRPr="00B16309" w:rsidRDefault="00006609" w:rsidP="00006609">
      <w:pPr>
        <w:pStyle w:val="p"/>
        <w:spacing w:before="0" w:beforeAutospacing="0" w:after="240" w:afterAutospacing="0"/>
        <w:rPr>
          <w:rFonts w:asciiTheme="minorHAnsi" w:hAnsiTheme="minorHAnsi" w:cstheme="minorHAnsi"/>
          <w:color w:val="333333"/>
          <w:sz w:val="22"/>
          <w:szCs w:val="22"/>
        </w:rPr>
      </w:pPr>
      <w:r w:rsidRPr="00B16309">
        <w:rPr>
          <w:rFonts w:asciiTheme="minorHAnsi" w:hAnsiTheme="minorHAnsi" w:cstheme="minorHAnsi"/>
          <w:color w:val="333333"/>
          <w:sz w:val="22"/>
          <w:szCs w:val="22"/>
        </w:rPr>
        <w:t>The operations are planned for execution in one or more Production Units during production, however, you can only clock on an operation in one Production Unit.</w:t>
      </w:r>
    </w:p>
    <w:p w14:paraId="4776B212" w14:textId="77777777" w:rsidR="00006609" w:rsidRPr="00B16309" w:rsidRDefault="00006609" w:rsidP="00006609">
      <w:pPr>
        <w:rPr>
          <w:rFonts w:cstheme="minorHAnsi"/>
          <w:color w:val="333333"/>
        </w:rPr>
      </w:pPr>
      <w:r w:rsidRPr="00B16309">
        <w:rPr>
          <w:rFonts w:cstheme="minorHAnsi"/>
          <w:color w:val="333333"/>
        </w:rPr>
        <w:t>A clock-on process on an operation locks the operation for a Production Unit. As an operator, you enable the clock-on option on an operation in the Ready status to indicate that you are ready to accept the work and perform the operation. Multiple users can clock on the same operation in a Production Unit. After you clock on an operation, the following actions take place:</w:t>
      </w:r>
    </w:p>
    <w:p w14:paraId="2F9A36D4" w14:textId="77777777" w:rsidR="00006609" w:rsidRPr="00B16309" w:rsidRDefault="00006609" w:rsidP="00B16309">
      <w:pPr>
        <w:pStyle w:val="ListParagraph"/>
        <w:numPr>
          <w:ilvl w:val="0"/>
          <w:numId w:val="35"/>
        </w:numPr>
        <w:spacing w:before="240" w:after="240" w:line="240" w:lineRule="auto"/>
        <w:rPr>
          <w:rFonts w:cstheme="minorHAnsi"/>
          <w:color w:val="333333"/>
        </w:rPr>
      </w:pPr>
      <w:r w:rsidRPr="00B16309">
        <w:rPr>
          <w:rFonts w:cstheme="minorHAnsi"/>
          <w:color w:val="333333"/>
        </w:rPr>
        <w:t>The selected operation is no longer available in other Production Units.</w:t>
      </w:r>
    </w:p>
    <w:p w14:paraId="4A363822" w14:textId="77777777" w:rsidR="00006609" w:rsidRPr="00B16309" w:rsidRDefault="00006609" w:rsidP="00B16309">
      <w:pPr>
        <w:pStyle w:val="ListParagraph"/>
        <w:numPr>
          <w:ilvl w:val="0"/>
          <w:numId w:val="35"/>
        </w:numPr>
        <w:spacing w:before="240" w:after="240" w:line="240" w:lineRule="auto"/>
        <w:rPr>
          <w:rFonts w:cstheme="minorHAnsi"/>
          <w:color w:val="333333"/>
        </w:rPr>
      </w:pPr>
      <w:r w:rsidRPr="00B16309">
        <w:rPr>
          <w:rFonts w:cstheme="minorHAnsi"/>
          <w:color w:val="333333"/>
        </w:rPr>
        <w:t>A timer is enabled to monitor the time you spent on the completion of an operation. The time you spent on an operation is visible only to you. The completion time of an operation might differ from an operator to another operator.</w:t>
      </w:r>
    </w:p>
    <w:p w14:paraId="1D145761" w14:textId="77777777" w:rsidR="00006609" w:rsidRPr="00B16309" w:rsidRDefault="00006609" w:rsidP="00B16309">
      <w:pPr>
        <w:pStyle w:val="ListParagraph"/>
        <w:numPr>
          <w:ilvl w:val="0"/>
          <w:numId w:val="35"/>
        </w:numPr>
        <w:spacing w:before="240" w:after="240" w:line="240" w:lineRule="auto"/>
        <w:rPr>
          <w:rFonts w:cstheme="minorHAnsi"/>
          <w:color w:val="333333"/>
        </w:rPr>
      </w:pPr>
      <w:r w:rsidRPr="00B16309">
        <w:rPr>
          <w:rFonts w:cstheme="minorHAnsi"/>
          <w:color w:val="333333"/>
        </w:rPr>
        <w:t xml:space="preserve">A clock-on status indicator appears for the operation. For more information, refer to the </w:t>
      </w:r>
      <w:hyperlink r:id="rId28" w:anchor="concept_e080a994-1e5e-432d-bf24-2c503f3ca780" w:history="1">
        <w:r w:rsidRPr="00B16309">
          <w:rPr>
            <w:rStyle w:val="Hyperlink"/>
            <w:rFonts w:cstheme="minorHAnsi"/>
            <w:color w:val="005EB8"/>
            <w:bdr w:val="none" w:sz="0" w:space="0" w:color="auto" w:frame="1"/>
          </w:rPr>
          <w:t>Operation Status Indicators</w:t>
        </w:r>
      </w:hyperlink>
      <w:r w:rsidRPr="00B16309">
        <w:rPr>
          <w:rFonts w:cstheme="minorHAnsi"/>
          <w:color w:val="333333"/>
        </w:rPr>
        <w:t xml:space="preserve"> topic.</w:t>
      </w:r>
    </w:p>
    <w:p w14:paraId="3068F4B6" w14:textId="77777777" w:rsidR="00006609" w:rsidRPr="00006609" w:rsidRDefault="00006609" w:rsidP="00B16309">
      <w:pPr>
        <w:pStyle w:val="Heading4"/>
        <w:spacing w:before="0" w:beforeAutospacing="0" w:after="0" w:afterAutospacing="0" w:line="238" w:lineRule="atLeast"/>
        <w:rPr>
          <w:rFonts w:asciiTheme="minorHAnsi" w:hAnsiTheme="minorHAnsi" w:cstheme="minorHAnsi"/>
          <w:caps/>
          <w:color w:val="333333"/>
          <w:spacing w:val="15"/>
          <w:sz w:val="22"/>
          <w:szCs w:val="22"/>
        </w:rPr>
      </w:pPr>
      <w:r w:rsidRPr="00006609">
        <w:rPr>
          <w:rFonts w:asciiTheme="minorHAnsi" w:hAnsiTheme="minorHAnsi" w:cstheme="minorHAnsi"/>
          <w:caps/>
          <w:color w:val="333333"/>
          <w:spacing w:val="15"/>
          <w:sz w:val="22"/>
          <w:szCs w:val="22"/>
        </w:rPr>
        <w:t>Note:</w:t>
      </w:r>
    </w:p>
    <w:p w14:paraId="4580C71A" w14:textId="5A15EBD0" w:rsidR="00006609" w:rsidRPr="00006609" w:rsidRDefault="00006609" w:rsidP="00006609">
      <w:pPr>
        <w:shd w:val="clear" w:color="auto" w:fill="FFF6C6"/>
        <w:rPr>
          <w:rFonts w:cstheme="minorHAnsi"/>
          <w:color w:val="333333"/>
        </w:rPr>
      </w:pPr>
      <w:r w:rsidRPr="00006609">
        <w:rPr>
          <w:rFonts w:cstheme="minorHAnsi"/>
          <w:color w:val="333333"/>
        </w:rPr>
        <w:t xml:space="preserve">You can also clock on an operation using </w:t>
      </w:r>
      <w:r w:rsidRPr="00006609">
        <w:rPr>
          <w:rFonts w:cstheme="minorHAnsi"/>
          <w:noProof/>
          <w:color w:val="333333"/>
        </w:rPr>
        <w:drawing>
          <wp:inline distT="0" distB="0" distL="0" distR="0" wp14:anchorId="6B138182" wp14:editId="4B10AEFD">
            <wp:extent cx="279400" cy="247650"/>
            <wp:effectExtent l="0" t="0" r="6350" b="0"/>
            <wp:docPr id="246" name="Picture 246" descr="https://staging.ditaweb.com/NotusCloudApi/resources/image/@ZMDI2VfxYXBwZTdcw=h=O@TgtYTZiMC01NzNiLWQ0NzMtZTZhNDNlMWEyMTQx0dS/SS00568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a57ad173-8ce9-41c5-a67f-45c557cc1e64__image_426cef6d-7bf9-4b40-97c9-90e0337d49df" descr="https://staging.ditaweb.com/NotusCloudApi/resources/image/@ZMDI2VfxYXBwZTdcw=h=O@TgtYTZiMC01NzNiLWQ0NzMtZTZhNDNlMWEyMTQx0dS/SS005686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9400" cy="247650"/>
                    </a:xfrm>
                    <a:prstGeom prst="rect">
                      <a:avLst/>
                    </a:prstGeom>
                    <a:noFill/>
                    <a:ln>
                      <a:noFill/>
                    </a:ln>
                  </pic:spPr>
                </pic:pic>
              </a:graphicData>
            </a:graphic>
          </wp:inline>
        </w:drawing>
      </w:r>
      <w:r w:rsidRPr="00006609">
        <w:rPr>
          <w:rFonts w:cstheme="minorHAnsi"/>
          <w:color w:val="333333"/>
        </w:rPr>
        <w:t xml:space="preserve">in the main navigation bar. For more information, refer to the </w:t>
      </w:r>
      <w:hyperlink r:id="rId29" w:anchor="task_7c238c9c-7274-4307-a06a-fff763fffce4" w:history="1">
        <w:r w:rsidRPr="00006609">
          <w:rPr>
            <w:rStyle w:val="Hyperlink"/>
            <w:rFonts w:cstheme="minorHAnsi"/>
            <w:color w:val="005EB8"/>
            <w:bdr w:val="none" w:sz="0" w:space="0" w:color="auto" w:frame="1"/>
          </w:rPr>
          <w:t>Clock On an Operation Using Search</w:t>
        </w:r>
      </w:hyperlink>
      <w:r w:rsidRPr="00006609">
        <w:rPr>
          <w:rFonts w:cstheme="minorHAnsi"/>
          <w:color w:val="333333"/>
        </w:rPr>
        <w:t xml:space="preserve"> topic.</w:t>
      </w:r>
    </w:p>
    <w:p w14:paraId="78631A3E" w14:textId="77777777" w:rsidR="00006609" w:rsidRPr="00006609" w:rsidRDefault="00006609" w:rsidP="00006609">
      <w:pPr>
        <w:numPr>
          <w:ilvl w:val="0"/>
          <w:numId w:val="28"/>
        </w:numPr>
        <w:spacing w:before="240" w:after="240" w:line="240" w:lineRule="auto"/>
        <w:ind w:left="288"/>
        <w:rPr>
          <w:rFonts w:cstheme="minorHAnsi"/>
          <w:color w:val="333333"/>
          <w:sz w:val="24"/>
          <w:szCs w:val="24"/>
        </w:rPr>
      </w:pPr>
      <w:r w:rsidRPr="00006609">
        <w:rPr>
          <w:rStyle w:val="ph"/>
          <w:rFonts w:cstheme="minorHAnsi"/>
          <w:color w:val="333333"/>
        </w:rPr>
        <w:t>Log in to the Plant Applications Universal Client.</w:t>
      </w:r>
    </w:p>
    <w:p w14:paraId="0CF2A8A6" w14:textId="77777777" w:rsidR="00006609" w:rsidRPr="00006609" w:rsidRDefault="00006609" w:rsidP="00006609">
      <w:pPr>
        <w:numPr>
          <w:ilvl w:val="0"/>
          <w:numId w:val="28"/>
        </w:numPr>
        <w:spacing w:before="240" w:after="240" w:line="240" w:lineRule="auto"/>
        <w:ind w:left="288"/>
        <w:rPr>
          <w:rFonts w:cstheme="minorHAnsi"/>
          <w:color w:val="333333"/>
        </w:rPr>
      </w:pPr>
      <w:r w:rsidRPr="00006609">
        <w:rPr>
          <w:rStyle w:val="ph"/>
          <w:rFonts w:cstheme="minorHAnsi"/>
          <w:color w:val="333333"/>
        </w:rPr>
        <w:t xml:space="preserve">Select </w:t>
      </w:r>
      <w:r w:rsidRPr="00006609">
        <w:rPr>
          <w:rStyle w:val="ph"/>
          <w:rFonts w:cstheme="minorHAnsi"/>
          <w:b/>
          <w:bCs/>
          <w:color w:val="333333"/>
        </w:rPr>
        <w:t>Operations</w:t>
      </w:r>
      <w:r w:rsidRPr="00006609">
        <w:rPr>
          <w:rStyle w:val="ph"/>
          <w:rFonts w:cstheme="minorHAnsi"/>
          <w:color w:val="333333"/>
        </w:rPr>
        <w:t>.</w:t>
      </w:r>
    </w:p>
    <w:p w14:paraId="543C9FFA" w14:textId="77777777" w:rsidR="00006609" w:rsidRPr="00006609" w:rsidRDefault="00006609" w:rsidP="00006609">
      <w:pPr>
        <w:numPr>
          <w:ilvl w:val="0"/>
          <w:numId w:val="28"/>
        </w:numPr>
        <w:spacing w:before="240" w:after="240" w:line="240" w:lineRule="auto"/>
        <w:ind w:left="288"/>
        <w:rPr>
          <w:rFonts w:cstheme="minorHAnsi"/>
          <w:color w:val="333333"/>
        </w:rPr>
      </w:pPr>
      <w:r w:rsidRPr="00006609">
        <w:rPr>
          <w:rStyle w:val="ph"/>
          <w:rFonts w:cstheme="minorHAnsi"/>
          <w:color w:val="333333"/>
        </w:rPr>
        <w:t xml:space="preserve">In the </w:t>
      </w:r>
      <w:r w:rsidRPr="00006609">
        <w:rPr>
          <w:rStyle w:val="ph"/>
          <w:rFonts w:cstheme="minorHAnsi"/>
          <w:b/>
          <w:bCs/>
          <w:color w:val="333333"/>
        </w:rPr>
        <w:t>Machines</w:t>
      </w:r>
      <w:r w:rsidRPr="00006609">
        <w:rPr>
          <w:rStyle w:val="ph"/>
          <w:rFonts w:cstheme="minorHAnsi"/>
          <w:color w:val="333333"/>
        </w:rPr>
        <w:t xml:space="preserve"> drop-down list box, select a machine.</w:t>
      </w:r>
    </w:p>
    <w:p w14:paraId="34D21216" w14:textId="77777777" w:rsidR="00006609" w:rsidRPr="00006609" w:rsidRDefault="00006609" w:rsidP="00006609">
      <w:pPr>
        <w:spacing w:before="240" w:after="240"/>
        <w:ind w:left="288"/>
        <w:rPr>
          <w:rFonts w:cstheme="minorHAnsi"/>
          <w:color w:val="333333"/>
        </w:rPr>
      </w:pPr>
      <w:r w:rsidRPr="00006609">
        <w:rPr>
          <w:rFonts w:cstheme="minorHAnsi"/>
          <w:color w:val="333333"/>
        </w:rPr>
        <w:t xml:space="preserve">The </w:t>
      </w:r>
      <w:r w:rsidRPr="00006609">
        <w:rPr>
          <w:rStyle w:val="keyword"/>
          <w:rFonts w:cstheme="minorHAnsi"/>
          <w:b/>
          <w:bCs/>
          <w:color w:val="333333"/>
        </w:rPr>
        <w:t>Open</w:t>
      </w:r>
      <w:r w:rsidRPr="00006609">
        <w:rPr>
          <w:rFonts w:cstheme="minorHAnsi"/>
          <w:color w:val="333333"/>
        </w:rPr>
        <w:t xml:space="preserve"> page appears. </w:t>
      </w:r>
    </w:p>
    <w:p w14:paraId="7A0CAEC7" w14:textId="06F6EA85" w:rsidR="00006609" w:rsidRPr="00006609" w:rsidRDefault="00006609" w:rsidP="00006609">
      <w:pPr>
        <w:numPr>
          <w:ilvl w:val="0"/>
          <w:numId w:val="28"/>
        </w:numPr>
        <w:spacing w:before="240" w:after="240" w:line="240" w:lineRule="auto"/>
        <w:ind w:left="288"/>
        <w:rPr>
          <w:rFonts w:cstheme="minorHAnsi"/>
          <w:color w:val="333333"/>
        </w:rPr>
      </w:pPr>
      <w:r w:rsidRPr="00006609">
        <w:rPr>
          <w:rStyle w:val="ph"/>
          <w:rFonts w:cstheme="minorHAnsi"/>
          <w:color w:val="333333"/>
        </w:rPr>
        <w:t>Select an operation in the Ready status, and then toggle the</w:t>
      </w:r>
      <w:r w:rsidRPr="00006609">
        <w:rPr>
          <w:rFonts w:cstheme="minorHAnsi"/>
          <w:noProof/>
          <w:color w:val="333333"/>
        </w:rPr>
        <w:drawing>
          <wp:inline distT="0" distB="0" distL="0" distR="0" wp14:anchorId="665C483E" wp14:editId="3E49C10C">
            <wp:extent cx="476250" cy="260350"/>
            <wp:effectExtent l="0" t="0" r="0" b="6350"/>
            <wp:docPr id="245" name="Picture 245" descr="https://staging.ditaweb.com/NotusCloudApi/resources/image/@ZMDI2VfxYXBwZTdcw=h=O@TgtYTZiMC01NzNiLWQ0NzMtZTZhNDNlMWEyMTQx0dS/SS00620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a57ad173-8ce9-41c5-a67f-45c557cc1e64__image_0f1a8717-d6a2-4fc9-b0f5-bd9c81dad520" descr="https://staging.ditaweb.com/NotusCloudApi/resources/image/@ZMDI2VfxYXBwZTdcw=h=O@TgtYTZiMC01NzNiLWQ0NzMtZTZhNDNlMWEyMTQx0dS/SS0062049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6250" cy="260350"/>
                    </a:xfrm>
                    <a:prstGeom prst="rect">
                      <a:avLst/>
                    </a:prstGeom>
                    <a:noFill/>
                    <a:ln>
                      <a:noFill/>
                    </a:ln>
                  </pic:spPr>
                </pic:pic>
              </a:graphicData>
            </a:graphic>
          </wp:inline>
        </w:drawing>
      </w:r>
      <w:r w:rsidRPr="00006609">
        <w:rPr>
          <w:rStyle w:val="ph"/>
          <w:rFonts w:cstheme="minorHAnsi"/>
          <w:color w:val="333333"/>
        </w:rPr>
        <w:t xml:space="preserve"> </w:t>
      </w:r>
      <w:r w:rsidR="000F6B30">
        <w:rPr>
          <w:rStyle w:val="ph"/>
          <w:rFonts w:cstheme="minorHAnsi"/>
          <w:color w:val="333333"/>
        </w:rPr>
        <w:t>button</w:t>
      </w:r>
      <w:r w:rsidRPr="00006609">
        <w:rPr>
          <w:rStyle w:val="ph"/>
          <w:rFonts w:cstheme="minorHAnsi"/>
          <w:color w:val="333333"/>
        </w:rPr>
        <w:t xml:space="preserve"> to enable the clock-on process on an operation.</w:t>
      </w:r>
    </w:p>
    <w:p w14:paraId="539A11DC" w14:textId="77777777" w:rsidR="00006609" w:rsidRPr="00006609" w:rsidRDefault="00006609" w:rsidP="00006609">
      <w:pPr>
        <w:pStyle w:val="Heading4"/>
        <w:spacing w:before="0" w:beforeAutospacing="0" w:after="0" w:afterAutospacing="0" w:line="238" w:lineRule="atLeast"/>
        <w:ind w:left="-237"/>
        <w:rPr>
          <w:rFonts w:asciiTheme="minorHAnsi" w:hAnsiTheme="minorHAnsi" w:cstheme="minorHAnsi"/>
          <w:caps/>
          <w:color w:val="333333"/>
          <w:spacing w:val="15"/>
          <w:sz w:val="22"/>
          <w:szCs w:val="22"/>
        </w:rPr>
      </w:pPr>
      <w:r w:rsidRPr="00006609">
        <w:rPr>
          <w:rFonts w:asciiTheme="minorHAnsi" w:hAnsiTheme="minorHAnsi" w:cstheme="minorHAnsi"/>
          <w:caps/>
          <w:color w:val="333333"/>
          <w:spacing w:val="15"/>
          <w:sz w:val="22"/>
          <w:szCs w:val="22"/>
        </w:rPr>
        <w:t>Tip:</w:t>
      </w:r>
    </w:p>
    <w:p w14:paraId="58AC11A4" w14:textId="77777777" w:rsidR="00006609" w:rsidRPr="00006609" w:rsidRDefault="00006609" w:rsidP="00006609">
      <w:pPr>
        <w:shd w:val="clear" w:color="auto" w:fill="FFF6C6"/>
        <w:ind w:left="288"/>
        <w:rPr>
          <w:rFonts w:cstheme="minorHAnsi"/>
          <w:color w:val="333333"/>
        </w:rPr>
      </w:pPr>
      <w:r w:rsidRPr="00006609">
        <w:rPr>
          <w:rFonts w:cstheme="minorHAnsi"/>
          <w:color w:val="333333"/>
        </w:rPr>
        <w:t xml:space="preserve">You can use the </w:t>
      </w:r>
      <w:r w:rsidRPr="00006609">
        <w:rPr>
          <w:rStyle w:val="ph"/>
          <w:rFonts w:cstheme="minorHAnsi"/>
          <w:b/>
          <w:bCs/>
          <w:color w:val="333333"/>
        </w:rPr>
        <w:t>USER(S)</w:t>
      </w:r>
      <w:r w:rsidRPr="00006609">
        <w:rPr>
          <w:rFonts w:cstheme="minorHAnsi"/>
          <w:color w:val="333333"/>
        </w:rPr>
        <w:t xml:space="preserve"> column in the Operations page to access the IDs of the users who have clocked on the operation.</w:t>
      </w:r>
    </w:p>
    <w:p w14:paraId="5CD03761" w14:textId="77777777" w:rsidR="00A62E43" w:rsidRDefault="00A62E43" w:rsidP="00006609">
      <w:pPr>
        <w:rPr>
          <w:rFonts w:cstheme="minorHAnsi"/>
          <w:color w:val="333333"/>
        </w:rPr>
      </w:pPr>
    </w:p>
    <w:p w14:paraId="2A82409F" w14:textId="7B8CD216" w:rsidR="00A62E43" w:rsidRPr="00A62E43" w:rsidRDefault="00A62E43" w:rsidP="00006609">
      <w:pPr>
        <w:rPr>
          <w:rFonts w:cstheme="minorHAnsi"/>
          <w:b/>
          <w:color w:val="333333"/>
        </w:rPr>
      </w:pPr>
      <w:r w:rsidRPr="00A62E43">
        <w:rPr>
          <w:rFonts w:cstheme="minorHAnsi"/>
          <w:b/>
          <w:color w:val="333333"/>
        </w:rPr>
        <w:lastRenderedPageBreak/>
        <w:t>Results</w:t>
      </w:r>
    </w:p>
    <w:p w14:paraId="5C2DAFEC" w14:textId="3AE97D8C" w:rsidR="00006609" w:rsidRPr="00006609" w:rsidRDefault="00006609" w:rsidP="00006609">
      <w:pPr>
        <w:rPr>
          <w:rFonts w:cstheme="minorHAnsi"/>
          <w:color w:val="333333"/>
          <w:sz w:val="24"/>
          <w:szCs w:val="24"/>
        </w:rPr>
      </w:pPr>
      <w:r w:rsidRPr="00006609">
        <w:rPr>
          <w:rFonts w:cstheme="minorHAnsi"/>
          <w:color w:val="333333"/>
        </w:rPr>
        <w:t>The selected operation is clocked on and the status of the operation is modified as In Progress. A timer appears in the operation details section to track the time taken to complete an operation.</w:t>
      </w:r>
    </w:p>
    <w:p w14:paraId="5FC2C76D" w14:textId="77777777" w:rsidR="00006609" w:rsidRPr="00006609" w:rsidRDefault="00006609" w:rsidP="00006609">
      <w:pPr>
        <w:pStyle w:val="Heading2"/>
        <w:spacing w:before="891" w:beforeAutospacing="0" w:after="217" w:afterAutospacing="0" w:line="356" w:lineRule="atLeast"/>
        <w:rPr>
          <w:rFonts w:asciiTheme="minorHAnsi" w:hAnsiTheme="minorHAnsi" w:cstheme="minorHAnsi"/>
          <w:color w:val="333333"/>
          <w:sz w:val="32"/>
          <w:szCs w:val="32"/>
        </w:rPr>
      </w:pPr>
      <w:r w:rsidRPr="00006609">
        <w:rPr>
          <w:rFonts w:asciiTheme="minorHAnsi" w:hAnsiTheme="minorHAnsi" w:cstheme="minorHAnsi"/>
          <w:color w:val="333333"/>
          <w:sz w:val="32"/>
          <w:szCs w:val="32"/>
        </w:rPr>
        <w:t>Clock On an Operation Using Search</w:t>
      </w:r>
    </w:p>
    <w:p w14:paraId="4E698081" w14:textId="77777777" w:rsidR="00006609" w:rsidRPr="00006609" w:rsidRDefault="00006609" w:rsidP="00006609">
      <w:pPr>
        <w:rPr>
          <w:rFonts w:cstheme="minorHAnsi"/>
          <w:color w:val="333333"/>
          <w:sz w:val="24"/>
          <w:szCs w:val="24"/>
        </w:rPr>
      </w:pPr>
      <w:r w:rsidRPr="00006609">
        <w:rPr>
          <w:rFonts w:cstheme="minorHAnsi"/>
          <w:color w:val="333333"/>
        </w:rPr>
        <w:t xml:space="preserve">You can clock on an operation using </w:t>
      </w:r>
      <w:r w:rsidRPr="00006609">
        <w:rPr>
          <w:rStyle w:val="ph"/>
          <w:rFonts w:cstheme="minorHAnsi"/>
          <w:b/>
          <w:bCs/>
          <w:color w:val="333333"/>
        </w:rPr>
        <w:t>Status</w:t>
      </w:r>
      <w:r w:rsidRPr="00006609">
        <w:rPr>
          <w:rFonts w:cstheme="minorHAnsi"/>
          <w:color w:val="333333"/>
        </w:rPr>
        <w:t xml:space="preserve"> in the search window. </w:t>
      </w:r>
    </w:p>
    <w:p w14:paraId="4073C1E2" w14:textId="77777777" w:rsidR="00006609" w:rsidRPr="00006609" w:rsidRDefault="00006609" w:rsidP="000F6B30">
      <w:pPr>
        <w:pStyle w:val="Heading4"/>
        <w:spacing w:before="0" w:beforeAutospacing="0" w:after="0" w:afterAutospacing="0" w:line="238" w:lineRule="atLeast"/>
        <w:rPr>
          <w:rFonts w:asciiTheme="minorHAnsi" w:hAnsiTheme="minorHAnsi" w:cstheme="minorHAnsi"/>
          <w:caps/>
          <w:color w:val="333333"/>
          <w:spacing w:val="15"/>
          <w:sz w:val="22"/>
          <w:szCs w:val="22"/>
        </w:rPr>
      </w:pPr>
      <w:r w:rsidRPr="00006609">
        <w:rPr>
          <w:rFonts w:asciiTheme="minorHAnsi" w:hAnsiTheme="minorHAnsi" w:cstheme="minorHAnsi"/>
          <w:caps/>
          <w:color w:val="333333"/>
          <w:spacing w:val="15"/>
          <w:sz w:val="22"/>
          <w:szCs w:val="22"/>
        </w:rPr>
        <w:t>Tip:</w:t>
      </w:r>
    </w:p>
    <w:p w14:paraId="33E1DFF5" w14:textId="77777777" w:rsidR="00006609" w:rsidRPr="00006609" w:rsidRDefault="00006609" w:rsidP="00006609">
      <w:pPr>
        <w:shd w:val="clear" w:color="auto" w:fill="FFF6C6"/>
        <w:rPr>
          <w:rFonts w:cstheme="minorHAnsi"/>
          <w:color w:val="333333"/>
        </w:rPr>
      </w:pPr>
      <w:r w:rsidRPr="00006609">
        <w:rPr>
          <w:rFonts w:cstheme="minorHAnsi"/>
          <w:color w:val="333333"/>
        </w:rPr>
        <w:t xml:space="preserve">You can also clock on an operation in Ready status in the </w:t>
      </w:r>
      <w:r w:rsidRPr="00006609">
        <w:rPr>
          <w:rStyle w:val="keyword"/>
          <w:rFonts w:cstheme="minorHAnsi"/>
          <w:b/>
          <w:bCs/>
          <w:color w:val="333333"/>
        </w:rPr>
        <w:t>Open</w:t>
      </w:r>
      <w:r w:rsidRPr="00006609">
        <w:rPr>
          <w:rFonts w:cstheme="minorHAnsi"/>
          <w:color w:val="333333"/>
        </w:rPr>
        <w:t xml:space="preserve"> page. For more information, refer to the </w:t>
      </w:r>
      <w:hyperlink r:id="rId31" w:anchor="task_a57ad173-8ce9-41c5-a67f-45c557cc1e64" w:history="1">
        <w:r w:rsidRPr="00006609">
          <w:rPr>
            <w:rStyle w:val="Hyperlink"/>
            <w:rFonts w:cstheme="minorHAnsi"/>
            <w:color w:val="005EB8"/>
            <w:bdr w:val="none" w:sz="0" w:space="0" w:color="auto" w:frame="1"/>
          </w:rPr>
          <w:t>Clock on an Operation</w:t>
        </w:r>
      </w:hyperlink>
      <w:r w:rsidRPr="00006609">
        <w:rPr>
          <w:rFonts w:cstheme="minorHAnsi"/>
          <w:color w:val="333333"/>
        </w:rPr>
        <w:t xml:space="preserve"> topic.</w:t>
      </w:r>
    </w:p>
    <w:p w14:paraId="7B598035" w14:textId="77777777" w:rsidR="00006609" w:rsidRPr="00006609" w:rsidRDefault="00006609" w:rsidP="00006609">
      <w:pPr>
        <w:numPr>
          <w:ilvl w:val="0"/>
          <w:numId w:val="29"/>
        </w:numPr>
        <w:spacing w:before="240" w:after="240" w:line="240" w:lineRule="auto"/>
        <w:ind w:left="288"/>
        <w:rPr>
          <w:rFonts w:cstheme="minorHAnsi"/>
          <w:color w:val="333333"/>
          <w:sz w:val="24"/>
          <w:szCs w:val="24"/>
        </w:rPr>
      </w:pPr>
      <w:r w:rsidRPr="00006609">
        <w:rPr>
          <w:rStyle w:val="ph"/>
          <w:rFonts w:cstheme="minorHAnsi"/>
          <w:color w:val="333333"/>
        </w:rPr>
        <w:t>Log in to the Plant Applications Universal Client.</w:t>
      </w:r>
    </w:p>
    <w:p w14:paraId="33987906" w14:textId="77777777" w:rsidR="00006609" w:rsidRPr="00006609" w:rsidRDefault="00006609" w:rsidP="00006609">
      <w:pPr>
        <w:numPr>
          <w:ilvl w:val="0"/>
          <w:numId w:val="29"/>
        </w:numPr>
        <w:spacing w:before="240" w:after="240" w:line="240" w:lineRule="auto"/>
        <w:ind w:left="288"/>
        <w:rPr>
          <w:rFonts w:cstheme="minorHAnsi"/>
          <w:color w:val="333333"/>
        </w:rPr>
      </w:pPr>
      <w:r w:rsidRPr="00006609">
        <w:rPr>
          <w:rStyle w:val="ph"/>
          <w:rFonts w:cstheme="minorHAnsi"/>
          <w:color w:val="333333"/>
        </w:rPr>
        <w:t xml:space="preserve">Select </w:t>
      </w:r>
      <w:r w:rsidRPr="00006609">
        <w:rPr>
          <w:rStyle w:val="ph"/>
          <w:rFonts w:cstheme="minorHAnsi"/>
          <w:b/>
          <w:bCs/>
          <w:color w:val="333333"/>
        </w:rPr>
        <w:t>Operations</w:t>
      </w:r>
      <w:r w:rsidRPr="00006609">
        <w:rPr>
          <w:rStyle w:val="ph"/>
          <w:rFonts w:cstheme="minorHAnsi"/>
          <w:color w:val="333333"/>
        </w:rPr>
        <w:t>.</w:t>
      </w:r>
    </w:p>
    <w:p w14:paraId="7B67BA1C" w14:textId="77777777" w:rsidR="00006609" w:rsidRPr="00006609" w:rsidRDefault="00006609" w:rsidP="00006609">
      <w:pPr>
        <w:numPr>
          <w:ilvl w:val="0"/>
          <w:numId w:val="29"/>
        </w:numPr>
        <w:spacing w:before="240" w:after="240" w:line="240" w:lineRule="auto"/>
        <w:ind w:left="288"/>
        <w:rPr>
          <w:rFonts w:cstheme="minorHAnsi"/>
          <w:color w:val="333333"/>
        </w:rPr>
      </w:pPr>
      <w:r w:rsidRPr="00006609">
        <w:rPr>
          <w:rStyle w:val="ph"/>
          <w:rFonts w:cstheme="minorHAnsi"/>
          <w:color w:val="333333"/>
        </w:rPr>
        <w:t xml:space="preserve">In the </w:t>
      </w:r>
      <w:r w:rsidRPr="00006609">
        <w:rPr>
          <w:rStyle w:val="ph"/>
          <w:rFonts w:cstheme="minorHAnsi"/>
          <w:b/>
          <w:bCs/>
          <w:color w:val="333333"/>
        </w:rPr>
        <w:t>Machines</w:t>
      </w:r>
      <w:r w:rsidRPr="00006609">
        <w:rPr>
          <w:rStyle w:val="ph"/>
          <w:rFonts w:cstheme="minorHAnsi"/>
          <w:color w:val="333333"/>
        </w:rPr>
        <w:t xml:space="preserve"> drop-down list box, select a machine.</w:t>
      </w:r>
    </w:p>
    <w:p w14:paraId="555BC9B1" w14:textId="77777777" w:rsidR="00006609" w:rsidRPr="00006609" w:rsidRDefault="00006609" w:rsidP="00006609">
      <w:pPr>
        <w:spacing w:before="240" w:after="240"/>
        <w:ind w:left="288"/>
        <w:rPr>
          <w:rFonts w:cstheme="minorHAnsi"/>
          <w:color w:val="333333"/>
        </w:rPr>
      </w:pPr>
      <w:r w:rsidRPr="00006609">
        <w:rPr>
          <w:rFonts w:cstheme="minorHAnsi"/>
          <w:color w:val="333333"/>
        </w:rPr>
        <w:t xml:space="preserve">The </w:t>
      </w:r>
      <w:r w:rsidRPr="00006609">
        <w:rPr>
          <w:rStyle w:val="keyword"/>
          <w:rFonts w:cstheme="minorHAnsi"/>
          <w:b/>
          <w:bCs/>
          <w:color w:val="333333"/>
        </w:rPr>
        <w:t>Open</w:t>
      </w:r>
      <w:r w:rsidRPr="00006609">
        <w:rPr>
          <w:rFonts w:cstheme="minorHAnsi"/>
          <w:color w:val="333333"/>
        </w:rPr>
        <w:t xml:space="preserve"> page appears. </w:t>
      </w:r>
    </w:p>
    <w:p w14:paraId="3D557F84" w14:textId="0D39403E" w:rsidR="00006609" w:rsidRPr="00006609" w:rsidRDefault="00006609" w:rsidP="00006609">
      <w:pPr>
        <w:numPr>
          <w:ilvl w:val="0"/>
          <w:numId w:val="29"/>
        </w:numPr>
        <w:spacing w:before="240" w:after="240" w:line="240" w:lineRule="auto"/>
        <w:ind w:left="288"/>
        <w:rPr>
          <w:rFonts w:cstheme="minorHAnsi"/>
          <w:color w:val="333333"/>
        </w:rPr>
      </w:pPr>
      <w:r w:rsidRPr="00006609">
        <w:rPr>
          <w:rStyle w:val="ph"/>
          <w:rFonts w:cstheme="minorHAnsi"/>
          <w:color w:val="333333"/>
        </w:rPr>
        <w:t xml:space="preserve">In the main navigation bar, select </w:t>
      </w:r>
      <w:r w:rsidRPr="00006609">
        <w:rPr>
          <w:rFonts w:cstheme="minorHAnsi"/>
          <w:noProof/>
          <w:color w:val="333333"/>
        </w:rPr>
        <w:drawing>
          <wp:inline distT="0" distB="0" distL="0" distR="0" wp14:anchorId="7D4C61A4" wp14:editId="47BBDDD0">
            <wp:extent cx="279400" cy="247650"/>
            <wp:effectExtent l="0" t="0" r="6350" b="0"/>
            <wp:docPr id="244" name="Picture 244" descr="https://staging.ditaweb.com/NotusCloudApi/resources/image/@ZMDI2VfxYXBwZTdcw=h=O@TgtYTZiMC01NzNiLWQ0NzMtZTZhNDNlMWEyMTQx0dS/SS00568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7c238c9c-7274-4307-a06a-fff763fffce4__image_426cef6d-7bf9-4b40-97c9-90e0337d49df" descr="https://staging.ditaweb.com/NotusCloudApi/resources/image/@ZMDI2VfxYXBwZTdcw=h=O@TgtYTZiMC01NzNiLWQ0NzMtZTZhNDNlMWEyMTQx0dS/SS005686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9400" cy="247650"/>
                    </a:xfrm>
                    <a:prstGeom prst="rect">
                      <a:avLst/>
                    </a:prstGeom>
                    <a:noFill/>
                    <a:ln>
                      <a:noFill/>
                    </a:ln>
                  </pic:spPr>
                </pic:pic>
              </a:graphicData>
            </a:graphic>
          </wp:inline>
        </w:drawing>
      </w:r>
      <w:r w:rsidRPr="00006609">
        <w:rPr>
          <w:rStyle w:val="ph"/>
          <w:rFonts w:cstheme="minorHAnsi"/>
          <w:color w:val="333333"/>
        </w:rPr>
        <w:t>.</w:t>
      </w:r>
    </w:p>
    <w:p w14:paraId="1409BA3B" w14:textId="77777777" w:rsidR="00006609" w:rsidRPr="00006609" w:rsidRDefault="00006609" w:rsidP="00006609">
      <w:pPr>
        <w:spacing w:before="240" w:after="240"/>
        <w:ind w:left="288"/>
        <w:rPr>
          <w:rFonts w:cstheme="minorHAnsi"/>
          <w:color w:val="333333"/>
        </w:rPr>
      </w:pPr>
      <w:r w:rsidRPr="00006609">
        <w:rPr>
          <w:rFonts w:cstheme="minorHAnsi"/>
          <w:color w:val="333333"/>
        </w:rPr>
        <w:t>A window containing a list of search options appears.</w:t>
      </w:r>
    </w:p>
    <w:p w14:paraId="543A23A7" w14:textId="77777777" w:rsidR="00006609" w:rsidRPr="00006609" w:rsidRDefault="00006609" w:rsidP="00006609">
      <w:pPr>
        <w:numPr>
          <w:ilvl w:val="0"/>
          <w:numId w:val="29"/>
        </w:numPr>
        <w:spacing w:before="240" w:after="240" w:line="240" w:lineRule="auto"/>
        <w:ind w:left="288"/>
        <w:rPr>
          <w:rFonts w:cstheme="minorHAnsi"/>
          <w:color w:val="333333"/>
        </w:rPr>
      </w:pPr>
      <w:r w:rsidRPr="00006609">
        <w:rPr>
          <w:rStyle w:val="ph"/>
          <w:rFonts w:cstheme="minorHAnsi"/>
          <w:color w:val="333333"/>
        </w:rPr>
        <w:t xml:space="preserve">Select </w:t>
      </w:r>
      <w:r w:rsidRPr="00006609">
        <w:rPr>
          <w:rStyle w:val="ph"/>
          <w:rFonts w:cstheme="minorHAnsi"/>
          <w:b/>
          <w:bCs/>
          <w:color w:val="333333"/>
        </w:rPr>
        <w:t>Ready</w:t>
      </w:r>
      <w:r w:rsidRPr="00006609">
        <w:rPr>
          <w:rStyle w:val="ph"/>
          <w:rFonts w:cstheme="minorHAnsi"/>
          <w:color w:val="333333"/>
        </w:rPr>
        <w:t xml:space="preserve"> in the </w:t>
      </w:r>
      <w:r w:rsidRPr="00006609">
        <w:rPr>
          <w:rStyle w:val="ph"/>
          <w:rFonts w:cstheme="minorHAnsi"/>
          <w:b/>
          <w:bCs/>
          <w:color w:val="333333"/>
        </w:rPr>
        <w:t>STATUS</w:t>
      </w:r>
      <w:r w:rsidRPr="00006609">
        <w:rPr>
          <w:rStyle w:val="ph"/>
          <w:rFonts w:cstheme="minorHAnsi"/>
          <w:color w:val="333333"/>
        </w:rPr>
        <w:t xml:space="preserve"> drop-down list box, and then click </w:t>
      </w:r>
      <w:r w:rsidRPr="00006609">
        <w:rPr>
          <w:rStyle w:val="ph"/>
          <w:rFonts w:cstheme="minorHAnsi"/>
          <w:b/>
          <w:bCs/>
          <w:color w:val="333333"/>
        </w:rPr>
        <w:t>Search</w:t>
      </w:r>
      <w:r w:rsidRPr="00006609">
        <w:rPr>
          <w:rStyle w:val="ph"/>
          <w:rFonts w:cstheme="minorHAnsi"/>
          <w:color w:val="333333"/>
        </w:rPr>
        <w:t>.</w:t>
      </w:r>
    </w:p>
    <w:p w14:paraId="55769CAD" w14:textId="77777777" w:rsidR="00006609" w:rsidRPr="00006609" w:rsidRDefault="00006609" w:rsidP="00006609">
      <w:pPr>
        <w:spacing w:before="240" w:after="240"/>
        <w:ind w:left="288"/>
        <w:rPr>
          <w:rFonts w:cstheme="minorHAnsi"/>
          <w:color w:val="333333"/>
        </w:rPr>
      </w:pPr>
      <w:r w:rsidRPr="00006609">
        <w:rPr>
          <w:rFonts w:cstheme="minorHAnsi"/>
          <w:color w:val="333333"/>
        </w:rPr>
        <w:t xml:space="preserve">The operations in the Ready status appear. </w:t>
      </w:r>
    </w:p>
    <w:p w14:paraId="42657EFA" w14:textId="69816A07" w:rsidR="00006609" w:rsidRPr="00006609" w:rsidRDefault="00006609" w:rsidP="00006609">
      <w:pPr>
        <w:numPr>
          <w:ilvl w:val="0"/>
          <w:numId w:val="29"/>
        </w:numPr>
        <w:spacing w:before="240" w:after="240" w:line="240" w:lineRule="auto"/>
        <w:ind w:left="288"/>
        <w:rPr>
          <w:rFonts w:cstheme="minorHAnsi"/>
          <w:color w:val="333333"/>
        </w:rPr>
      </w:pPr>
      <w:r w:rsidRPr="00006609">
        <w:rPr>
          <w:rStyle w:val="ph"/>
          <w:rFonts w:cstheme="minorHAnsi"/>
          <w:color w:val="333333"/>
        </w:rPr>
        <w:t xml:space="preserve">Select an operation from the search results, and then toggle the </w:t>
      </w:r>
      <w:r w:rsidRPr="00006609">
        <w:rPr>
          <w:rFonts w:cstheme="minorHAnsi"/>
          <w:noProof/>
          <w:color w:val="333333"/>
        </w:rPr>
        <w:drawing>
          <wp:inline distT="0" distB="0" distL="0" distR="0" wp14:anchorId="764AB8BA" wp14:editId="701ED294">
            <wp:extent cx="476250" cy="260350"/>
            <wp:effectExtent l="0" t="0" r="0" b="6350"/>
            <wp:docPr id="243" name="Picture 243" descr="https://staging.ditaweb.com/NotusCloudApi/resources/image/@ZMDI2VfxYXBwZTdcw=h=O@TgtYTZiMC01NzNiLWQ0NzMtZTZhNDNlMWEyMTQx0dS/SS00620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7c238c9c-7274-4307-a06a-fff763fffce4__image_0f1a8717-d6a2-4fc9-b0f5-bd9c81dad520" descr="https://staging.ditaweb.com/NotusCloudApi/resources/image/@ZMDI2VfxYXBwZTdcw=h=O@TgtYTZiMC01NzNiLWQ0NzMtZTZhNDNlMWEyMTQx0dS/SS0062049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6250" cy="260350"/>
                    </a:xfrm>
                    <a:prstGeom prst="rect">
                      <a:avLst/>
                    </a:prstGeom>
                    <a:noFill/>
                    <a:ln>
                      <a:noFill/>
                    </a:ln>
                  </pic:spPr>
                </pic:pic>
              </a:graphicData>
            </a:graphic>
          </wp:inline>
        </w:drawing>
      </w:r>
      <w:r w:rsidRPr="00006609">
        <w:rPr>
          <w:rStyle w:val="ph"/>
          <w:rFonts w:cstheme="minorHAnsi"/>
          <w:color w:val="333333"/>
        </w:rPr>
        <w:t>button to enable the clock-on process on an operation.</w:t>
      </w:r>
    </w:p>
    <w:p w14:paraId="4AC50666" w14:textId="77777777" w:rsidR="00006609" w:rsidRPr="00006609" w:rsidRDefault="00006609" w:rsidP="00006609">
      <w:pPr>
        <w:spacing w:before="240" w:after="240"/>
        <w:ind w:left="288"/>
        <w:rPr>
          <w:rFonts w:cstheme="minorHAnsi"/>
          <w:color w:val="333333"/>
        </w:rPr>
      </w:pPr>
      <w:r w:rsidRPr="00006609">
        <w:rPr>
          <w:rFonts w:cstheme="minorHAnsi"/>
          <w:color w:val="333333"/>
        </w:rPr>
        <w:t xml:space="preserve">The </w:t>
      </w:r>
      <w:r w:rsidRPr="00006609">
        <w:rPr>
          <w:rStyle w:val="keyword"/>
          <w:rFonts w:cstheme="minorHAnsi"/>
          <w:b/>
          <w:bCs/>
          <w:color w:val="333333"/>
        </w:rPr>
        <w:t>Select a Machine to Continue</w:t>
      </w:r>
      <w:r w:rsidRPr="00006609">
        <w:rPr>
          <w:rFonts w:cstheme="minorHAnsi"/>
          <w:color w:val="333333"/>
        </w:rPr>
        <w:t xml:space="preserve"> window appears. </w:t>
      </w:r>
    </w:p>
    <w:p w14:paraId="03935F22" w14:textId="77777777" w:rsidR="00006609" w:rsidRPr="00006609" w:rsidRDefault="00006609" w:rsidP="00006609">
      <w:pPr>
        <w:numPr>
          <w:ilvl w:val="0"/>
          <w:numId w:val="29"/>
        </w:numPr>
        <w:spacing w:before="240" w:after="240" w:line="240" w:lineRule="auto"/>
        <w:ind w:left="288"/>
        <w:rPr>
          <w:rFonts w:cstheme="minorHAnsi"/>
          <w:color w:val="333333"/>
        </w:rPr>
      </w:pPr>
      <w:r w:rsidRPr="00006609">
        <w:rPr>
          <w:rStyle w:val="ph"/>
          <w:rFonts w:cstheme="minorHAnsi"/>
          <w:color w:val="333333"/>
        </w:rPr>
        <w:t xml:space="preserve">In the </w:t>
      </w:r>
      <w:r w:rsidRPr="00006609">
        <w:rPr>
          <w:rStyle w:val="ph"/>
          <w:rFonts w:cstheme="minorHAnsi"/>
          <w:b/>
          <w:bCs/>
          <w:color w:val="333333"/>
        </w:rPr>
        <w:t>Choose One</w:t>
      </w:r>
      <w:r w:rsidRPr="00006609">
        <w:rPr>
          <w:rStyle w:val="ph"/>
          <w:rFonts w:cstheme="minorHAnsi"/>
          <w:color w:val="333333"/>
        </w:rPr>
        <w:t xml:space="preserve"> drop-down list box, select a machine, and then select </w:t>
      </w:r>
      <w:r w:rsidRPr="00006609">
        <w:rPr>
          <w:rStyle w:val="ph"/>
          <w:rFonts w:cstheme="minorHAnsi"/>
          <w:b/>
          <w:bCs/>
          <w:color w:val="333333"/>
        </w:rPr>
        <w:t>Apply</w:t>
      </w:r>
      <w:r w:rsidRPr="00006609">
        <w:rPr>
          <w:rStyle w:val="ph"/>
          <w:rFonts w:cstheme="minorHAnsi"/>
          <w:color w:val="333333"/>
        </w:rPr>
        <w:t>.</w:t>
      </w:r>
    </w:p>
    <w:p w14:paraId="47B55A4B" w14:textId="77777777" w:rsidR="00006609" w:rsidRPr="00006609" w:rsidRDefault="00006609" w:rsidP="000F6B30">
      <w:pPr>
        <w:pStyle w:val="Heading4"/>
        <w:spacing w:before="0" w:beforeAutospacing="0" w:after="0" w:afterAutospacing="0" w:line="238" w:lineRule="atLeast"/>
        <w:ind w:left="270"/>
        <w:rPr>
          <w:rFonts w:asciiTheme="minorHAnsi" w:hAnsiTheme="minorHAnsi" w:cstheme="minorHAnsi"/>
          <w:caps/>
          <w:color w:val="333333"/>
          <w:spacing w:val="15"/>
          <w:sz w:val="22"/>
          <w:szCs w:val="22"/>
        </w:rPr>
      </w:pPr>
      <w:r w:rsidRPr="00006609">
        <w:rPr>
          <w:rFonts w:asciiTheme="minorHAnsi" w:hAnsiTheme="minorHAnsi" w:cstheme="minorHAnsi"/>
          <w:caps/>
          <w:color w:val="333333"/>
          <w:spacing w:val="15"/>
          <w:sz w:val="22"/>
          <w:szCs w:val="22"/>
        </w:rPr>
        <w:t>Tip:</w:t>
      </w:r>
    </w:p>
    <w:p w14:paraId="1355B8E7" w14:textId="77777777" w:rsidR="00006609" w:rsidRPr="00006609" w:rsidRDefault="00006609" w:rsidP="00006609">
      <w:pPr>
        <w:shd w:val="clear" w:color="auto" w:fill="FFF6C6"/>
        <w:ind w:left="288"/>
        <w:rPr>
          <w:rFonts w:cstheme="minorHAnsi"/>
          <w:color w:val="333333"/>
        </w:rPr>
      </w:pPr>
      <w:r w:rsidRPr="00006609">
        <w:rPr>
          <w:rFonts w:cstheme="minorHAnsi"/>
          <w:color w:val="333333"/>
        </w:rPr>
        <w:t xml:space="preserve">You can use the </w:t>
      </w:r>
      <w:r w:rsidRPr="00006609">
        <w:rPr>
          <w:rStyle w:val="ph"/>
          <w:rFonts w:cstheme="minorHAnsi"/>
          <w:b/>
          <w:bCs/>
          <w:color w:val="333333"/>
        </w:rPr>
        <w:t>USER(S)</w:t>
      </w:r>
      <w:r w:rsidRPr="00006609">
        <w:rPr>
          <w:rFonts w:cstheme="minorHAnsi"/>
          <w:color w:val="333333"/>
        </w:rPr>
        <w:t xml:space="preserve"> column in the Operations page to access the IDs of the users who have clocked on the operation.</w:t>
      </w:r>
    </w:p>
    <w:p w14:paraId="4FFBAC0C" w14:textId="77777777" w:rsidR="000F6B30" w:rsidRDefault="000F6B30" w:rsidP="00006609">
      <w:pPr>
        <w:rPr>
          <w:rFonts w:cstheme="minorHAnsi"/>
          <w:b/>
          <w:color w:val="333333"/>
        </w:rPr>
      </w:pPr>
    </w:p>
    <w:p w14:paraId="3E8062C9" w14:textId="5DE90899" w:rsidR="000F6B30" w:rsidRPr="000F6B30" w:rsidRDefault="000F6B30" w:rsidP="00006609">
      <w:pPr>
        <w:rPr>
          <w:rFonts w:cstheme="minorHAnsi"/>
          <w:b/>
          <w:color w:val="333333"/>
        </w:rPr>
      </w:pPr>
      <w:r w:rsidRPr="000F6B30">
        <w:rPr>
          <w:rFonts w:cstheme="minorHAnsi"/>
          <w:b/>
          <w:color w:val="333333"/>
        </w:rPr>
        <w:t>Results</w:t>
      </w:r>
    </w:p>
    <w:p w14:paraId="5AA33E99" w14:textId="5374AF92" w:rsidR="00006609" w:rsidRPr="00006609" w:rsidRDefault="00006609" w:rsidP="00006609">
      <w:pPr>
        <w:rPr>
          <w:rFonts w:cstheme="minorHAnsi"/>
          <w:color w:val="333333"/>
          <w:sz w:val="24"/>
          <w:szCs w:val="24"/>
        </w:rPr>
      </w:pPr>
      <w:r w:rsidRPr="00006609">
        <w:rPr>
          <w:rFonts w:cstheme="minorHAnsi"/>
          <w:color w:val="333333"/>
        </w:rPr>
        <w:t>The selected operation is clocked on and the status of the operation is modified as In Progress. A timer appears in the operation details section to track the time taken to complete an operation.</w:t>
      </w:r>
    </w:p>
    <w:p w14:paraId="40ED8EA5" w14:textId="77777777" w:rsidR="00006609" w:rsidRPr="00006609" w:rsidRDefault="00006609" w:rsidP="00006609">
      <w:pPr>
        <w:pStyle w:val="Heading2"/>
        <w:spacing w:before="891" w:beforeAutospacing="0" w:after="217" w:afterAutospacing="0" w:line="356" w:lineRule="atLeast"/>
        <w:rPr>
          <w:rFonts w:asciiTheme="minorHAnsi" w:hAnsiTheme="minorHAnsi" w:cstheme="minorHAnsi"/>
          <w:color w:val="333333"/>
          <w:sz w:val="32"/>
          <w:szCs w:val="32"/>
        </w:rPr>
      </w:pPr>
      <w:r w:rsidRPr="00006609">
        <w:rPr>
          <w:rFonts w:asciiTheme="minorHAnsi" w:hAnsiTheme="minorHAnsi" w:cstheme="minorHAnsi"/>
          <w:color w:val="333333"/>
          <w:sz w:val="32"/>
          <w:szCs w:val="32"/>
        </w:rPr>
        <w:lastRenderedPageBreak/>
        <w:t>Clock Off an Operation</w:t>
      </w:r>
    </w:p>
    <w:p w14:paraId="74862B47" w14:textId="77777777" w:rsidR="00006609" w:rsidRPr="00006609" w:rsidRDefault="00006609" w:rsidP="00006609">
      <w:pPr>
        <w:rPr>
          <w:rFonts w:cstheme="minorHAnsi"/>
          <w:color w:val="333333"/>
          <w:sz w:val="24"/>
          <w:szCs w:val="24"/>
        </w:rPr>
      </w:pPr>
      <w:r w:rsidRPr="00006609">
        <w:rPr>
          <w:rFonts w:cstheme="minorHAnsi"/>
          <w:color w:val="333333"/>
        </w:rPr>
        <w:t>You can clock off an operation when the operation is stopped intermittently. The timer stops tracking the time when you clock off an operation and starts tracking back only when you clock on the operation again.</w:t>
      </w:r>
    </w:p>
    <w:p w14:paraId="5A372CBE" w14:textId="77777777" w:rsidR="00006609" w:rsidRPr="00006609" w:rsidRDefault="00006609" w:rsidP="000F6B30">
      <w:pPr>
        <w:pStyle w:val="Heading4"/>
        <w:spacing w:before="0" w:beforeAutospacing="0" w:after="0" w:afterAutospacing="0" w:line="238" w:lineRule="atLeast"/>
        <w:rPr>
          <w:rFonts w:asciiTheme="minorHAnsi" w:hAnsiTheme="minorHAnsi" w:cstheme="minorHAnsi"/>
          <w:caps/>
          <w:color w:val="333333"/>
          <w:spacing w:val="15"/>
          <w:sz w:val="22"/>
          <w:szCs w:val="22"/>
        </w:rPr>
      </w:pPr>
      <w:r w:rsidRPr="00006609">
        <w:rPr>
          <w:rFonts w:asciiTheme="minorHAnsi" w:hAnsiTheme="minorHAnsi" w:cstheme="minorHAnsi"/>
          <w:caps/>
          <w:color w:val="333333"/>
          <w:spacing w:val="15"/>
          <w:sz w:val="22"/>
          <w:szCs w:val="22"/>
        </w:rPr>
        <w:t>Note:</w:t>
      </w:r>
    </w:p>
    <w:p w14:paraId="11BC48DF" w14:textId="77777777" w:rsidR="00006609" w:rsidRPr="00006609" w:rsidRDefault="00006609" w:rsidP="00006609">
      <w:pPr>
        <w:shd w:val="clear" w:color="auto" w:fill="FFF6C6"/>
        <w:rPr>
          <w:rFonts w:cstheme="minorHAnsi"/>
          <w:color w:val="333333"/>
        </w:rPr>
      </w:pPr>
      <w:r w:rsidRPr="00006609">
        <w:rPr>
          <w:rFonts w:cstheme="minorHAnsi"/>
          <w:color w:val="333333"/>
        </w:rPr>
        <w:t>When an operator completes an operation, the operation is clocked off automatically.</w:t>
      </w:r>
    </w:p>
    <w:p w14:paraId="7F44504D" w14:textId="77777777" w:rsidR="00006609" w:rsidRPr="00006609" w:rsidRDefault="00006609" w:rsidP="00006609">
      <w:pPr>
        <w:numPr>
          <w:ilvl w:val="0"/>
          <w:numId w:val="30"/>
        </w:numPr>
        <w:spacing w:before="240" w:after="240" w:line="240" w:lineRule="auto"/>
        <w:ind w:left="288"/>
        <w:rPr>
          <w:rFonts w:cstheme="minorHAnsi"/>
          <w:color w:val="333333"/>
          <w:sz w:val="24"/>
          <w:szCs w:val="24"/>
        </w:rPr>
      </w:pPr>
      <w:r w:rsidRPr="00006609">
        <w:rPr>
          <w:rStyle w:val="ph"/>
          <w:rFonts w:cstheme="minorHAnsi"/>
          <w:color w:val="333333"/>
        </w:rPr>
        <w:t>Log in to the Plant Applications Universal Client.</w:t>
      </w:r>
    </w:p>
    <w:p w14:paraId="7AC98A23" w14:textId="77777777" w:rsidR="00006609" w:rsidRPr="00006609" w:rsidRDefault="00006609" w:rsidP="00006609">
      <w:pPr>
        <w:numPr>
          <w:ilvl w:val="0"/>
          <w:numId w:val="30"/>
        </w:numPr>
        <w:spacing w:before="240" w:after="240" w:line="240" w:lineRule="auto"/>
        <w:ind w:left="288"/>
        <w:rPr>
          <w:rFonts w:cstheme="minorHAnsi"/>
          <w:color w:val="333333"/>
        </w:rPr>
      </w:pPr>
      <w:r w:rsidRPr="00006609">
        <w:rPr>
          <w:rStyle w:val="ph"/>
          <w:rFonts w:cstheme="minorHAnsi"/>
          <w:color w:val="333333"/>
        </w:rPr>
        <w:t xml:space="preserve">Select </w:t>
      </w:r>
      <w:r w:rsidRPr="00006609">
        <w:rPr>
          <w:rStyle w:val="ph"/>
          <w:rFonts w:cstheme="minorHAnsi"/>
          <w:b/>
          <w:bCs/>
          <w:color w:val="333333"/>
        </w:rPr>
        <w:t>Operations</w:t>
      </w:r>
      <w:r w:rsidRPr="00006609">
        <w:rPr>
          <w:rStyle w:val="ph"/>
          <w:rFonts w:cstheme="minorHAnsi"/>
          <w:color w:val="333333"/>
        </w:rPr>
        <w:t>.</w:t>
      </w:r>
    </w:p>
    <w:p w14:paraId="20C55DC6" w14:textId="77777777" w:rsidR="00006609" w:rsidRPr="00006609" w:rsidRDefault="00006609" w:rsidP="00006609">
      <w:pPr>
        <w:numPr>
          <w:ilvl w:val="0"/>
          <w:numId w:val="30"/>
        </w:numPr>
        <w:spacing w:before="240" w:after="240" w:line="240" w:lineRule="auto"/>
        <w:ind w:left="288"/>
        <w:rPr>
          <w:rFonts w:cstheme="minorHAnsi"/>
          <w:color w:val="333333"/>
        </w:rPr>
      </w:pPr>
      <w:r w:rsidRPr="00006609">
        <w:rPr>
          <w:rStyle w:val="ph"/>
          <w:rFonts w:cstheme="minorHAnsi"/>
          <w:color w:val="333333"/>
        </w:rPr>
        <w:t xml:space="preserve">In the </w:t>
      </w:r>
      <w:r w:rsidRPr="00006609">
        <w:rPr>
          <w:rStyle w:val="ph"/>
          <w:rFonts w:cstheme="minorHAnsi"/>
          <w:b/>
          <w:bCs/>
          <w:color w:val="333333"/>
        </w:rPr>
        <w:t>Machines</w:t>
      </w:r>
      <w:r w:rsidRPr="00006609">
        <w:rPr>
          <w:rStyle w:val="ph"/>
          <w:rFonts w:cstheme="minorHAnsi"/>
          <w:color w:val="333333"/>
        </w:rPr>
        <w:t xml:space="preserve"> drop-down list box, select a machine.</w:t>
      </w:r>
    </w:p>
    <w:p w14:paraId="4EAB2E8D" w14:textId="77777777" w:rsidR="00006609" w:rsidRPr="00006609" w:rsidRDefault="00006609" w:rsidP="00006609">
      <w:pPr>
        <w:spacing w:before="240" w:after="240"/>
        <w:ind w:left="288"/>
        <w:rPr>
          <w:rFonts w:cstheme="minorHAnsi"/>
          <w:color w:val="333333"/>
        </w:rPr>
      </w:pPr>
      <w:r w:rsidRPr="00006609">
        <w:rPr>
          <w:rFonts w:cstheme="minorHAnsi"/>
          <w:color w:val="333333"/>
        </w:rPr>
        <w:t xml:space="preserve">The </w:t>
      </w:r>
      <w:r w:rsidRPr="00006609">
        <w:rPr>
          <w:rStyle w:val="keyword"/>
          <w:rFonts w:cstheme="minorHAnsi"/>
          <w:b/>
          <w:bCs/>
          <w:color w:val="333333"/>
        </w:rPr>
        <w:t>Open</w:t>
      </w:r>
      <w:r w:rsidRPr="00006609">
        <w:rPr>
          <w:rFonts w:cstheme="minorHAnsi"/>
          <w:color w:val="333333"/>
        </w:rPr>
        <w:t xml:space="preserve"> page appears, displaying a list of operations for the selected machine. </w:t>
      </w:r>
    </w:p>
    <w:p w14:paraId="1825A4DA" w14:textId="01F9F9B4" w:rsidR="00006609" w:rsidRPr="00006609" w:rsidRDefault="00006609" w:rsidP="00006609">
      <w:pPr>
        <w:numPr>
          <w:ilvl w:val="0"/>
          <w:numId w:val="30"/>
        </w:numPr>
        <w:spacing w:before="240" w:after="240" w:line="240" w:lineRule="auto"/>
        <w:ind w:left="288"/>
        <w:rPr>
          <w:rFonts w:cstheme="minorHAnsi"/>
          <w:color w:val="333333"/>
        </w:rPr>
      </w:pPr>
      <w:r w:rsidRPr="00006609">
        <w:rPr>
          <w:rStyle w:val="ph"/>
          <w:rFonts w:cstheme="minorHAnsi"/>
          <w:color w:val="333333"/>
        </w:rPr>
        <w:t xml:space="preserve">Select a clocked-on operation, and then toggle the </w:t>
      </w:r>
      <w:r w:rsidRPr="00006609">
        <w:rPr>
          <w:rFonts w:cstheme="minorHAnsi"/>
          <w:noProof/>
          <w:color w:val="333333"/>
        </w:rPr>
        <w:drawing>
          <wp:inline distT="0" distB="0" distL="0" distR="0" wp14:anchorId="298325F1" wp14:editId="7621290B">
            <wp:extent cx="476250" cy="228600"/>
            <wp:effectExtent l="0" t="0" r="0" b="0"/>
            <wp:docPr id="248" name="Picture 248" descr="https://staging.ditaweb.com/NotusCloudApi/resources/image/@ZMDI2VfxYXBwZTdcw=h=O@TgtYTZiMC01NzNiLWQ0NzMtZTZhNDNlMWEyMTQx0dS/SS00620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431aea0e-057a-4533-b0df-2b18be5e8826__image_d11d0a59-3f19-44f1-86c0-43c30999fdad" descr="https://staging.ditaweb.com/NotusCloudApi/resources/image/@ZMDI2VfxYXBwZTdcw=h=O@TgtYTZiMC01NzNiLWQ0NzMtZTZhNDNlMWEyMTQx0dS/SS0062047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6250" cy="228600"/>
                    </a:xfrm>
                    <a:prstGeom prst="rect">
                      <a:avLst/>
                    </a:prstGeom>
                    <a:noFill/>
                    <a:ln>
                      <a:noFill/>
                    </a:ln>
                  </pic:spPr>
                </pic:pic>
              </a:graphicData>
            </a:graphic>
          </wp:inline>
        </w:drawing>
      </w:r>
      <w:r w:rsidR="000F6B30">
        <w:rPr>
          <w:rStyle w:val="ph"/>
          <w:rFonts w:cstheme="minorHAnsi"/>
          <w:color w:val="333333"/>
        </w:rPr>
        <w:t xml:space="preserve"> </w:t>
      </w:r>
      <w:r w:rsidRPr="00006609">
        <w:rPr>
          <w:rStyle w:val="ph"/>
          <w:rFonts w:cstheme="minorHAnsi"/>
          <w:color w:val="333333"/>
        </w:rPr>
        <w:t>button to enable the clock-off process on an operation.</w:t>
      </w:r>
    </w:p>
    <w:p w14:paraId="0C4B0278" w14:textId="77777777" w:rsidR="000F6B30" w:rsidRDefault="000F6B30" w:rsidP="00006609">
      <w:pPr>
        <w:spacing w:after="0"/>
        <w:rPr>
          <w:rFonts w:cstheme="minorHAnsi"/>
          <w:color w:val="333333"/>
        </w:rPr>
      </w:pPr>
    </w:p>
    <w:p w14:paraId="07A1F3D2" w14:textId="272CEFD8" w:rsidR="000F6B30" w:rsidRPr="000F6B30" w:rsidRDefault="000F6B30" w:rsidP="00006609">
      <w:pPr>
        <w:spacing w:after="0"/>
        <w:rPr>
          <w:rFonts w:cstheme="minorHAnsi"/>
          <w:b/>
          <w:color w:val="333333"/>
        </w:rPr>
      </w:pPr>
      <w:r w:rsidRPr="000F6B30">
        <w:rPr>
          <w:rFonts w:cstheme="minorHAnsi"/>
          <w:b/>
          <w:color w:val="333333"/>
        </w:rPr>
        <w:t>Results</w:t>
      </w:r>
    </w:p>
    <w:p w14:paraId="7731F990" w14:textId="34AA62ED" w:rsidR="00006609" w:rsidRPr="00006609" w:rsidRDefault="00006609" w:rsidP="00006609">
      <w:pPr>
        <w:spacing w:after="0"/>
        <w:rPr>
          <w:rFonts w:cstheme="minorHAnsi"/>
          <w:color w:val="333333"/>
        </w:rPr>
      </w:pPr>
      <w:r w:rsidRPr="00006609">
        <w:rPr>
          <w:rFonts w:cstheme="minorHAnsi"/>
          <w:color w:val="333333"/>
        </w:rPr>
        <w:t>The operation is clocked off and the status of the operation is modified as Complete. The timer stops tracking the time spent on the operation.</w:t>
      </w:r>
    </w:p>
    <w:p w14:paraId="533FF642" w14:textId="77777777" w:rsidR="00006609" w:rsidRPr="00006609" w:rsidRDefault="00006609" w:rsidP="00006609">
      <w:pPr>
        <w:pStyle w:val="Heading2"/>
        <w:spacing w:before="891" w:beforeAutospacing="0" w:after="217" w:afterAutospacing="0" w:line="356" w:lineRule="atLeast"/>
        <w:rPr>
          <w:rFonts w:asciiTheme="minorHAnsi" w:hAnsiTheme="minorHAnsi" w:cstheme="minorHAnsi"/>
          <w:color w:val="333333"/>
          <w:sz w:val="32"/>
          <w:szCs w:val="32"/>
        </w:rPr>
      </w:pPr>
      <w:r w:rsidRPr="00006609">
        <w:rPr>
          <w:rFonts w:asciiTheme="minorHAnsi" w:hAnsiTheme="minorHAnsi" w:cstheme="minorHAnsi"/>
          <w:color w:val="333333"/>
          <w:sz w:val="32"/>
          <w:szCs w:val="32"/>
        </w:rPr>
        <w:t>Complete an Operation</w:t>
      </w:r>
    </w:p>
    <w:p w14:paraId="57D72003" w14:textId="77777777" w:rsidR="00006609" w:rsidRPr="00006609" w:rsidRDefault="00006609" w:rsidP="00006609">
      <w:pPr>
        <w:rPr>
          <w:rFonts w:cstheme="minorHAnsi"/>
          <w:color w:val="333333"/>
          <w:sz w:val="24"/>
          <w:szCs w:val="24"/>
        </w:rPr>
      </w:pPr>
      <w:r w:rsidRPr="00006609">
        <w:rPr>
          <w:rFonts w:cstheme="minorHAnsi"/>
          <w:color w:val="333333"/>
        </w:rPr>
        <w:t>An operation is completed when all the activities or jobs associated with the operation are completed. As an operator, you can complete an operation only when one or more of the following conditions are true:</w:t>
      </w:r>
    </w:p>
    <w:p w14:paraId="72F3EB5A" w14:textId="77777777" w:rsidR="00006609" w:rsidRPr="000F6B30" w:rsidRDefault="00006609" w:rsidP="000F6B30">
      <w:pPr>
        <w:pStyle w:val="ListParagraph"/>
        <w:numPr>
          <w:ilvl w:val="0"/>
          <w:numId w:val="36"/>
        </w:numPr>
        <w:spacing w:before="240" w:after="240" w:line="240" w:lineRule="auto"/>
        <w:rPr>
          <w:rFonts w:cstheme="minorHAnsi"/>
          <w:color w:val="333333"/>
        </w:rPr>
      </w:pPr>
      <w:r w:rsidRPr="000F6B30">
        <w:rPr>
          <w:rFonts w:cstheme="minorHAnsi"/>
          <w:color w:val="333333"/>
        </w:rPr>
        <w:t xml:space="preserve">The operation is in the </w:t>
      </w:r>
      <w:r w:rsidRPr="000F6B30">
        <w:rPr>
          <w:rStyle w:val="ph"/>
          <w:rFonts w:cstheme="minorHAnsi"/>
          <w:b/>
          <w:bCs/>
          <w:color w:val="333333"/>
        </w:rPr>
        <w:t>In Progress</w:t>
      </w:r>
      <w:r w:rsidRPr="000F6B30">
        <w:rPr>
          <w:rFonts w:cstheme="minorHAnsi"/>
          <w:color w:val="333333"/>
        </w:rPr>
        <w:t xml:space="preserve"> status.</w:t>
      </w:r>
    </w:p>
    <w:p w14:paraId="1298DADA" w14:textId="77777777" w:rsidR="00006609" w:rsidRPr="000F6B30" w:rsidRDefault="00006609" w:rsidP="000F6B30">
      <w:pPr>
        <w:pStyle w:val="ListParagraph"/>
        <w:numPr>
          <w:ilvl w:val="0"/>
          <w:numId w:val="36"/>
        </w:numPr>
        <w:spacing w:before="240" w:after="240" w:line="240" w:lineRule="auto"/>
        <w:rPr>
          <w:rFonts w:cstheme="minorHAnsi"/>
          <w:color w:val="333333"/>
        </w:rPr>
      </w:pPr>
      <w:r w:rsidRPr="000F6B30">
        <w:rPr>
          <w:rFonts w:cstheme="minorHAnsi"/>
          <w:color w:val="333333"/>
        </w:rPr>
        <w:t xml:space="preserve">The BOM parts required to complete the operation are consumed. </w:t>
      </w:r>
    </w:p>
    <w:p w14:paraId="0D109A1E" w14:textId="77777777" w:rsidR="00006609" w:rsidRPr="000F6B30" w:rsidRDefault="00006609" w:rsidP="000F6B30">
      <w:pPr>
        <w:pStyle w:val="ListParagraph"/>
        <w:numPr>
          <w:ilvl w:val="0"/>
          <w:numId w:val="36"/>
        </w:numPr>
        <w:spacing w:before="240" w:after="240" w:line="240" w:lineRule="auto"/>
        <w:rPr>
          <w:rFonts w:cstheme="minorHAnsi"/>
          <w:color w:val="333333"/>
        </w:rPr>
      </w:pPr>
      <w:r w:rsidRPr="000F6B30">
        <w:rPr>
          <w:rFonts w:cstheme="minorHAnsi"/>
          <w:color w:val="333333"/>
        </w:rPr>
        <w:t xml:space="preserve">All the quality variable specifications associated with the operation are met. For more information, refer to the </w:t>
      </w:r>
      <w:hyperlink r:id="rId33" w:anchor="concept_11675f0d-f0be-450d-81ea-fb03382ce0cf" w:history="1">
        <w:r w:rsidRPr="000F6B30">
          <w:rPr>
            <w:rStyle w:val="Hyperlink"/>
            <w:rFonts w:cstheme="minorHAnsi"/>
            <w:color w:val="005EB8"/>
            <w:bdr w:val="none" w:sz="0" w:space="0" w:color="auto" w:frame="1"/>
          </w:rPr>
          <w:t>About Quality Data</w:t>
        </w:r>
      </w:hyperlink>
      <w:r w:rsidRPr="000F6B30">
        <w:rPr>
          <w:rFonts w:cstheme="minorHAnsi"/>
          <w:color w:val="333333"/>
        </w:rPr>
        <w:t xml:space="preserve"> topic.</w:t>
      </w:r>
    </w:p>
    <w:p w14:paraId="50F517DC" w14:textId="77777777" w:rsidR="00006609" w:rsidRPr="00006609" w:rsidRDefault="00006609" w:rsidP="000F6B30">
      <w:pPr>
        <w:pStyle w:val="Heading4"/>
        <w:spacing w:before="0" w:beforeAutospacing="0" w:after="0" w:afterAutospacing="0" w:line="238" w:lineRule="atLeast"/>
        <w:rPr>
          <w:rFonts w:asciiTheme="minorHAnsi" w:hAnsiTheme="minorHAnsi" w:cstheme="minorHAnsi"/>
          <w:caps/>
          <w:color w:val="333333"/>
          <w:spacing w:val="15"/>
          <w:sz w:val="22"/>
          <w:szCs w:val="22"/>
        </w:rPr>
      </w:pPr>
      <w:r w:rsidRPr="00006609">
        <w:rPr>
          <w:rFonts w:asciiTheme="minorHAnsi" w:hAnsiTheme="minorHAnsi" w:cstheme="minorHAnsi"/>
          <w:caps/>
          <w:color w:val="333333"/>
          <w:spacing w:val="15"/>
          <w:sz w:val="22"/>
          <w:szCs w:val="22"/>
        </w:rPr>
        <w:t>Note:</w:t>
      </w:r>
    </w:p>
    <w:p w14:paraId="65A13E24" w14:textId="77777777" w:rsidR="00006609" w:rsidRPr="00006609" w:rsidRDefault="00006609" w:rsidP="00006609">
      <w:pPr>
        <w:shd w:val="clear" w:color="auto" w:fill="FFF6C6"/>
        <w:rPr>
          <w:rFonts w:cstheme="minorHAnsi"/>
          <w:color w:val="333333"/>
        </w:rPr>
      </w:pPr>
      <w:r w:rsidRPr="00006609">
        <w:rPr>
          <w:rFonts w:cstheme="minorHAnsi"/>
          <w:color w:val="333333"/>
        </w:rPr>
        <w:t>When an operation is clocked on by multiple operators and one operator completes the operation, the operation is marked as Complete for all the operators.</w:t>
      </w:r>
    </w:p>
    <w:p w14:paraId="75D9E881" w14:textId="77777777" w:rsidR="00006609" w:rsidRPr="00006609" w:rsidRDefault="00006609" w:rsidP="00006609">
      <w:pPr>
        <w:numPr>
          <w:ilvl w:val="0"/>
          <w:numId w:val="32"/>
        </w:numPr>
        <w:spacing w:before="240" w:after="240" w:line="240" w:lineRule="auto"/>
        <w:ind w:left="288"/>
        <w:rPr>
          <w:rFonts w:cstheme="minorHAnsi"/>
          <w:color w:val="333333"/>
          <w:sz w:val="24"/>
          <w:szCs w:val="24"/>
        </w:rPr>
      </w:pPr>
      <w:r w:rsidRPr="00006609">
        <w:rPr>
          <w:rStyle w:val="ph"/>
          <w:rFonts w:cstheme="minorHAnsi"/>
          <w:color w:val="333333"/>
        </w:rPr>
        <w:t>Log in to the Plant Applications Universal Client.</w:t>
      </w:r>
    </w:p>
    <w:p w14:paraId="43B99F9D" w14:textId="77777777" w:rsidR="00006609" w:rsidRPr="00006609" w:rsidRDefault="00006609" w:rsidP="00006609">
      <w:pPr>
        <w:numPr>
          <w:ilvl w:val="0"/>
          <w:numId w:val="32"/>
        </w:numPr>
        <w:spacing w:before="240" w:after="240" w:line="240" w:lineRule="auto"/>
        <w:ind w:left="288"/>
        <w:rPr>
          <w:rFonts w:cstheme="minorHAnsi"/>
          <w:color w:val="333333"/>
        </w:rPr>
      </w:pPr>
      <w:r w:rsidRPr="00006609">
        <w:rPr>
          <w:rStyle w:val="ph"/>
          <w:rFonts w:cstheme="minorHAnsi"/>
          <w:color w:val="333333"/>
        </w:rPr>
        <w:t xml:space="preserve">Select </w:t>
      </w:r>
      <w:r w:rsidRPr="00006609">
        <w:rPr>
          <w:rStyle w:val="ph"/>
          <w:rFonts w:cstheme="minorHAnsi"/>
          <w:b/>
          <w:bCs/>
          <w:color w:val="333333"/>
        </w:rPr>
        <w:t>Operations</w:t>
      </w:r>
      <w:r w:rsidRPr="00006609">
        <w:rPr>
          <w:rStyle w:val="ph"/>
          <w:rFonts w:cstheme="minorHAnsi"/>
          <w:color w:val="333333"/>
        </w:rPr>
        <w:t>.</w:t>
      </w:r>
    </w:p>
    <w:p w14:paraId="432D2287" w14:textId="77777777" w:rsidR="00006609" w:rsidRPr="00006609" w:rsidRDefault="00006609" w:rsidP="00006609">
      <w:pPr>
        <w:numPr>
          <w:ilvl w:val="0"/>
          <w:numId w:val="32"/>
        </w:numPr>
        <w:spacing w:before="240" w:after="240" w:line="240" w:lineRule="auto"/>
        <w:ind w:left="288"/>
        <w:rPr>
          <w:rFonts w:cstheme="minorHAnsi"/>
          <w:color w:val="333333"/>
        </w:rPr>
      </w:pPr>
      <w:r w:rsidRPr="00006609">
        <w:rPr>
          <w:rStyle w:val="ph"/>
          <w:rFonts w:cstheme="minorHAnsi"/>
          <w:color w:val="333333"/>
        </w:rPr>
        <w:t xml:space="preserve">In the </w:t>
      </w:r>
      <w:r w:rsidRPr="00006609">
        <w:rPr>
          <w:rStyle w:val="ph"/>
          <w:rFonts w:cstheme="minorHAnsi"/>
          <w:b/>
          <w:bCs/>
          <w:color w:val="333333"/>
        </w:rPr>
        <w:t>Machines</w:t>
      </w:r>
      <w:r w:rsidRPr="00006609">
        <w:rPr>
          <w:rStyle w:val="ph"/>
          <w:rFonts w:cstheme="minorHAnsi"/>
          <w:color w:val="333333"/>
        </w:rPr>
        <w:t xml:space="preserve"> drop-down list box, select a machine.</w:t>
      </w:r>
    </w:p>
    <w:p w14:paraId="35925C60" w14:textId="77777777" w:rsidR="00006609" w:rsidRPr="00006609" w:rsidRDefault="00006609" w:rsidP="00006609">
      <w:pPr>
        <w:spacing w:before="240" w:after="240"/>
        <w:ind w:left="288"/>
        <w:rPr>
          <w:rFonts w:cstheme="minorHAnsi"/>
          <w:color w:val="333333"/>
        </w:rPr>
      </w:pPr>
      <w:r w:rsidRPr="00006609">
        <w:rPr>
          <w:rFonts w:cstheme="minorHAnsi"/>
          <w:color w:val="333333"/>
        </w:rPr>
        <w:lastRenderedPageBreak/>
        <w:t xml:space="preserve">The </w:t>
      </w:r>
      <w:r w:rsidRPr="00006609">
        <w:rPr>
          <w:rStyle w:val="keyword"/>
          <w:rFonts w:cstheme="minorHAnsi"/>
          <w:b/>
          <w:bCs/>
          <w:color w:val="333333"/>
        </w:rPr>
        <w:t>Open</w:t>
      </w:r>
      <w:r w:rsidRPr="00006609">
        <w:rPr>
          <w:rFonts w:cstheme="minorHAnsi"/>
          <w:color w:val="333333"/>
        </w:rPr>
        <w:t xml:space="preserve"> page appears, displaying a list of operations for the selected machine. </w:t>
      </w:r>
    </w:p>
    <w:p w14:paraId="4AEEA5B7" w14:textId="77777777" w:rsidR="00006609" w:rsidRPr="00006609" w:rsidRDefault="00006609" w:rsidP="00006609">
      <w:pPr>
        <w:numPr>
          <w:ilvl w:val="0"/>
          <w:numId w:val="32"/>
        </w:numPr>
        <w:spacing w:before="240" w:after="240" w:line="240" w:lineRule="auto"/>
        <w:ind w:left="288"/>
        <w:rPr>
          <w:rFonts w:cstheme="minorHAnsi"/>
          <w:color w:val="333333"/>
        </w:rPr>
      </w:pPr>
      <w:r w:rsidRPr="00006609">
        <w:rPr>
          <w:rStyle w:val="ph"/>
          <w:rFonts w:cstheme="minorHAnsi"/>
          <w:color w:val="333333"/>
        </w:rPr>
        <w:t>In the respective application page, select an operation.</w:t>
      </w:r>
    </w:p>
    <w:p w14:paraId="40584B53" w14:textId="77777777" w:rsidR="00006609" w:rsidRPr="00006609" w:rsidRDefault="00006609" w:rsidP="00006609">
      <w:pPr>
        <w:spacing w:before="240" w:after="240"/>
        <w:ind w:left="288"/>
        <w:rPr>
          <w:rFonts w:cstheme="minorHAnsi"/>
          <w:color w:val="333333"/>
        </w:rPr>
      </w:pPr>
      <w:r w:rsidRPr="00006609">
        <w:rPr>
          <w:rFonts w:cstheme="minorHAnsi"/>
          <w:color w:val="333333"/>
        </w:rPr>
        <w:t xml:space="preserve">The </w:t>
      </w:r>
      <w:r w:rsidRPr="00006609">
        <w:rPr>
          <w:rStyle w:val="keyword"/>
          <w:rFonts w:cstheme="minorHAnsi"/>
          <w:b/>
          <w:bCs/>
          <w:color w:val="333333"/>
        </w:rPr>
        <w:t>Documents</w:t>
      </w:r>
      <w:r w:rsidRPr="00006609">
        <w:rPr>
          <w:rFonts w:cstheme="minorHAnsi"/>
          <w:color w:val="333333"/>
        </w:rPr>
        <w:t xml:space="preserve"> section appears, displaying the documents associated with the operation.</w:t>
      </w:r>
    </w:p>
    <w:p w14:paraId="164E93EF" w14:textId="1EC60E66" w:rsidR="00006609" w:rsidRPr="00006609" w:rsidRDefault="00006609" w:rsidP="00006609">
      <w:pPr>
        <w:numPr>
          <w:ilvl w:val="0"/>
          <w:numId w:val="32"/>
        </w:numPr>
        <w:spacing w:before="240" w:after="240" w:line="240" w:lineRule="auto"/>
        <w:ind w:left="288"/>
        <w:rPr>
          <w:rFonts w:cstheme="minorHAnsi"/>
          <w:color w:val="333333"/>
        </w:rPr>
      </w:pPr>
      <w:r w:rsidRPr="00006609">
        <w:rPr>
          <w:rStyle w:val="ph"/>
          <w:rFonts w:cstheme="minorHAnsi"/>
          <w:color w:val="333333"/>
        </w:rPr>
        <w:t>Select</w:t>
      </w:r>
      <w:r w:rsidR="00774AA9">
        <w:rPr>
          <w:rStyle w:val="ph"/>
          <w:rFonts w:cstheme="minorHAnsi"/>
          <w:color w:val="333333"/>
        </w:rPr>
        <w:t xml:space="preserve"> </w:t>
      </w:r>
      <w:r w:rsidRPr="00006609">
        <w:rPr>
          <w:rStyle w:val="ph"/>
          <w:rFonts w:cstheme="minorHAnsi"/>
          <w:color w:val="333333"/>
        </w:rPr>
        <w:t xml:space="preserve"> </w:t>
      </w:r>
      <w:r w:rsidRPr="00006609">
        <w:rPr>
          <w:rFonts w:cstheme="minorHAnsi"/>
          <w:noProof/>
          <w:color w:val="333333"/>
        </w:rPr>
        <w:drawing>
          <wp:inline distT="0" distB="0" distL="0" distR="0" wp14:anchorId="27534793" wp14:editId="2E3737D9">
            <wp:extent cx="1352550" cy="425450"/>
            <wp:effectExtent l="0" t="0" r="0" b="0"/>
            <wp:docPr id="247" name="Picture 247" descr="https://staging.ditaweb.com/NotusCloudApi/resources/image/@ZMDI2VfxYXBwZTdcw=h=O@TgtYTZiMC01NzNiLWQ0NzMtZTZhNDNlMWEyMTQx0dS/SS00620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6d7799ae-93f1-4e2a-bff3-478314a2dc43__image_cf5c30f2-44f9-4965-b037-764e63bebb58" descr="https://staging.ditaweb.com/NotusCloudApi/resources/image/@ZMDI2VfxYXBwZTdcw=h=O@TgtYTZiMC01NzNiLWQ0NzMtZTZhNDNlMWEyMTQx0dS/SS0062048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52550" cy="425450"/>
                    </a:xfrm>
                    <a:prstGeom prst="rect">
                      <a:avLst/>
                    </a:prstGeom>
                    <a:noFill/>
                    <a:ln>
                      <a:noFill/>
                    </a:ln>
                  </pic:spPr>
                </pic:pic>
              </a:graphicData>
            </a:graphic>
          </wp:inline>
        </w:drawing>
      </w:r>
      <w:r w:rsidR="00774AA9">
        <w:rPr>
          <w:rStyle w:val="ph"/>
          <w:rFonts w:cstheme="minorHAnsi"/>
          <w:color w:val="333333"/>
        </w:rPr>
        <w:t xml:space="preserve"> </w:t>
      </w:r>
      <w:r w:rsidRPr="00006609">
        <w:rPr>
          <w:rStyle w:val="ph"/>
          <w:rFonts w:cstheme="minorHAnsi"/>
          <w:color w:val="333333"/>
        </w:rPr>
        <w:t xml:space="preserve">for the operation you want to complete. </w:t>
      </w:r>
    </w:p>
    <w:p w14:paraId="73AC8D7C" w14:textId="77777777" w:rsidR="00774AA9" w:rsidRDefault="00774AA9" w:rsidP="00006609">
      <w:pPr>
        <w:spacing w:after="0"/>
        <w:rPr>
          <w:rFonts w:cstheme="minorHAnsi"/>
          <w:color w:val="333333"/>
        </w:rPr>
      </w:pPr>
    </w:p>
    <w:p w14:paraId="0C2222F4" w14:textId="5A3C9BCD" w:rsidR="00774AA9" w:rsidRPr="00774AA9" w:rsidRDefault="00774AA9" w:rsidP="00006609">
      <w:pPr>
        <w:spacing w:after="0"/>
        <w:rPr>
          <w:rFonts w:cstheme="minorHAnsi"/>
          <w:b/>
          <w:color w:val="333333"/>
        </w:rPr>
      </w:pPr>
      <w:r w:rsidRPr="00774AA9">
        <w:rPr>
          <w:rFonts w:cstheme="minorHAnsi"/>
          <w:b/>
          <w:color w:val="333333"/>
        </w:rPr>
        <w:t>Results</w:t>
      </w:r>
    </w:p>
    <w:p w14:paraId="5F8DF710" w14:textId="3DBCB96B" w:rsidR="00006609" w:rsidRPr="00006609" w:rsidRDefault="00006609" w:rsidP="00006609">
      <w:pPr>
        <w:spacing w:after="0"/>
        <w:rPr>
          <w:rFonts w:cstheme="minorHAnsi"/>
          <w:color w:val="333333"/>
        </w:rPr>
      </w:pPr>
      <w:r w:rsidRPr="00006609">
        <w:rPr>
          <w:rFonts w:cstheme="minorHAnsi"/>
          <w:color w:val="333333"/>
        </w:rPr>
        <w:t xml:space="preserve">The operation associated with the work order is completed and appears in the </w:t>
      </w:r>
      <w:r w:rsidRPr="00006609">
        <w:rPr>
          <w:rStyle w:val="keyword"/>
          <w:rFonts w:cstheme="minorHAnsi"/>
          <w:b/>
          <w:bCs/>
          <w:color w:val="333333"/>
        </w:rPr>
        <w:t>Complete</w:t>
      </w:r>
      <w:r w:rsidRPr="00006609">
        <w:rPr>
          <w:rFonts w:cstheme="minorHAnsi"/>
          <w:color w:val="333333"/>
        </w:rPr>
        <w:t xml:space="preserve"> page.</w:t>
      </w:r>
    </w:p>
    <w:p w14:paraId="644C0657" w14:textId="77777777" w:rsidR="00006609" w:rsidRPr="00006609" w:rsidRDefault="00006609" w:rsidP="00006609">
      <w:pPr>
        <w:pStyle w:val="Heading2"/>
        <w:spacing w:before="891" w:beforeAutospacing="0" w:after="217" w:afterAutospacing="0" w:line="356" w:lineRule="atLeast"/>
        <w:rPr>
          <w:rFonts w:asciiTheme="minorHAnsi" w:hAnsiTheme="minorHAnsi" w:cstheme="minorHAnsi"/>
          <w:color w:val="333333"/>
          <w:sz w:val="32"/>
          <w:szCs w:val="32"/>
        </w:rPr>
      </w:pPr>
      <w:r w:rsidRPr="00006609">
        <w:rPr>
          <w:rFonts w:asciiTheme="minorHAnsi" w:hAnsiTheme="minorHAnsi" w:cstheme="minorHAnsi"/>
          <w:color w:val="333333"/>
          <w:sz w:val="32"/>
          <w:szCs w:val="32"/>
        </w:rPr>
        <w:t>Access the Documents</w:t>
      </w:r>
    </w:p>
    <w:p w14:paraId="539C162A" w14:textId="77777777" w:rsidR="00006609" w:rsidRPr="00006609" w:rsidRDefault="00006609" w:rsidP="00006609">
      <w:pPr>
        <w:rPr>
          <w:rFonts w:cstheme="minorHAnsi"/>
          <w:color w:val="333333"/>
          <w:sz w:val="24"/>
          <w:szCs w:val="24"/>
        </w:rPr>
      </w:pPr>
      <w:r w:rsidRPr="00006609">
        <w:rPr>
          <w:rFonts w:cstheme="minorHAnsi"/>
          <w:color w:val="333333"/>
        </w:rPr>
        <w:t xml:space="preserve">The </w:t>
      </w:r>
      <w:r w:rsidRPr="00006609">
        <w:rPr>
          <w:rStyle w:val="ph"/>
          <w:rFonts w:cstheme="minorHAnsi"/>
          <w:color w:val="333333"/>
        </w:rPr>
        <w:t>Operations</w:t>
      </w:r>
      <w:r w:rsidRPr="00006609">
        <w:rPr>
          <w:rFonts w:cstheme="minorHAnsi"/>
          <w:color w:val="333333"/>
        </w:rPr>
        <w:t xml:space="preserve"> application enables you to access the documents associated with a work order defined while creating the work order or route as a PDF file. The documents can be instruction manuals and technical publications associated with the operation. As an operator, you can use the </w:t>
      </w:r>
      <w:r w:rsidRPr="00006609">
        <w:rPr>
          <w:rStyle w:val="keyword"/>
          <w:rFonts w:cstheme="minorHAnsi"/>
          <w:b/>
          <w:bCs/>
          <w:color w:val="333333"/>
        </w:rPr>
        <w:t>Documents</w:t>
      </w:r>
      <w:r w:rsidRPr="00006609">
        <w:rPr>
          <w:rFonts w:cstheme="minorHAnsi"/>
          <w:color w:val="333333"/>
        </w:rPr>
        <w:t xml:space="preserve"> section in the Operations application to access, download, and print the documents. </w:t>
      </w:r>
    </w:p>
    <w:p w14:paraId="260B2BF1" w14:textId="77777777" w:rsidR="00006609" w:rsidRPr="00774AA9" w:rsidRDefault="00006609" w:rsidP="00006609">
      <w:pPr>
        <w:pStyle w:val="p"/>
        <w:spacing w:before="240" w:beforeAutospacing="0" w:after="240" w:afterAutospacing="0"/>
        <w:rPr>
          <w:rFonts w:asciiTheme="minorHAnsi" w:hAnsiTheme="minorHAnsi" w:cstheme="minorHAnsi"/>
          <w:color w:val="333333"/>
          <w:sz w:val="22"/>
          <w:szCs w:val="22"/>
        </w:rPr>
      </w:pPr>
      <w:r w:rsidRPr="00774AA9">
        <w:rPr>
          <w:rFonts w:asciiTheme="minorHAnsi" w:hAnsiTheme="minorHAnsi" w:cstheme="minorHAnsi"/>
          <w:color w:val="333333"/>
          <w:sz w:val="22"/>
          <w:szCs w:val="22"/>
        </w:rPr>
        <w:t xml:space="preserve">The document available in the </w:t>
      </w:r>
      <w:r w:rsidRPr="00774AA9">
        <w:rPr>
          <w:rStyle w:val="ph"/>
          <w:rFonts w:asciiTheme="minorHAnsi" w:hAnsiTheme="minorHAnsi" w:cstheme="minorHAnsi"/>
          <w:color w:val="333333"/>
          <w:sz w:val="22"/>
          <w:szCs w:val="22"/>
        </w:rPr>
        <w:t>Plant Applications Universal Client</w:t>
      </w:r>
      <w:r w:rsidRPr="00774AA9">
        <w:rPr>
          <w:rFonts w:asciiTheme="minorHAnsi" w:hAnsiTheme="minorHAnsi" w:cstheme="minorHAnsi"/>
          <w:color w:val="333333"/>
          <w:sz w:val="22"/>
          <w:szCs w:val="22"/>
        </w:rPr>
        <w:t xml:space="preserve"> are imported using the Plant Applications Enterprise Resource Planning (ERP) scheduler. </w:t>
      </w:r>
    </w:p>
    <w:p w14:paraId="15A1787F" w14:textId="77777777" w:rsidR="00006609" w:rsidRPr="00006609" w:rsidRDefault="00006609" w:rsidP="00006609">
      <w:pPr>
        <w:numPr>
          <w:ilvl w:val="0"/>
          <w:numId w:val="33"/>
        </w:numPr>
        <w:spacing w:before="240" w:after="240" w:line="240" w:lineRule="auto"/>
        <w:ind w:left="288"/>
        <w:rPr>
          <w:rFonts w:cstheme="minorHAnsi"/>
          <w:color w:val="333333"/>
        </w:rPr>
      </w:pPr>
      <w:r w:rsidRPr="00006609">
        <w:rPr>
          <w:rStyle w:val="ph"/>
          <w:rFonts w:cstheme="minorHAnsi"/>
          <w:color w:val="333333"/>
        </w:rPr>
        <w:t>Log in to the Plant Applications Universal Client.</w:t>
      </w:r>
    </w:p>
    <w:p w14:paraId="6E985F99" w14:textId="77777777" w:rsidR="00006609" w:rsidRPr="00006609" w:rsidRDefault="00006609" w:rsidP="00006609">
      <w:pPr>
        <w:numPr>
          <w:ilvl w:val="0"/>
          <w:numId w:val="33"/>
        </w:numPr>
        <w:spacing w:before="240" w:after="240" w:line="240" w:lineRule="auto"/>
        <w:ind w:left="288"/>
        <w:rPr>
          <w:rFonts w:cstheme="minorHAnsi"/>
          <w:color w:val="333333"/>
        </w:rPr>
      </w:pPr>
      <w:r w:rsidRPr="00006609">
        <w:rPr>
          <w:rStyle w:val="ph"/>
          <w:rFonts w:cstheme="minorHAnsi"/>
          <w:color w:val="333333"/>
        </w:rPr>
        <w:t xml:space="preserve">Select </w:t>
      </w:r>
      <w:r w:rsidRPr="00006609">
        <w:rPr>
          <w:rStyle w:val="ph"/>
          <w:rFonts w:cstheme="minorHAnsi"/>
          <w:b/>
          <w:bCs/>
          <w:color w:val="333333"/>
        </w:rPr>
        <w:t>Operations</w:t>
      </w:r>
      <w:r w:rsidRPr="00006609">
        <w:rPr>
          <w:rStyle w:val="ph"/>
          <w:rFonts w:cstheme="minorHAnsi"/>
          <w:color w:val="333333"/>
        </w:rPr>
        <w:t>.</w:t>
      </w:r>
    </w:p>
    <w:p w14:paraId="66986B03" w14:textId="77777777" w:rsidR="00006609" w:rsidRPr="00006609" w:rsidRDefault="00006609" w:rsidP="00006609">
      <w:pPr>
        <w:numPr>
          <w:ilvl w:val="0"/>
          <w:numId w:val="33"/>
        </w:numPr>
        <w:spacing w:before="240" w:after="240" w:line="240" w:lineRule="auto"/>
        <w:ind w:left="288"/>
        <w:rPr>
          <w:rFonts w:cstheme="minorHAnsi"/>
          <w:color w:val="333333"/>
        </w:rPr>
      </w:pPr>
      <w:r w:rsidRPr="00006609">
        <w:rPr>
          <w:rStyle w:val="ph"/>
          <w:rFonts w:cstheme="minorHAnsi"/>
          <w:color w:val="333333"/>
        </w:rPr>
        <w:t xml:space="preserve">In the </w:t>
      </w:r>
      <w:r w:rsidRPr="00006609">
        <w:rPr>
          <w:rStyle w:val="ph"/>
          <w:rFonts w:cstheme="minorHAnsi"/>
          <w:b/>
          <w:bCs/>
          <w:color w:val="333333"/>
        </w:rPr>
        <w:t>Machines</w:t>
      </w:r>
      <w:r w:rsidRPr="00006609">
        <w:rPr>
          <w:rStyle w:val="ph"/>
          <w:rFonts w:cstheme="minorHAnsi"/>
          <w:color w:val="333333"/>
        </w:rPr>
        <w:t xml:space="preserve"> drop-down list box, select a machine.</w:t>
      </w:r>
    </w:p>
    <w:p w14:paraId="004E4ACE" w14:textId="77777777" w:rsidR="00006609" w:rsidRPr="00006609" w:rsidRDefault="00006609" w:rsidP="00006609">
      <w:pPr>
        <w:spacing w:before="240" w:after="240"/>
        <w:ind w:left="288"/>
        <w:rPr>
          <w:rFonts w:cstheme="minorHAnsi"/>
          <w:color w:val="333333"/>
        </w:rPr>
      </w:pPr>
      <w:r w:rsidRPr="00006609">
        <w:rPr>
          <w:rFonts w:cstheme="minorHAnsi"/>
          <w:color w:val="333333"/>
        </w:rPr>
        <w:t xml:space="preserve">The </w:t>
      </w:r>
      <w:r w:rsidRPr="00006609">
        <w:rPr>
          <w:rStyle w:val="keyword"/>
          <w:rFonts w:cstheme="minorHAnsi"/>
          <w:b/>
          <w:bCs/>
          <w:color w:val="333333"/>
        </w:rPr>
        <w:t>Open</w:t>
      </w:r>
      <w:r w:rsidRPr="00006609">
        <w:rPr>
          <w:rFonts w:cstheme="minorHAnsi"/>
          <w:color w:val="333333"/>
        </w:rPr>
        <w:t xml:space="preserve"> page appears, displaying a list of operations associated with the selected machine.</w:t>
      </w:r>
    </w:p>
    <w:p w14:paraId="569865D9" w14:textId="77777777" w:rsidR="00006609" w:rsidRPr="00006609" w:rsidRDefault="00006609" w:rsidP="00006609">
      <w:pPr>
        <w:numPr>
          <w:ilvl w:val="0"/>
          <w:numId w:val="33"/>
        </w:numPr>
        <w:spacing w:before="240" w:after="240" w:line="240" w:lineRule="auto"/>
        <w:ind w:left="288"/>
        <w:rPr>
          <w:rFonts w:cstheme="minorHAnsi"/>
          <w:color w:val="333333"/>
        </w:rPr>
      </w:pPr>
      <w:r w:rsidRPr="00006609">
        <w:rPr>
          <w:rStyle w:val="ph"/>
          <w:rFonts w:cstheme="minorHAnsi"/>
          <w:color w:val="333333"/>
        </w:rPr>
        <w:t xml:space="preserve">In the </w:t>
      </w:r>
      <w:r w:rsidRPr="00006609">
        <w:rPr>
          <w:rStyle w:val="keyword"/>
          <w:rFonts w:cstheme="minorHAnsi"/>
          <w:b/>
          <w:bCs/>
          <w:color w:val="333333"/>
        </w:rPr>
        <w:t>Open</w:t>
      </w:r>
      <w:r w:rsidRPr="00006609">
        <w:rPr>
          <w:rStyle w:val="ph"/>
          <w:rFonts w:cstheme="minorHAnsi"/>
          <w:color w:val="333333"/>
        </w:rPr>
        <w:t xml:space="preserve"> page, select an operation. </w:t>
      </w:r>
    </w:p>
    <w:p w14:paraId="2F882BB2" w14:textId="77777777" w:rsidR="00006609" w:rsidRPr="00006609" w:rsidRDefault="00006609" w:rsidP="00006609">
      <w:pPr>
        <w:spacing w:before="240" w:after="240"/>
        <w:ind w:left="288"/>
        <w:rPr>
          <w:rFonts w:cstheme="minorHAnsi"/>
          <w:color w:val="333333"/>
        </w:rPr>
      </w:pPr>
      <w:r w:rsidRPr="00006609">
        <w:rPr>
          <w:rFonts w:cstheme="minorHAnsi"/>
          <w:color w:val="333333"/>
        </w:rPr>
        <w:t xml:space="preserve">The </w:t>
      </w:r>
      <w:r w:rsidRPr="00006609">
        <w:rPr>
          <w:rStyle w:val="keyword"/>
          <w:rFonts w:cstheme="minorHAnsi"/>
          <w:b/>
          <w:bCs/>
          <w:color w:val="333333"/>
        </w:rPr>
        <w:t>Documents</w:t>
      </w:r>
      <w:r w:rsidRPr="00006609">
        <w:rPr>
          <w:rFonts w:cstheme="minorHAnsi"/>
          <w:color w:val="333333"/>
        </w:rPr>
        <w:t xml:space="preserve"> section appears, displaying the documents associated with the operation.</w:t>
      </w:r>
    </w:p>
    <w:p w14:paraId="1601292D" w14:textId="77777777" w:rsidR="00006609" w:rsidRPr="00006609" w:rsidRDefault="00006609" w:rsidP="00006609">
      <w:pPr>
        <w:numPr>
          <w:ilvl w:val="0"/>
          <w:numId w:val="33"/>
        </w:numPr>
        <w:spacing w:before="240" w:after="240" w:line="240" w:lineRule="auto"/>
        <w:ind w:left="288"/>
        <w:rPr>
          <w:rFonts w:cstheme="minorHAnsi"/>
          <w:color w:val="333333"/>
        </w:rPr>
      </w:pPr>
      <w:r w:rsidRPr="00006609">
        <w:rPr>
          <w:rStyle w:val="ph"/>
          <w:rFonts w:cstheme="minorHAnsi"/>
          <w:color w:val="333333"/>
        </w:rPr>
        <w:t xml:space="preserve">Select a document in the </w:t>
      </w:r>
      <w:r w:rsidRPr="00006609">
        <w:rPr>
          <w:rStyle w:val="keyword"/>
          <w:rFonts w:cstheme="minorHAnsi"/>
          <w:b/>
          <w:bCs/>
          <w:color w:val="333333"/>
        </w:rPr>
        <w:t>General</w:t>
      </w:r>
      <w:r w:rsidRPr="00006609">
        <w:rPr>
          <w:rStyle w:val="ph"/>
          <w:rFonts w:cstheme="minorHAnsi"/>
          <w:color w:val="333333"/>
        </w:rPr>
        <w:t xml:space="preserve"> section to access the instruction documents defined at the route level for that operation.</w:t>
      </w:r>
    </w:p>
    <w:p w14:paraId="10659CAA" w14:textId="77777777" w:rsidR="00774AA9" w:rsidRDefault="00774AA9" w:rsidP="00006609">
      <w:pPr>
        <w:spacing w:after="0"/>
        <w:rPr>
          <w:rFonts w:cstheme="minorHAnsi"/>
          <w:color w:val="333333"/>
        </w:rPr>
      </w:pPr>
    </w:p>
    <w:p w14:paraId="6C72CF00" w14:textId="53F44881" w:rsidR="00774AA9" w:rsidRPr="00774AA9" w:rsidRDefault="00774AA9" w:rsidP="00006609">
      <w:pPr>
        <w:spacing w:after="0"/>
        <w:rPr>
          <w:rFonts w:cstheme="minorHAnsi"/>
          <w:b/>
          <w:color w:val="333333"/>
        </w:rPr>
      </w:pPr>
      <w:r w:rsidRPr="00774AA9">
        <w:rPr>
          <w:rFonts w:cstheme="minorHAnsi"/>
          <w:b/>
          <w:color w:val="333333"/>
        </w:rPr>
        <w:t>Results</w:t>
      </w:r>
    </w:p>
    <w:p w14:paraId="45957133" w14:textId="2537E5AC" w:rsidR="00006609" w:rsidRPr="00006609" w:rsidRDefault="00006609" w:rsidP="00006609">
      <w:pPr>
        <w:spacing w:after="0"/>
        <w:rPr>
          <w:rFonts w:cstheme="minorHAnsi"/>
          <w:color w:val="333333"/>
        </w:rPr>
      </w:pPr>
      <w:r w:rsidRPr="00006609">
        <w:rPr>
          <w:rFonts w:cstheme="minorHAnsi"/>
          <w:color w:val="333333"/>
        </w:rPr>
        <w:t>The instruction documents associated with the operation appears.</w:t>
      </w:r>
    </w:p>
    <w:p w14:paraId="418F74F6" w14:textId="6F786857" w:rsidR="00006609" w:rsidRPr="00006609" w:rsidRDefault="00006609" w:rsidP="00006609">
      <w:pPr>
        <w:rPr>
          <w:rFonts w:eastAsia="Times New Roman" w:cstheme="minorHAnsi"/>
          <w:b/>
          <w:bCs/>
          <w:color w:val="333333"/>
          <w:sz w:val="32"/>
          <w:szCs w:val="32"/>
        </w:rPr>
      </w:pPr>
    </w:p>
    <w:p w14:paraId="51951192" w14:textId="77777777" w:rsidR="00006609" w:rsidRPr="00006609" w:rsidRDefault="00006609" w:rsidP="00006609">
      <w:pPr>
        <w:pStyle w:val="Heading2"/>
        <w:spacing w:before="891" w:beforeAutospacing="0" w:after="217" w:afterAutospacing="0" w:line="356" w:lineRule="atLeast"/>
        <w:rPr>
          <w:rFonts w:asciiTheme="minorHAnsi" w:hAnsiTheme="minorHAnsi" w:cstheme="minorHAnsi"/>
          <w:color w:val="333333"/>
          <w:sz w:val="32"/>
          <w:szCs w:val="32"/>
        </w:rPr>
      </w:pPr>
      <w:r w:rsidRPr="00006609">
        <w:rPr>
          <w:rFonts w:asciiTheme="minorHAnsi" w:hAnsiTheme="minorHAnsi" w:cstheme="minorHAnsi"/>
          <w:color w:val="333333"/>
          <w:sz w:val="32"/>
          <w:szCs w:val="32"/>
        </w:rPr>
        <w:lastRenderedPageBreak/>
        <w:t>About Quality Data</w:t>
      </w:r>
    </w:p>
    <w:p w14:paraId="5ECFFF2E" w14:textId="77777777" w:rsidR="00006609" w:rsidRPr="00774AA9" w:rsidRDefault="00006609" w:rsidP="00774AA9">
      <w:pPr>
        <w:pStyle w:val="p"/>
        <w:spacing w:before="240" w:beforeAutospacing="0" w:after="240" w:afterAutospacing="0" w:line="276" w:lineRule="auto"/>
        <w:rPr>
          <w:rFonts w:asciiTheme="minorHAnsi" w:hAnsiTheme="minorHAnsi" w:cstheme="minorHAnsi"/>
          <w:color w:val="333333"/>
          <w:sz w:val="22"/>
          <w:szCs w:val="22"/>
        </w:rPr>
      </w:pPr>
      <w:r w:rsidRPr="00774AA9">
        <w:rPr>
          <w:rFonts w:asciiTheme="minorHAnsi" w:hAnsiTheme="minorHAnsi" w:cstheme="minorHAnsi"/>
          <w:color w:val="333333"/>
          <w:sz w:val="22"/>
          <w:szCs w:val="22"/>
        </w:rPr>
        <w:t xml:space="preserve">The </w:t>
      </w:r>
      <w:r w:rsidRPr="00774AA9">
        <w:rPr>
          <w:rStyle w:val="keyword"/>
          <w:rFonts w:asciiTheme="minorHAnsi" w:hAnsiTheme="minorHAnsi" w:cstheme="minorHAnsi"/>
          <w:b/>
          <w:bCs/>
          <w:color w:val="333333"/>
          <w:sz w:val="22"/>
          <w:szCs w:val="22"/>
        </w:rPr>
        <w:t>Quality Data</w:t>
      </w:r>
      <w:r w:rsidRPr="00774AA9">
        <w:rPr>
          <w:rFonts w:asciiTheme="minorHAnsi" w:hAnsiTheme="minorHAnsi" w:cstheme="minorHAnsi"/>
          <w:color w:val="333333"/>
          <w:sz w:val="22"/>
          <w:szCs w:val="22"/>
        </w:rPr>
        <w:t xml:space="preserve"> section in the </w:t>
      </w:r>
      <w:r w:rsidRPr="00774AA9">
        <w:rPr>
          <w:rStyle w:val="ph"/>
          <w:rFonts w:asciiTheme="minorHAnsi" w:hAnsiTheme="minorHAnsi" w:cstheme="minorHAnsi"/>
          <w:color w:val="333333"/>
          <w:sz w:val="22"/>
          <w:szCs w:val="22"/>
        </w:rPr>
        <w:t>Operations</w:t>
      </w:r>
      <w:r w:rsidRPr="00774AA9">
        <w:rPr>
          <w:rFonts w:asciiTheme="minorHAnsi" w:hAnsiTheme="minorHAnsi" w:cstheme="minorHAnsi"/>
          <w:color w:val="333333"/>
          <w:sz w:val="22"/>
          <w:szCs w:val="22"/>
        </w:rPr>
        <w:t xml:space="preserve"> application displays the quality variables that enables you to review the performance of a Production Line and Production Unit and compare the quality of the products produced in each Production Unit against projections for an operation. To complete an operation, the operation associated with a machine must meet the quality variable specifications. </w:t>
      </w:r>
    </w:p>
    <w:p w14:paraId="6C7D6C30" w14:textId="77777777" w:rsidR="00006609" w:rsidRPr="00774AA9" w:rsidRDefault="00006609" w:rsidP="00774AA9">
      <w:pPr>
        <w:pStyle w:val="p"/>
        <w:spacing w:before="240" w:beforeAutospacing="0" w:after="240" w:afterAutospacing="0" w:line="276" w:lineRule="auto"/>
        <w:rPr>
          <w:rFonts w:asciiTheme="minorHAnsi" w:hAnsiTheme="minorHAnsi" w:cstheme="minorHAnsi"/>
          <w:color w:val="333333"/>
          <w:sz w:val="22"/>
          <w:szCs w:val="22"/>
        </w:rPr>
      </w:pPr>
      <w:r w:rsidRPr="00774AA9">
        <w:rPr>
          <w:rFonts w:asciiTheme="minorHAnsi" w:hAnsiTheme="minorHAnsi" w:cstheme="minorHAnsi"/>
          <w:color w:val="333333"/>
          <w:sz w:val="22"/>
          <w:szCs w:val="22"/>
        </w:rPr>
        <w:t>For more information, refer to the Activities section.</w:t>
      </w:r>
    </w:p>
    <w:p w14:paraId="22AC5D88" w14:textId="77777777" w:rsidR="00006609" w:rsidRPr="00006609" w:rsidRDefault="00006609" w:rsidP="00006609">
      <w:pPr>
        <w:pStyle w:val="Heading2"/>
        <w:spacing w:before="891" w:beforeAutospacing="0" w:after="217" w:afterAutospacing="0" w:line="356" w:lineRule="atLeast"/>
        <w:rPr>
          <w:rFonts w:asciiTheme="minorHAnsi" w:hAnsiTheme="minorHAnsi" w:cstheme="minorHAnsi"/>
          <w:color w:val="333333"/>
          <w:sz w:val="32"/>
          <w:szCs w:val="32"/>
        </w:rPr>
      </w:pPr>
      <w:r w:rsidRPr="00006609">
        <w:rPr>
          <w:rFonts w:asciiTheme="minorHAnsi" w:hAnsiTheme="minorHAnsi" w:cstheme="minorHAnsi"/>
          <w:color w:val="333333"/>
          <w:sz w:val="32"/>
          <w:szCs w:val="32"/>
        </w:rPr>
        <w:t>Create a Defect</w:t>
      </w:r>
    </w:p>
    <w:p w14:paraId="498CFA0E" w14:textId="77777777" w:rsidR="00006609" w:rsidRPr="00006609" w:rsidRDefault="00006609" w:rsidP="00006609">
      <w:pPr>
        <w:rPr>
          <w:rFonts w:cstheme="minorHAnsi"/>
          <w:color w:val="333333"/>
          <w:sz w:val="24"/>
          <w:szCs w:val="24"/>
        </w:rPr>
      </w:pPr>
      <w:r w:rsidRPr="00006609">
        <w:rPr>
          <w:rFonts w:cstheme="minorHAnsi"/>
          <w:color w:val="333333"/>
        </w:rPr>
        <w:t xml:space="preserve">The </w:t>
      </w:r>
      <w:r w:rsidRPr="00006609">
        <w:rPr>
          <w:rStyle w:val="ph"/>
          <w:rFonts w:cstheme="minorHAnsi"/>
          <w:color w:val="333333"/>
        </w:rPr>
        <w:t>Operations</w:t>
      </w:r>
      <w:r w:rsidRPr="00006609">
        <w:rPr>
          <w:rFonts w:cstheme="minorHAnsi"/>
          <w:color w:val="333333"/>
        </w:rPr>
        <w:t xml:space="preserve"> application in the </w:t>
      </w:r>
      <w:r w:rsidRPr="00006609">
        <w:rPr>
          <w:rStyle w:val="ph"/>
          <w:rFonts w:cstheme="minorHAnsi"/>
          <w:color w:val="333333"/>
        </w:rPr>
        <w:t>Plant Applications Universal Client</w:t>
      </w:r>
      <w:r w:rsidRPr="00006609">
        <w:rPr>
          <w:rFonts w:cstheme="minorHAnsi"/>
          <w:color w:val="333333"/>
        </w:rPr>
        <w:t xml:space="preserve"> enables you to create a defect on an operation when materials associated with a Production Unit do not conform to specifications within the manufacturing process.</w:t>
      </w:r>
    </w:p>
    <w:p w14:paraId="4061C826" w14:textId="77777777" w:rsidR="00006609" w:rsidRPr="00774AA9" w:rsidRDefault="00006609" w:rsidP="00774AA9">
      <w:pPr>
        <w:pStyle w:val="p"/>
        <w:spacing w:before="240" w:beforeAutospacing="0" w:after="240" w:afterAutospacing="0" w:line="276" w:lineRule="auto"/>
        <w:rPr>
          <w:rFonts w:asciiTheme="minorHAnsi" w:hAnsiTheme="minorHAnsi" w:cstheme="minorHAnsi"/>
          <w:color w:val="333333"/>
          <w:sz w:val="22"/>
          <w:szCs w:val="22"/>
        </w:rPr>
      </w:pPr>
      <w:r w:rsidRPr="00774AA9">
        <w:rPr>
          <w:rFonts w:asciiTheme="minorHAnsi" w:hAnsiTheme="minorHAnsi" w:cstheme="minorHAnsi"/>
          <w:color w:val="333333"/>
          <w:sz w:val="22"/>
          <w:szCs w:val="22"/>
        </w:rPr>
        <w:t xml:space="preserve">As an operator, you can access the Operations application to create defect for a clocked on operation and is available in the In Progress status. After you create a defect on an operation, the status of the serial number and operation changes to On Hold and appears in the </w:t>
      </w:r>
      <w:r w:rsidRPr="00774AA9">
        <w:rPr>
          <w:rStyle w:val="keyword"/>
          <w:rFonts w:asciiTheme="minorHAnsi" w:hAnsiTheme="minorHAnsi" w:cstheme="minorHAnsi"/>
          <w:b/>
          <w:bCs/>
          <w:color w:val="333333"/>
          <w:sz w:val="22"/>
          <w:szCs w:val="22"/>
        </w:rPr>
        <w:t>On Hold</w:t>
      </w:r>
      <w:r w:rsidRPr="00774AA9">
        <w:rPr>
          <w:rFonts w:asciiTheme="minorHAnsi" w:hAnsiTheme="minorHAnsi" w:cstheme="minorHAnsi"/>
          <w:color w:val="333333"/>
          <w:sz w:val="22"/>
          <w:szCs w:val="22"/>
        </w:rPr>
        <w:t xml:space="preserve"> page. The operation is clocked off for all the operators who had clocked on the operation and the </w:t>
      </w:r>
      <w:r w:rsidRPr="00774AA9">
        <w:rPr>
          <w:rStyle w:val="keyword"/>
          <w:rFonts w:asciiTheme="minorHAnsi" w:hAnsiTheme="minorHAnsi" w:cstheme="minorHAnsi"/>
          <w:b/>
          <w:bCs/>
          <w:color w:val="333333"/>
          <w:sz w:val="22"/>
          <w:szCs w:val="22"/>
        </w:rPr>
        <w:t>BOM</w:t>
      </w:r>
      <w:r w:rsidRPr="00774AA9">
        <w:rPr>
          <w:rFonts w:asciiTheme="minorHAnsi" w:hAnsiTheme="minorHAnsi" w:cstheme="minorHAnsi"/>
          <w:color w:val="333333"/>
          <w:sz w:val="22"/>
          <w:szCs w:val="22"/>
        </w:rPr>
        <w:t xml:space="preserve"> and </w:t>
      </w:r>
      <w:r w:rsidRPr="00774AA9">
        <w:rPr>
          <w:rStyle w:val="keyword"/>
          <w:rFonts w:asciiTheme="minorHAnsi" w:hAnsiTheme="minorHAnsi" w:cstheme="minorHAnsi"/>
          <w:b/>
          <w:bCs/>
          <w:color w:val="333333"/>
          <w:sz w:val="22"/>
          <w:szCs w:val="22"/>
        </w:rPr>
        <w:t>Quality Data</w:t>
      </w:r>
      <w:r w:rsidRPr="00774AA9">
        <w:rPr>
          <w:rFonts w:asciiTheme="minorHAnsi" w:hAnsiTheme="minorHAnsi" w:cstheme="minorHAnsi"/>
          <w:color w:val="333333"/>
          <w:sz w:val="22"/>
          <w:szCs w:val="22"/>
        </w:rPr>
        <w:t xml:space="preserve"> sections are no longer available for that operation. </w:t>
      </w:r>
    </w:p>
    <w:p w14:paraId="02482436" w14:textId="77777777" w:rsidR="00006609" w:rsidRPr="00006609" w:rsidRDefault="00006609" w:rsidP="00006609">
      <w:pPr>
        <w:numPr>
          <w:ilvl w:val="0"/>
          <w:numId w:val="34"/>
        </w:numPr>
        <w:spacing w:before="240" w:after="240" w:line="240" w:lineRule="auto"/>
        <w:ind w:left="288"/>
        <w:rPr>
          <w:rFonts w:cstheme="minorHAnsi"/>
          <w:color w:val="333333"/>
        </w:rPr>
      </w:pPr>
      <w:r w:rsidRPr="00006609">
        <w:rPr>
          <w:rStyle w:val="ph"/>
          <w:rFonts w:cstheme="minorHAnsi"/>
          <w:color w:val="333333"/>
        </w:rPr>
        <w:t>Log in to the Plant Applications Universal Client.</w:t>
      </w:r>
    </w:p>
    <w:p w14:paraId="24A1ED42" w14:textId="77777777" w:rsidR="00006609" w:rsidRPr="00006609" w:rsidRDefault="00006609" w:rsidP="00006609">
      <w:pPr>
        <w:numPr>
          <w:ilvl w:val="0"/>
          <w:numId w:val="34"/>
        </w:numPr>
        <w:spacing w:before="240" w:after="240" w:line="240" w:lineRule="auto"/>
        <w:ind w:left="288"/>
        <w:rPr>
          <w:rFonts w:cstheme="minorHAnsi"/>
          <w:color w:val="333333"/>
        </w:rPr>
      </w:pPr>
      <w:r w:rsidRPr="00006609">
        <w:rPr>
          <w:rStyle w:val="ph"/>
          <w:rFonts w:cstheme="minorHAnsi"/>
          <w:color w:val="333333"/>
        </w:rPr>
        <w:t xml:space="preserve">Select </w:t>
      </w:r>
      <w:r w:rsidRPr="00006609">
        <w:rPr>
          <w:rStyle w:val="ph"/>
          <w:rFonts w:cstheme="minorHAnsi"/>
          <w:b/>
          <w:bCs/>
          <w:color w:val="333333"/>
        </w:rPr>
        <w:t>Operations</w:t>
      </w:r>
      <w:r w:rsidRPr="00006609">
        <w:rPr>
          <w:rStyle w:val="ph"/>
          <w:rFonts w:cstheme="minorHAnsi"/>
          <w:color w:val="333333"/>
        </w:rPr>
        <w:t>.</w:t>
      </w:r>
    </w:p>
    <w:p w14:paraId="7317B4F3" w14:textId="77777777" w:rsidR="00006609" w:rsidRPr="00006609" w:rsidRDefault="00006609" w:rsidP="00006609">
      <w:pPr>
        <w:numPr>
          <w:ilvl w:val="0"/>
          <w:numId w:val="34"/>
        </w:numPr>
        <w:spacing w:before="240" w:after="240" w:line="240" w:lineRule="auto"/>
        <w:ind w:left="288"/>
        <w:rPr>
          <w:rFonts w:cstheme="minorHAnsi"/>
          <w:color w:val="333333"/>
        </w:rPr>
      </w:pPr>
      <w:r w:rsidRPr="00006609">
        <w:rPr>
          <w:rStyle w:val="ph"/>
          <w:rFonts w:cstheme="minorHAnsi"/>
          <w:color w:val="333333"/>
        </w:rPr>
        <w:t xml:space="preserve">In the </w:t>
      </w:r>
      <w:r w:rsidRPr="00006609">
        <w:rPr>
          <w:rStyle w:val="ph"/>
          <w:rFonts w:cstheme="minorHAnsi"/>
          <w:b/>
          <w:bCs/>
          <w:color w:val="333333"/>
        </w:rPr>
        <w:t>Machines</w:t>
      </w:r>
      <w:r w:rsidRPr="00006609">
        <w:rPr>
          <w:rStyle w:val="ph"/>
          <w:rFonts w:cstheme="minorHAnsi"/>
          <w:color w:val="333333"/>
        </w:rPr>
        <w:t xml:space="preserve"> drop-down list box, select a machine.</w:t>
      </w:r>
    </w:p>
    <w:p w14:paraId="6F85B30E" w14:textId="77777777" w:rsidR="00006609" w:rsidRPr="00006609" w:rsidRDefault="00006609" w:rsidP="00006609">
      <w:pPr>
        <w:spacing w:before="240" w:after="240"/>
        <w:ind w:left="288"/>
        <w:rPr>
          <w:rFonts w:cstheme="minorHAnsi"/>
          <w:color w:val="333333"/>
        </w:rPr>
      </w:pPr>
      <w:r w:rsidRPr="00006609">
        <w:rPr>
          <w:rFonts w:cstheme="minorHAnsi"/>
          <w:color w:val="333333"/>
        </w:rPr>
        <w:t xml:space="preserve">The </w:t>
      </w:r>
      <w:r w:rsidRPr="00006609">
        <w:rPr>
          <w:rStyle w:val="keyword"/>
          <w:rFonts w:cstheme="minorHAnsi"/>
          <w:b/>
          <w:bCs/>
          <w:color w:val="333333"/>
        </w:rPr>
        <w:t>Open</w:t>
      </w:r>
      <w:r w:rsidRPr="00006609">
        <w:rPr>
          <w:rFonts w:cstheme="minorHAnsi"/>
          <w:color w:val="333333"/>
        </w:rPr>
        <w:t xml:space="preserve"> page appears, displaying a list of operations for the selected machine.</w:t>
      </w:r>
    </w:p>
    <w:p w14:paraId="773305C3" w14:textId="77777777" w:rsidR="00006609" w:rsidRPr="00006609" w:rsidRDefault="00006609" w:rsidP="00006609">
      <w:pPr>
        <w:numPr>
          <w:ilvl w:val="0"/>
          <w:numId w:val="34"/>
        </w:numPr>
        <w:spacing w:before="240" w:after="240" w:line="240" w:lineRule="auto"/>
        <w:ind w:left="288"/>
        <w:rPr>
          <w:rFonts w:cstheme="minorHAnsi"/>
          <w:color w:val="333333"/>
        </w:rPr>
      </w:pPr>
      <w:r w:rsidRPr="00006609">
        <w:rPr>
          <w:rStyle w:val="ph"/>
          <w:rFonts w:cstheme="minorHAnsi"/>
          <w:color w:val="333333"/>
        </w:rPr>
        <w:t xml:space="preserve">In the </w:t>
      </w:r>
      <w:r w:rsidRPr="00006609">
        <w:rPr>
          <w:rStyle w:val="keyword"/>
          <w:rFonts w:cstheme="minorHAnsi"/>
          <w:b/>
          <w:bCs/>
          <w:color w:val="333333"/>
        </w:rPr>
        <w:t>Open</w:t>
      </w:r>
      <w:r w:rsidRPr="00006609">
        <w:rPr>
          <w:rStyle w:val="ph"/>
          <w:rFonts w:cstheme="minorHAnsi"/>
          <w:color w:val="333333"/>
        </w:rPr>
        <w:t xml:space="preserve"> page, select a clocked-on operation.</w:t>
      </w:r>
    </w:p>
    <w:p w14:paraId="7B70F668" w14:textId="77777777" w:rsidR="00006609" w:rsidRPr="00006609" w:rsidRDefault="00006609" w:rsidP="00006609">
      <w:pPr>
        <w:spacing w:before="240" w:after="240"/>
        <w:ind w:left="288"/>
        <w:rPr>
          <w:rFonts w:cstheme="minorHAnsi"/>
          <w:color w:val="333333"/>
        </w:rPr>
      </w:pPr>
      <w:r w:rsidRPr="00006609">
        <w:rPr>
          <w:rFonts w:cstheme="minorHAnsi"/>
          <w:color w:val="333333"/>
        </w:rPr>
        <w:t xml:space="preserve">The </w:t>
      </w:r>
      <w:r w:rsidRPr="00006609">
        <w:rPr>
          <w:rStyle w:val="keyword"/>
          <w:rFonts w:cstheme="minorHAnsi"/>
          <w:b/>
          <w:bCs/>
          <w:color w:val="333333"/>
        </w:rPr>
        <w:t>Documents</w:t>
      </w:r>
      <w:r w:rsidRPr="00006609">
        <w:rPr>
          <w:rFonts w:cstheme="minorHAnsi"/>
          <w:color w:val="333333"/>
        </w:rPr>
        <w:t xml:space="preserve"> section appears, displaying the documents associated with the operation.</w:t>
      </w:r>
    </w:p>
    <w:p w14:paraId="37A9FBA1" w14:textId="742E7901" w:rsidR="00006609" w:rsidRPr="00006609" w:rsidRDefault="00006609" w:rsidP="00006609">
      <w:pPr>
        <w:numPr>
          <w:ilvl w:val="0"/>
          <w:numId w:val="34"/>
        </w:numPr>
        <w:spacing w:before="240" w:after="240" w:line="240" w:lineRule="auto"/>
        <w:ind w:left="288"/>
        <w:rPr>
          <w:rFonts w:cstheme="minorHAnsi"/>
          <w:color w:val="333333"/>
        </w:rPr>
      </w:pPr>
      <w:r w:rsidRPr="00006609">
        <w:rPr>
          <w:rStyle w:val="ph"/>
          <w:rFonts w:cstheme="minorHAnsi"/>
          <w:color w:val="333333"/>
        </w:rPr>
        <w:t xml:space="preserve">Select </w:t>
      </w:r>
      <w:r w:rsidRPr="00006609">
        <w:rPr>
          <w:rFonts w:cstheme="minorHAnsi"/>
          <w:noProof/>
          <w:color w:val="333333"/>
        </w:rPr>
        <w:drawing>
          <wp:inline distT="0" distB="0" distL="0" distR="0" wp14:anchorId="15A40D0B" wp14:editId="440B536D">
            <wp:extent cx="463550" cy="457200"/>
            <wp:effectExtent l="0" t="0" r="0" b="0"/>
            <wp:docPr id="249" name="Picture 249" descr="https://staging.ditaweb.com/NotusCloudApi/resources/image/@ZMDI2VfxYXBwZTdcw=h=O@TgtYTZiMC01NzNiLWQ0NzMtZTZhNDNlMWEyMTQx0dS/SS00627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descr="https://staging.ditaweb.com/NotusCloudApi/resources/image/@ZMDI2VfxYXBwZTdcw=h=O@TgtYTZiMC01NzNiLWQ0NzMtZTZhNDNlMWEyMTQx0dS/SS0062710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3550" cy="457200"/>
                    </a:xfrm>
                    <a:prstGeom prst="rect">
                      <a:avLst/>
                    </a:prstGeom>
                    <a:noFill/>
                    <a:ln>
                      <a:noFill/>
                    </a:ln>
                  </pic:spPr>
                </pic:pic>
              </a:graphicData>
            </a:graphic>
          </wp:inline>
        </w:drawing>
      </w:r>
      <w:r w:rsidR="00880C17">
        <w:rPr>
          <w:rStyle w:val="ph"/>
          <w:rFonts w:cstheme="minorHAnsi"/>
          <w:color w:val="333333"/>
        </w:rPr>
        <w:t xml:space="preserve"> </w:t>
      </w:r>
      <w:r w:rsidRPr="00006609">
        <w:rPr>
          <w:rStyle w:val="ph"/>
          <w:rFonts w:cstheme="minorHAnsi"/>
          <w:color w:val="333333"/>
        </w:rPr>
        <w:t xml:space="preserve">in the </w:t>
      </w:r>
      <w:r w:rsidRPr="00006609">
        <w:rPr>
          <w:rStyle w:val="keyword"/>
          <w:rFonts w:cstheme="minorHAnsi"/>
          <w:bCs/>
          <w:color w:val="333333"/>
        </w:rPr>
        <w:t>page displaying the documents and operation details</w:t>
      </w:r>
      <w:r w:rsidRPr="00006609">
        <w:rPr>
          <w:rStyle w:val="ph"/>
          <w:rFonts w:cstheme="minorHAnsi"/>
          <w:color w:val="333333"/>
        </w:rPr>
        <w:t>.</w:t>
      </w:r>
    </w:p>
    <w:p w14:paraId="0F270F1B" w14:textId="77777777" w:rsidR="00006609" w:rsidRPr="00006609" w:rsidRDefault="00006609" w:rsidP="00006609">
      <w:pPr>
        <w:spacing w:before="240" w:after="240"/>
        <w:ind w:left="288"/>
        <w:rPr>
          <w:rFonts w:cstheme="minorHAnsi"/>
          <w:color w:val="333333"/>
        </w:rPr>
      </w:pPr>
      <w:r w:rsidRPr="00006609">
        <w:rPr>
          <w:rFonts w:cstheme="minorHAnsi"/>
          <w:color w:val="333333"/>
        </w:rPr>
        <w:t xml:space="preserve">The </w:t>
      </w:r>
      <w:r w:rsidRPr="00006609">
        <w:rPr>
          <w:rStyle w:val="keyword"/>
          <w:rFonts w:cstheme="minorHAnsi"/>
          <w:b/>
          <w:bCs/>
          <w:color w:val="333333"/>
        </w:rPr>
        <w:t>Create Defect</w:t>
      </w:r>
      <w:r w:rsidRPr="00006609">
        <w:rPr>
          <w:rFonts w:cstheme="minorHAnsi"/>
          <w:color w:val="333333"/>
        </w:rPr>
        <w:t xml:space="preserve"> window appears. </w:t>
      </w:r>
    </w:p>
    <w:p w14:paraId="687B3A73" w14:textId="77777777" w:rsidR="00006609" w:rsidRPr="00006609" w:rsidRDefault="00006609" w:rsidP="00006609">
      <w:pPr>
        <w:numPr>
          <w:ilvl w:val="0"/>
          <w:numId w:val="34"/>
        </w:numPr>
        <w:spacing w:before="240" w:after="240" w:line="240" w:lineRule="auto"/>
        <w:ind w:left="288"/>
        <w:rPr>
          <w:rFonts w:cstheme="minorHAnsi"/>
          <w:color w:val="333333"/>
        </w:rPr>
      </w:pPr>
      <w:r w:rsidRPr="00006609">
        <w:rPr>
          <w:rStyle w:val="ph"/>
          <w:rFonts w:cstheme="minorHAnsi"/>
          <w:color w:val="333333"/>
        </w:rPr>
        <w:t xml:space="preserve">In the </w:t>
      </w:r>
      <w:r w:rsidRPr="00006609">
        <w:rPr>
          <w:rStyle w:val="keyword"/>
          <w:rFonts w:cstheme="minorHAnsi"/>
          <w:b/>
          <w:bCs/>
          <w:color w:val="333333"/>
        </w:rPr>
        <w:t>Create Defect</w:t>
      </w:r>
      <w:r w:rsidRPr="00006609">
        <w:rPr>
          <w:rStyle w:val="ph"/>
          <w:rFonts w:cstheme="minorHAnsi"/>
          <w:color w:val="333333"/>
        </w:rPr>
        <w:t xml:space="preserve"> window, specify the options as described in the following table.</w:t>
      </w:r>
      <w:r w:rsidRPr="00006609">
        <w:rPr>
          <w:rFonts w:cstheme="minorHAnsi"/>
          <w:color w:val="333333"/>
        </w:rPr>
        <w:t xml:space="preserve"> </w:t>
      </w:r>
    </w:p>
    <w:tbl>
      <w:tblPr>
        <w:tblW w:w="9455" w:type="dxa"/>
        <w:tblInd w:w="288" w:type="dxa"/>
        <w:tblBorders>
          <w:top w:val="single" w:sz="2" w:space="0" w:color="AAAAAA"/>
          <w:left w:val="single" w:sz="2" w:space="0" w:color="AAAAAA"/>
          <w:bottom w:val="single" w:sz="2" w:space="0" w:color="AAAAAA"/>
          <w:right w:val="single" w:sz="2" w:space="0" w:color="AAAAAA"/>
        </w:tblBorders>
        <w:tblCellMar>
          <w:left w:w="0" w:type="dxa"/>
          <w:right w:w="0" w:type="dxa"/>
        </w:tblCellMar>
        <w:tblLook w:val="04A0" w:firstRow="1" w:lastRow="0" w:firstColumn="1" w:lastColumn="0" w:noHBand="0" w:noVBand="1"/>
        <w:tblDescription w:val=""/>
      </w:tblPr>
      <w:tblGrid>
        <w:gridCol w:w="2584"/>
        <w:gridCol w:w="6871"/>
      </w:tblGrid>
      <w:tr w:rsidR="00006609" w:rsidRPr="00006609" w14:paraId="65876520" w14:textId="77777777" w:rsidTr="00977CF6">
        <w:trPr>
          <w:tblHeader/>
        </w:trPr>
        <w:tc>
          <w:tcPr>
            <w:tcW w:w="2584" w:type="dxa"/>
            <w:tcBorders>
              <w:top w:val="single" w:sz="6" w:space="0" w:color="808080"/>
              <w:left w:val="single" w:sz="6" w:space="0" w:color="808080"/>
              <w:bottom w:val="single" w:sz="6" w:space="0" w:color="808080"/>
              <w:right w:val="single" w:sz="6" w:space="0" w:color="808080"/>
            </w:tcBorders>
            <w:shd w:val="clear" w:color="auto" w:fill="000000" w:themeFill="text1"/>
            <w:tcMar>
              <w:top w:w="75" w:type="dxa"/>
              <w:left w:w="150" w:type="dxa"/>
              <w:bottom w:w="75" w:type="dxa"/>
              <w:right w:w="150" w:type="dxa"/>
            </w:tcMar>
            <w:vAlign w:val="bottom"/>
            <w:hideMark/>
          </w:tcPr>
          <w:p w14:paraId="5A7E3E18" w14:textId="77777777" w:rsidR="00006609" w:rsidRPr="00006609" w:rsidRDefault="00006609">
            <w:pPr>
              <w:spacing w:before="360" w:after="150"/>
              <w:rPr>
                <w:rFonts w:cstheme="minorHAnsi"/>
                <w:b/>
                <w:bCs/>
                <w:color w:val="FFFFFF"/>
              </w:rPr>
            </w:pPr>
            <w:r w:rsidRPr="00006609">
              <w:rPr>
                <w:rFonts w:cstheme="minorHAnsi"/>
                <w:b/>
                <w:bCs/>
                <w:color w:val="FFFFFF"/>
              </w:rPr>
              <w:lastRenderedPageBreak/>
              <w:t>Option</w:t>
            </w:r>
          </w:p>
        </w:tc>
        <w:tc>
          <w:tcPr>
            <w:tcW w:w="6871" w:type="dxa"/>
            <w:tcBorders>
              <w:top w:val="single" w:sz="6" w:space="0" w:color="808080"/>
              <w:left w:val="single" w:sz="6" w:space="0" w:color="808080"/>
              <w:bottom w:val="single" w:sz="6" w:space="0" w:color="808080"/>
              <w:right w:val="single" w:sz="6" w:space="0" w:color="808080"/>
            </w:tcBorders>
            <w:shd w:val="clear" w:color="auto" w:fill="000000" w:themeFill="text1"/>
            <w:tcMar>
              <w:top w:w="75" w:type="dxa"/>
              <w:left w:w="150" w:type="dxa"/>
              <w:bottom w:w="75" w:type="dxa"/>
              <w:right w:w="150" w:type="dxa"/>
            </w:tcMar>
            <w:vAlign w:val="bottom"/>
            <w:hideMark/>
          </w:tcPr>
          <w:p w14:paraId="38210346" w14:textId="77777777" w:rsidR="00006609" w:rsidRPr="00006609" w:rsidRDefault="00006609">
            <w:pPr>
              <w:spacing w:before="360" w:after="150"/>
              <w:rPr>
                <w:rFonts w:cstheme="minorHAnsi"/>
                <w:b/>
                <w:bCs/>
                <w:color w:val="FFFFFF"/>
              </w:rPr>
            </w:pPr>
            <w:r w:rsidRPr="00006609">
              <w:rPr>
                <w:rFonts w:cstheme="minorHAnsi"/>
                <w:b/>
                <w:bCs/>
                <w:color w:val="FFFFFF"/>
              </w:rPr>
              <w:t>Description</w:t>
            </w:r>
          </w:p>
        </w:tc>
      </w:tr>
      <w:tr w:rsidR="00006609" w:rsidRPr="00006609" w14:paraId="2C791236" w14:textId="77777777" w:rsidTr="00977CF6">
        <w:tc>
          <w:tcPr>
            <w:tcW w:w="258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163F6E85" w14:textId="77777777" w:rsidR="00006609" w:rsidRPr="00006609" w:rsidRDefault="00006609">
            <w:pPr>
              <w:spacing w:before="360" w:after="150"/>
              <w:rPr>
                <w:rFonts w:cstheme="minorHAnsi"/>
                <w:b/>
                <w:bCs/>
                <w:color w:val="FFFFFF"/>
              </w:rPr>
            </w:pPr>
            <w:r w:rsidRPr="00006609">
              <w:rPr>
                <w:rFonts w:cstheme="minorHAnsi"/>
                <w:b/>
                <w:bCs/>
                <w:color w:val="FFFFFF"/>
              </w:rPr>
              <w:t>SUMMARY</w:t>
            </w:r>
          </w:p>
        </w:tc>
        <w:tc>
          <w:tcPr>
            <w:tcW w:w="687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1A7F9B64" w14:textId="77777777" w:rsidR="00006609" w:rsidRPr="00006609" w:rsidRDefault="00006609">
            <w:pPr>
              <w:spacing w:before="360" w:after="150"/>
              <w:rPr>
                <w:rFonts w:cstheme="minorHAnsi"/>
              </w:rPr>
            </w:pPr>
            <w:r w:rsidRPr="00006609">
              <w:rPr>
                <w:rFonts w:cstheme="minorHAnsi"/>
              </w:rPr>
              <w:t xml:space="preserve">Enter a summary for the defect. </w:t>
            </w:r>
          </w:p>
        </w:tc>
      </w:tr>
      <w:tr w:rsidR="00006609" w:rsidRPr="00006609" w14:paraId="3D9A4A24" w14:textId="77777777" w:rsidTr="00977CF6">
        <w:tc>
          <w:tcPr>
            <w:tcW w:w="258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3BBC7503" w14:textId="77777777" w:rsidR="00006609" w:rsidRPr="00006609" w:rsidRDefault="00006609">
            <w:pPr>
              <w:spacing w:before="360" w:after="150"/>
              <w:rPr>
                <w:rFonts w:cstheme="minorHAnsi"/>
                <w:b/>
                <w:bCs/>
                <w:color w:val="FFFFFF"/>
              </w:rPr>
            </w:pPr>
            <w:r w:rsidRPr="00006609">
              <w:rPr>
                <w:rFonts w:cstheme="minorHAnsi"/>
                <w:b/>
                <w:bCs/>
                <w:color w:val="FFFFFF"/>
              </w:rPr>
              <w:t>LOCATION</w:t>
            </w:r>
          </w:p>
        </w:tc>
        <w:tc>
          <w:tcPr>
            <w:tcW w:w="687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47E1D44C" w14:textId="77777777" w:rsidR="00006609" w:rsidRPr="00006609" w:rsidRDefault="00006609">
            <w:pPr>
              <w:spacing w:before="360" w:after="150"/>
              <w:rPr>
                <w:rFonts w:cstheme="minorHAnsi"/>
              </w:rPr>
            </w:pPr>
            <w:r w:rsidRPr="00006609">
              <w:rPr>
                <w:rFonts w:cstheme="minorHAnsi"/>
              </w:rPr>
              <w:t xml:space="preserve">Select a machine associated with the operation. </w:t>
            </w:r>
          </w:p>
        </w:tc>
      </w:tr>
      <w:tr w:rsidR="00006609" w:rsidRPr="00006609" w14:paraId="61AFB25E" w14:textId="77777777" w:rsidTr="00977CF6">
        <w:tc>
          <w:tcPr>
            <w:tcW w:w="258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631B1B72" w14:textId="77777777" w:rsidR="00006609" w:rsidRPr="00006609" w:rsidRDefault="00006609">
            <w:pPr>
              <w:spacing w:before="360" w:after="150"/>
              <w:rPr>
                <w:rFonts w:cstheme="minorHAnsi"/>
                <w:b/>
                <w:bCs/>
                <w:color w:val="FFFFFF"/>
              </w:rPr>
            </w:pPr>
            <w:r w:rsidRPr="00006609">
              <w:rPr>
                <w:rFonts w:cstheme="minorHAnsi"/>
                <w:b/>
                <w:bCs/>
                <w:color w:val="FFFFFF"/>
              </w:rPr>
              <w:t>AFFECTED QUANTITY</w:t>
            </w:r>
          </w:p>
        </w:tc>
        <w:tc>
          <w:tcPr>
            <w:tcW w:w="687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21F8D27C" w14:textId="77777777" w:rsidR="00006609" w:rsidRPr="00006609" w:rsidRDefault="00006609">
            <w:pPr>
              <w:spacing w:before="360" w:after="150"/>
              <w:rPr>
                <w:rFonts w:cstheme="minorHAnsi"/>
              </w:rPr>
            </w:pPr>
            <w:r w:rsidRPr="00006609">
              <w:rPr>
                <w:rFonts w:cstheme="minorHAnsi"/>
              </w:rPr>
              <w:t xml:space="preserve">Enter the quantity of BOM parts that are affected by the non-conformity. </w:t>
            </w:r>
          </w:p>
        </w:tc>
      </w:tr>
      <w:tr w:rsidR="00006609" w:rsidRPr="00006609" w14:paraId="6F36EE64" w14:textId="77777777" w:rsidTr="00977CF6">
        <w:tc>
          <w:tcPr>
            <w:tcW w:w="258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2C5A9964" w14:textId="77777777" w:rsidR="00006609" w:rsidRPr="00006609" w:rsidRDefault="00006609">
            <w:pPr>
              <w:spacing w:before="360" w:after="150"/>
              <w:rPr>
                <w:rFonts w:cstheme="minorHAnsi"/>
                <w:b/>
                <w:bCs/>
                <w:color w:val="FFFFFF"/>
              </w:rPr>
            </w:pPr>
            <w:r w:rsidRPr="00006609">
              <w:rPr>
                <w:rFonts w:cstheme="minorHAnsi"/>
                <w:b/>
                <w:bCs/>
                <w:color w:val="FFFFFF"/>
              </w:rPr>
              <w:t xml:space="preserve">NON-CONFORMANCE TYPE </w:t>
            </w:r>
          </w:p>
        </w:tc>
        <w:tc>
          <w:tcPr>
            <w:tcW w:w="687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2ABB519E" w14:textId="77777777" w:rsidR="00006609" w:rsidRPr="00006609" w:rsidRDefault="00006609">
            <w:pPr>
              <w:spacing w:before="360" w:after="150"/>
              <w:rPr>
                <w:rFonts w:cstheme="minorHAnsi"/>
              </w:rPr>
            </w:pPr>
            <w:r w:rsidRPr="00006609">
              <w:rPr>
                <w:rFonts w:cstheme="minorHAnsi"/>
              </w:rPr>
              <w:t xml:space="preserve">Refer to the non-conformance type of the defect as Manufacture Defect. This field is read-only. </w:t>
            </w:r>
          </w:p>
        </w:tc>
      </w:tr>
      <w:tr w:rsidR="00006609" w:rsidRPr="00006609" w14:paraId="1A1638FA" w14:textId="77777777" w:rsidTr="00977CF6">
        <w:tc>
          <w:tcPr>
            <w:tcW w:w="258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296463EC" w14:textId="77777777" w:rsidR="00006609" w:rsidRPr="00006609" w:rsidRDefault="00006609">
            <w:pPr>
              <w:spacing w:before="360" w:after="150"/>
              <w:rPr>
                <w:rFonts w:cstheme="minorHAnsi"/>
                <w:b/>
                <w:bCs/>
                <w:color w:val="FFFFFF"/>
              </w:rPr>
            </w:pPr>
            <w:r w:rsidRPr="00006609">
              <w:rPr>
                <w:rFonts w:cstheme="minorHAnsi"/>
                <w:b/>
                <w:bCs/>
                <w:color w:val="FFFFFF"/>
              </w:rPr>
              <w:t>DEFECT TYPE</w:t>
            </w:r>
          </w:p>
        </w:tc>
        <w:tc>
          <w:tcPr>
            <w:tcW w:w="687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0B5A164D" w14:textId="77777777" w:rsidR="00006609" w:rsidRPr="00006609" w:rsidRDefault="00006609">
            <w:pPr>
              <w:spacing w:before="360" w:after="150"/>
              <w:rPr>
                <w:rFonts w:cstheme="minorHAnsi"/>
              </w:rPr>
            </w:pPr>
            <w:r w:rsidRPr="00006609">
              <w:rPr>
                <w:rFonts w:cstheme="minorHAnsi"/>
              </w:rPr>
              <w:t xml:space="preserve">Select the type of defect associated with the BOM part of the operation. </w:t>
            </w:r>
          </w:p>
        </w:tc>
      </w:tr>
      <w:tr w:rsidR="00006609" w:rsidRPr="00006609" w14:paraId="1D94D28F" w14:textId="77777777" w:rsidTr="00977CF6">
        <w:tc>
          <w:tcPr>
            <w:tcW w:w="258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6194A0B7" w14:textId="77777777" w:rsidR="00006609" w:rsidRPr="00006609" w:rsidRDefault="00006609">
            <w:pPr>
              <w:spacing w:before="360" w:after="150"/>
              <w:rPr>
                <w:rFonts w:cstheme="minorHAnsi"/>
                <w:b/>
                <w:bCs/>
                <w:color w:val="FFFFFF"/>
              </w:rPr>
            </w:pPr>
            <w:r w:rsidRPr="00006609">
              <w:rPr>
                <w:rFonts w:cstheme="minorHAnsi"/>
                <w:b/>
                <w:bCs/>
                <w:color w:val="FFFFFF"/>
              </w:rPr>
              <w:t>DEFECT REASON</w:t>
            </w:r>
          </w:p>
        </w:tc>
        <w:tc>
          <w:tcPr>
            <w:tcW w:w="687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1DE67AC7" w14:textId="77777777" w:rsidR="00006609" w:rsidRPr="00006609" w:rsidRDefault="00006609">
            <w:pPr>
              <w:spacing w:before="360" w:after="150"/>
              <w:rPr>
                <w:rFonts w:cstheme="minorHAnsi"/>
              </w:rPr>
            </w:pPr>
            <w:r w:rsidRPr="00006609">
              <w:rPr>
                <w:rFonts w:cstheme="minorHAnsi"/>
              </w:rPr>
              <w:t xml:space="preserve">Select the reason for creating the defect in the material associated with the operation. You can use the reason tree to specify the reason for the defect, and then select </w:t>
            </w:r>
            <w:r w:rsidRPr="00006609">
              <w:rPr>
                <w:rStyle w:val="ph"/>
                <w:rFonts w:cstheme="minorHAnsi"/>
                <w:b/>
                <w:bCs/>
              </w:rPr>
              <w:t>Apply</w:t>
            </w:r>
            <w:r w:rsidRPr="00006609">
              <w:rPr>
                <w:rFonts w:cstheme="minorHAnsi"/>
              </w:rPr>
              <w:t>.</w:t>
            </w:r>
          </w:p>
          <w:p w14:paraId="2E00E628" w14:textId="77777777" w:rsidR="00006609" w:rsidRPr="00006609" w:rsidRDefault="00006609" w:rsidP="00977CF6">
            <w:pPr>
              <w:pStyle w:val="Heading4"/>
              <w:spacing w:before="0" w:beforeAutospacing="0" w:after="0" w:afterAutospacing="0" w:line="238" w:lineRule="atLeast"/>
              <w:ind w:left="30"/>
              <w:rPr>
                <w:rFonts w:asciiTheme="minorHAnsi" w:hAnsiTheme="minorHAnsi" w:cstheme="minorHAnsi"/>
                <w:caps/>
                <w:color w:val="333333"/>
                <w:spacing w:val="15"/>
                <w:sz w:val="22"/>
                <w:szCs w:val="22"/>
              </w:rPr>
            </w:pPr>
            <w:r w:rsidRPr="00006609">
              <w:rPr>
                <w:rFonts w:asciiTheme="minorHAnsi" w:hAnsiTheme="minorHAnsi" w:cstheme="minorHAnsi"/>
                <w:caps/>
                <w:color w:val="333333"/>
                <w:spacing w:val="15"/>
                <w:sz w:val="22"/>
                <w:szCs w:val="22"/>
              </w:rPr>
              <w:t>Note:</w:t>
            </w:r>
          </w:p>
          <w:p w14:paraId="738A5968" w14:textId="77777777" w:rsidR="00006609" w:rsidRPr="00006609" w:rsidRDefault="00006609" w:rsidP="00006609">
            <w:pPr>
              <w:shd w:val="clear" w:color="auto" w:fill="FFF6C6"/>
              <w:rPr>
                <w:rFonts w:cstheme="minorHAnsi"/>
              </w:rPr>
            </w:pPr>
            <w:r w:rsidRPr="00006609">
              <w:rPr>
                <w:rFonts w:cstheme="minorHAnsi"/>
              </w:rPr>
              <w:t>You configure the defect reason tree in the Plant Applications Administrator, and then you link that defect reason tree for selection in the Operations application by using a script file.</w:t>
            </w:r>
          </w:p>
        </w:tc>
      </w:tr>
      <w:tr w:rsidR="00006609" w:rsidRPr="00006609" w14:paraId="7A76FA4F" w14:textId="77777777" w:rsidTr="00977CF6">
        <w:tc>
          <w:tcPr>
            <w:tcW w:w="258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715E8174" w14:textId="77777777" w:rsidR="00006609" w:rsidRPr="00006609" w:rsidRDefault="00006609">
            <w:pPr>
              <w:rPr>
                <w:rFonts w:cstheme="minorHAnsi"/>
                <w:b/>
                <w:bCs/>
                <w:color w:val="FFFFFF"/>
                <w:sz w:val="24"/>
                <w:szCs w:val="24"/>
              </w:rPr>
            </w:pPr>
            <w:r w:rsidRPr="00006609">
              <w:rPr>
                <w:rFonts w:cstheme="minorHAnsi"/>
                <w:b/>
                <w:bCs/>
                <w:color w:val="FFFFFF"/>
              </w:rPr>
              <w:t>FULL DESCRIPTION</w:t>
            </w:r>
          </w:p>
        </w:tc>
        <w:tc>
          <w:tcPr>
            <w:tcW w:w="687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5199203F" w14:textId="77777777" w:rsidR="00006609" w:rsidRPr="00006609" w:rsidRDefault="00006609">
            <w:pPr>
              <w:rPr>
                <w:rFonts w:cstheme="minorHAnsi"/>
              </w:rPr>
            </w:pPr>
            <w:r w:rsidRPr="00006609">
              <w:rPr>
                <w:rFonts w:cstheme="minorHAnsi"/>
              </w:rPr>
              <w:t xml:space="preserve">Enter a detailed description of the defect in the BOM part associated with an operation. </w:t>
            </w:r>
          </w:p>
        </w:tc>
      </w:tr>
    </w:tbl>
    <w:p w14:paraId="416D9858" w14:textId="77777777" w:rsidR="00006609" w:rsidRPr="00006609" w:rsidRDefault="00006609" w:rsidP="00006609">
      <w:pPr>
        <w:numPr>
          <w:ilvl w:val="0"/>
          <w:numId w:val="34"/>
        </w:numPr>
        <w:spacing w:before="240" w:after="240" w:line="240" w:lineRule="auto"/>
        <w:ind w:left="288"/>
        <w:rPr>
          <w:rFonts w:cstheme="minorHAnsi"/>
          <w:color w:val="333333"/>
        </w:rPr>
      </w:pPr>
      <w:r w:rsidRPr="00006609">
        <w:rPr>
          <w:rStyle w:val="ph"/>
          <w:rFonts w:cstheme="minorHAnsi"/>
          <w:color w:val="333333"/>
        </w:rPr>
        <w:t xml:space="preserve">Click </w:t>
      </w:r>
      <w:r w:rsidRPr="00006609">
        <w:rPr>
          <w:rStyle w:val="ph"/>
          <w:rFonts w:cstheme="minorHAnsi"/>
          <w:b/>
          <w:bCs/>
          <w:color w:val="333333"/>
        </w:rPr>
        <w:t>Submit</w:t>
      </w:r>
      <w:r w:rsidRPr="00006609">
        <w:rPr>
          <w:rStyle w:val="ph"/>
          <w:rFonts w:cstheme="minorHAnsi"/>
          <w:color w:val="333333"/>
        </w:rPr>
        <w:t xml:space="preserve">. </w:t>
      </w:r>
    </w:p>
    <w:p w14:paraId="247A3453" w14:textId="77777777" w:rsidR="00006609" w:rsidRPr="00006609" w:rsidRDefault="00006609" w:rsidP="00006609">
      <w:pPr>
        <w:spacing w:before="240" w:after="240"/>
        <w:ind w:left="288"/>
        <w:rPr>
          <w:rFonts w:cstheme="minorHAnsi"/>
          <w:color w:val="333333"/>
        </w:rPr>
      </w:pPr>
      <w:r w:rsidRPr="00006609">
        <w:rPr>
          <w:rFonts w:cstheme="minorHAnsi"/>
          <w:color w:val="333333"/>
        </w:rPr>
        <w:t xml:space="preserve">A defect is created on the operation, and the operation is put on hold. </w:t>
      </w:r>
    </w:p>
    <w:p w14:paraId="3152429C" w14:textId="77777777" w:rsidR="00977CF6" w:rsidRDefault="00977CF6" w:rsidP="00006609">
      <w:pPr>
        <w:spacing w:after="0"/>
        <w:rPr>
          <w:rFonts w:cstheme="minorHAnsi"/>
          <w:color w:val="333333"/>
        </w:rPr>
      </w:pPr>
    </w:p>
    <w:p w14:paraId="093862A5" w14:textId="532D185A" w:rsidR="00977CF6" w:rsidRDefault="00977CF6" w:rsidP="00006609">
      <w:pPr>
        <w:spacing w:after="0"/>
        <w:rPr>
          <w:rFonts w:cstheme="minorHAnsi"/>
          <w:color w:val="333333"/>
        </w:rPr>
      </w:pPr>
    </w:p>
    <w:p w14:paraId="040C0852" w14:textId="46D49507" w:rsidR="00977CF6" w:rsidRPr="00977CF6" w:rsidRDefault="00977CF6" w:rsidP="00006609">
      <w:pPr>
        <w:spacing w:after="0"/>
        <w:rPr>
          <w:rFonts w:cstheme="minorHAnsi"/>
          <w:b/>
          <w:color w:val="333333"/>
        </w:rPr>
      </w:pPr>
      <w:r w:rsidRPr="00977CF6">
        <w:rPr>
          <w:rFonts w:cstheme="minorHAnsi"/>
          <w:b/>
          <w:color w:val="333333"/>
        </w:rPr>
        <w:lastRenderedPageBreak/>
        <w:t>Results</w:t>
      </w:r>
    </w:p>
    <w:p w14:paraId="7F360B25" w14:textId="3BD22DEB" w:rsidR="00006609" w:rsidRPr="00006609" w:rsidRDefault="00006609" w:rsidP="00006609">
      <w:pPr>
        <w:spacing w:after="0"/>
        <w:rPr>
          <w:rFonts w:cstheme="minorHAnsi"/>
          <w:color w:val="333333"/>
        </w:rPr>
      </w:pPr>
      <w:r w:rsidRPr="00006609">
        <w:rPr>
          <w:rFonts w:cstheme="minorHAnsi"/>
          <w:color w:val="333333"/>
        </w:rPr>
        <w:t xml:space="preserve">The defect appears in the NCR Management application. For more information about disposing a defect, refer to the </w:t>
      </w:r>
      <w:hyperlink r:id="rId36" w:anchor="task_d4111dc2-0768-4d9c-b2d1-f2a0a4dcc4c4" w:history="1">
        <w:r w:rsidRPr="00006609">
          <w:rPr>
            <w:rStyle w:val="Hyperlink"/>
            <w:rFonts w:cstheme="minorHAnsi"/>
            <w:color w:val="005EB8"/>
            <w:u w:val="none"/>
            <w:bdr w:val="none" w:sz="0" w:space="0" w:color="auto" w:frame="1"/>
          </w:rPr>
          <w:t>Dispose a Defect</w:t>
        </w:r>
      </w:hyperlink>
      <w:r w:rsidRPr="00006609">
        <w:rPr>
          <w:rFonts w:cstheme="minorHAnsi"/>
          <w:color w:val="333333"/>
        </w:rPr>
        <w:t xml:space="preserve"> topic. </w:t>
      </w:r>
    </w:p>
    <w:p w14:paraId="7947BBED" w14:textId="5399331D" w:rsidR="00006609" w:rsidRDefault="00006609" w:rsidP="00006609">
      <w:pPr>
        <w:rPr>
          <w:rFonts w:eastAsia="Times New Roman" w:cstheme="minorHAnsi"/>
          <w:b/>
          <w:bCs/>
          <w:color w:val="333333"/>
          <w:sz w:val="32"/>
          <w:szCs w:val="32"/>
        </w:rPr>
      </w:pPr>
    </w:p>
    <w:p w14:paraId="374AD373" w14:textId="4C9EBC8A" w:rsidR="00386F73" w:rsidRDefault="00386F73">
      <w:pPr>
        <w:rPr>
          <w:rFonts w:eastAsia="Times New Roman" w:cstheme="minorHAnsi"/>
          <w:b/>
          <w:bCs/>
          <w:color w:val="333333"/>
          <w:sz w:val="32"/>
          <w:szCs w:val="32"/>
        </w:rPr>
      </w:pPr>
      <w:r>
        <w:rPr>
          <w:rFonts w:eastAsia="Times New Roman" w:cstheme="minorHAnsi"/>
          <w:b/>
          <w:bCs/>
          <w:color w:val="333333"/>
          <w:sz w:val="32"/>
          <w:szCs w:val="32"/>
        </w:rPr>
        <w:br w:type="page"/>
      </w:r>
    </w:p>
    <w:p w14:paraId="00B3EB34" w14:textId="3090FFCD" w:rsidR="00386F73" w:rsidRDefault="00386F73" w:rsidP="00006609">
      <w:pPr>
        <w:rPr>
          <w:rFonts w:eastAsia="Times New Roman" w:cstheme="minorHAnsi"/>
          <w:b/>
          <w:bCs/>
          <w:color w:val="333333"/>
          <w:sz w:val="32"/>
          <w:szCs w:val="32"/>
        </w:rPr>
      </w:pPr>
      <w:r w:rsidRPr="00386F73">
        <w:rPr>
          <w:rFonts w:eastAsia="Times New Roman" w:cstheme="minorHAnsi"/>
          <w:b/>
          <w:bCs/>
          <w:color w:val="333333"/>
          <w:sz w:val="32"/>
          <w:szCs w:val="32"/>
          <w:highlight w:val="yellow"/>
        </w:rPr>
        <w:lastRenderedPageBreak/>
        <w:t>Earlier Content</w:t>
      </w:r>
    </w:p>
    <w:p w14:paraId="1CCFF4EE" w14:textId="299FF782" w:rsidR="00386F73" w:rsidRDefault="00386F73" w:rsidP="00386F73">
      <w:pPr>
        <w:rPr>
          <w:rFonts w:ascii="Arial" w:eastAsia="Arial" w:hAnsi="Arial" w:cs="Arial"/>
          <w:color w:val="000080"/>
          <w:sz w:val="35"/>
        </w:rPr>
      </w:pPr>
    </w:p>
    <w:p w14:paraId="70F40980" w14:textId="77777777" w:rsidR="00386F73" w:rsidRPr="00996686" w:rsidRDefault="00386F73" w:rsidP="00386F73">
      <w:pPr>
        <w:widowControl w:val="0"/>
        <w:autoSpaceDE w:val="0"/>
        <w:autoSpaceDN w:val="0"/>
        <w:spacing w:before="113" w:after="0" w:line="350" w:lineRule="auto"/>
        <w:ind w:left="140" w:right="162"/>
        <w:rPr>
          <w:rFonts w:ascii="Arial" w:eastAsia="Times New Roman" w:hAnsi="Arial" w:cs="Arial"/>
          <w:color w:val="333333"/>
          <w:sz w:val="24"/>
          <w:szCs w:val="24"/>
        </w:rPr>
      </w:pPr>
      <w:commentRangeStart w:id="2"/>
      <w:r w:rsidRPr="00996686">
        <w:rPr>
          <w:rFonts w:ascii="Arial" w:eastAsia="Arial" w:hAnsi="Arial" w:cs="Arial"/>
          <w:color w:val="000080"/>
          <w:sz w:val="35"/>
        </w:rPr>
        <w:t>Overview</w:t>
      </w:r>
      <w:r w:rsidRPr="00996686">
        <w:rPr>
          <w:rFonts w:ascii="Arial" w:eastAsia="Times New Roman" w:hAnsi="Arial" w:cs="Arial"/>
          <w:vanish/>
          <w:color w:val="333333"/>
          <w:sz w:val="24"/>
          <w:szCs w:val="24"/>
        </w:rPr>
        <w:t>Feedback</w:t>
      </w:r>
      <w:commentRangeEnd w:id="2"/>
      <w:r>
        <w:rPr>
          <w:rStyle w:val="CommentReference"/>
        </w:rPr>
        <w:commentReference w:id="2"/>
      </w:r>
    </w:p>
    <w:p w14:paraId="5D1D78CC" w14:textId="77777777" w:rsidR="00386F73" w:rsidRPr="00996686" w:rsidRDefault="00386F73" w:rsidP="00386F73">
      <w:pPr>
        <w:pStyle w:val="Heading2"/>
        <w:rPr>
          <w:rFonts w:ascii="Arial" w:hAnsi="Arial" w:cs="Arial"/>
          <w:color w:val="333333"/>
        </w:rPr>
      </w:pPr>
    </w:p>
    <w:p w14:paraId="4EB00958" w14:textId="77777777" w:rsidR="00386F73" w:rsidRDefault="00386F73" w:rsidP="00386F73">
      <w:pPr>
        <w:pStyle w:val="BodyText"/>
        <w:spacing w:before="271" w:line="360" w:lineRule="auto"/>
        <w:ind w:left="140" w:right="162"/>
        <w:rPr>
          <w:rFonts w:eastAsia="Times New Roman"/>
        </w:rPr>
      </w:pPr>
      <w:r w:rsidRPr="00996686">
        <w:rPr>
          <w:rFonts w:eastAsia="Times New Roman"/>
        </w:rPr>
        <w:t xml:space="preserve">The Operations application in the Plant Applications Universal Client enables you to access work orders within an operation for a machine or a Production Unit. </w:t>
      </w:r>
    </w:p>
    <w:p w14:paraId="526349A3" w14:textId="77777777" w:rsidR="00386F73" w:rsidRDefault="00386F73" w:rsidP="00386F73">
      <w:pPr>
        <w:pStyle w:val="BodyText"/>
        <w:spacing w:before="271" w:line="360" w:lineRule="auto"/>
        <w:ind w:left="140" w:right="162"/>
        <w:rPr>
          <w:rFonts w:eastAsia="Times New Roman"/>
        </w:rPr>
      </w:pPr>
      <w:r w:rsidRPr="00996686">
        <w:rPr>
          <w:rFonts w:eastAsia="Times New Roman"/>
        </w:rPr>
        <w:t xml:space="preserve">You can use the </w:t>
      </w:r>
      <w:r>
        <w:rPr>
          <w:rFonts w:eastAsia="Times New Roman"/>
        </w:rPr>
        <w:t>Operations application to perform the following tasks:</w:t>
      </w:r>
    </w:p>
    <w:p w14:paraId="3A5AB377" w14:textId="77777777" w:rsidR="00386F73" w:rsidRPr="009D114C" w:rsidRDefault="00386F73">
      <w:pPr>
        <w:pStyle w:val="BodyText"/>
        <w:numPr>
          <w:ilvl w:val="0"/>
          <w:numId w:val="48"/>
        </w:numPr>
        <w:spacing w:before="271" w:line="360" w:lineRule="auto"/>
        <w:ind w:right="162"/>
        <w:rPr>
          <w:ins w:id="3" w:author="Bhagat, Sweta (GE Digital)" w:date="2018-11-21T06:38:00Z"/>
          <w:rPrChange w:id="4" w:author="Bhagat, Sweta (GE Digital)" w:date="2018-11-21T06:38:00Z">
            <w:rPr>
              <w:ins w:id="5" w:author="Bhagat, Sweta (GE Digital)" w:date="2018-11-21T06:38:00Z"/>
              <w:rFonts w:eastAsia="Times New Roman"/>
            </w:rPr>
          </w:rPrChange>
        </w:rPr>
        <w:pPrChange w:id="6" w:author="Bhagat, Sweta (GE Digital)" w:date="2018-11-21T06:37:00Z">
          <w:pPr>
            <w:pStyle w:val="BodyText"/>
            <w:spacing w:before="271" w:line="360" w:lineRule="auto"/>
            <w:ind w:left="140" w:right="162"/>
          </w:pPr>
        </w:pPrChange>
      </w:pPr>
      <w:del w:id="7" w:author="Bhagat, Sweta (GE Digital)" w:date="2018-11-21T06:37:00Z">
        <w:r w:rsidDel="009D114C">
          <w:rPr>
            <w:rFonts w:eastAsia="Times New Roman"/>
          </w:rPr>
          <w:delText>c</w:delText>
        </w:r>
      </w:del>
      <w:ins w:id="8" w:author="Bhagat, Sweta (GE Digital)" w:date="2018-11-21T06:37:00Z">
        <w:r>
          <w:rPr>
            <w:rFonts w:eastAsia="Times New Roman"/>
          </w:rPr>
          <w:t>C</w:t>
        </w:r>
      </w:ins>
      <w:r>
        <w:rPr>
          <w:rFonts w:eastAsia="Times New Roman"/>
        </w:rPr>
        <w:t xml:space="preserve">lock on and clock </w:t>
      </w:r>
      <w:r w:rsidRPr="00996686">
        <w:rPr>
          <w:rFonts w:eastAsia="Times New Roman"/>
        </w:rPr>
        <w:t xml:space="preserve">off </w:t>
      </w:r>
      <w:del w:id="9" w:author="Bhagat, Sweta (GE Digital)" w:date="2018-11-21T06:40:00Z">
        <w:r w:rsidRPr="00996686" w:rsidDel="00BF25A2">
          <w:rPr>
            <w:rFonts w:eastAsia="Times New Roman"/>
          </w:rPr>
          <w:delText xml:space="preserve">the </w:delText>
        </w:r>
      </w:del>
      <w:r w:rsidRPr="00996686">
        <w:rPr>
          <w:rFonts w:eastAsia="Times New Roman"/>
        </w:rPr>
        <w:t>operations</w:t>
      </w:r>
      <w:ins w:id="10" w:author="Bhagat, Sweta (GE Digital)" w:date="2018-11-21T06:37:00Z">
        <w:r>
          <w:rPr>
            <w:rFonts w:eastAsia="Times New Roman"/>
          </w:rPr>
          <w:t xml:space="preserve"> </w:t>
        </w:r>
      </w:ins>
      <w:ins w:id="11" w:author="Bhagat, Sweta (GE Digital)" w:date="2018-11-21T06:40:00Z">
        <w:r>
          <w:rPr>
            <w:rFonts w:eastAsia="Times New Roman"/>
          </w:rPr>
          <w:t>associated with a work order</w:t>
        </w:r>
      </w:ins>
    </w:p>
    <w:p w14:paraId="44A3C248" w14:textId="77777777" w:rsidR="00386F73" w:rsidRPr="009D114C" w:rsidRDefault="00386F73">
      <w:pPr>
        <w:pStyle w:val="BodyText"/>
        <w:numPr>
          <w:ilvl w:val="0"/>
          <w:numId w:val="48"/>
        </w:numPr>
        <w:spacing w:before="271" w:line="360" w:lineRule="auto"/>
        <w:ind w:right="162"/>
        <w:rPr>
          <w:ins w:id="12" w:author="Bhagat, Sweta (GE Digital)" w:date="2018-11-21T06:38:00Z"/>
          <w:rPrChange w:id="13" w:author="Bhagat, Sweta (GE Digital)" w:date="2018-11-21T06:38:00Z">
            <w:rPr>
              <w:ins w:id="14" w:author="Bhagat, Sweta (GE Digital)" w:date="2018-11-21T06:38:00Z"/>
              <w:rFonts w:eastAsia="Times New Roman"/>
            </w:rPr>
          </w:rPrChange>
        </w:rPr>
        <w:pPrChange w:id="15" w:author="Bhagat, Sweta (GE Digital)" w:date="2018-11-21T06:37:00Z">
          <w:pPr>
            <w:pStyle w:val="BodyText"/>
            <w:spacing w:before="271" w:line="360" w:lineRule="auto"/>
            <w:ind w:left="140" w:right="162"/>
          </w:pPr>
        </w:pPrChange>
      </w:pPr>
      <w:del w:id="16" w:author="Bhagat, Sweta (GE Digital)" w:date="2018-11-21T06:38:00Z">
        <w:r w:rsidRPr="00996686" w:rsidDel="009D114C">
          <w:rPr>
            <w:rFonts w:eastAsia="Times New Roman"/>
          </w:rPr>
          <w:delText xml:space="preserve"> and </w:delText>
        </w:r>
      </w:del>
      <w:ins w:id="17" w:author="Bhagat, Sweta (GE Digital)" w:date="2018-11-21T06:38:00Z">
        <w:r>
          <w:rPr>
            <w:rFonts w:eastAsia="Times New Roman"/>
          </w:rPr>
          <w:t>A</w:t>
        </w:r>
      </w:ins>
      <w:del w:id="18" w:author="Bhagat, Sweta (GE Digital)" w:date="2018-11-21T06:38:00Z">
        <w:r w:rsidDel="009D114C">
          <w:rPr>
            <w:rFonts w:eastAsia="Times New Roman"/>
          </w:rPr>
          <w:delText>a</w:delText>
        </w:r>
      </w:del>
      <w:r>
        <w:rPr>
          <w:rFonts w:eastAsia="Times New Roman"/>
        </w:rPr>
        <w:t>ccess</w:t>
      </w:r>
      <w:r w:rsidRPr="00996686">
        <w:rPr>
          <w:rFonts w:eastAsia="Times New Roman"/>
        </w:rPr>
        <w:t xml:space="preserve"> </w:t>
      </w:r>
      <w:del w:id="19" w:author="Bhagat, Sweta (GE Digital)" w:date="2018-11-21T06:36:00Z">
        <w:r w:rsidRPr="00996686" w:rsidDel="009D114C">
          <w:rPr>
            <w:rFonts w:eastAsia="Times New Roman"/>
          </w:rPr>
          <w:delText xml:space="preserve">the </w:delText>
        </w:r>
      </w:del>
      <w:commentRangeStart w:id="20"/>
      <w:commentRangeStart w:id="21"/>
      <w:r>
        <w:rPr>
          <w:rFonts w:eastAsia="Times New Roman"/>
        </w:rPr>
        <w:t xml:space="preserve">quality data </w:t>
      </w:r>
      <w:commentRangeEnd w:id="20"/>
      <w:r>
        <w:rPr>
          <w:rStyle w:val="CommentReference"/>
          <w:rFonts w:asciiTheme="minorHAnsi" w:eastAsiaTheme="minorHAnsi" w:hAnsiTheme="minorHAnsi" w:cstheme="minorBidi"/>
        </w:rPr>
        <w:commentReference w:id="20"/>
      </w:r>
      <w:commentRangeEnd w:id="21"/>
      <w:r>
        <w:rPr>
          <w:rStyle w:val="CommentReference"/>
          <w:rFonts w:asciiTheme="minorHAnsi" w:eastAsiaTheme="minorHAnsi" w:hAnsiTheme="minorHAnsi" w:cstheme="minorBidi"/>
        </w:rPr>
        <w:commentReference w:id="21"/>
      </w:r>
      <w:r>
        <w:rPr>
          <w:rFonts w:eastAsia="Times New Roman"/>
        </w:rPr>
        <w:t xml:space="preserve">for the </w:t>
      </w:r>
      <w:r w:rsidRPr="00996686">
        <w:rPr>
          <w:rFonts w:eastAsia="Times New Roman"/>
        </w:rPr>
        <w:t xml:space="preserve">activities and instruction documents associated with </w:t>
      </w:r>
      <w:del w:id="22" w:author="Bhagat, Sweta (GE Digital)" w:date="2018-11-21T06:39:00Z">
        <w:r w:rsidRPr="00996686" w:rsidDel="009D114C">
          <w:rPr>
            <w:rFonts w:eastAsia="Times New Roman"/>
          </w:rPr>
          <w:delText xml:space="preserve">each </w:delText>
        </w:r>
      </w:del>
      <w:ins w:id="23" w:author="Bhagat, Sweta (GE Digital)" w:date="2018-11-21T06:39:00Z">
        <w:r>
          <w:rPr>
            <w:rFonts w:eastAsia="Times New Roman"/>
          </w:rPr>
          <w:t>an</w:t>
        </w:r>
        <w:r w:rsidRPr="00996686">
          <w:rPr>
            <w:rFonts w:eastAsia="Times New Roman"/>
          </w:rPr>
          <w:t xml:space="preserve"> </w:t>
        </w:r>
      </w:ins>
      <w:r w:rsidRPr="00996686">
        <w:rPr>
          <w:rFonts w:eastAsia="Times New Roman"/>
        </w:rPr>
        <w:t>operation</w:t>
      </w:r>
    </w:p>
    <w:p w14:paraId="59612D21" w14:textId="77777777" w:rsidR="00386F73" w:rsidRDefault="00386F73">
      <w:pPr>
        <w:pStyle w:val="BodyText"/>
        <w:numPr>
          <w:ilvl w:val="0"/>
          <w:numId w:val="48"/>
        </w:numPr>
        <w:spacing w:before="271" w:line="360" w:lineRule="auto"/>
        <w:ind w:right="162"/>
        <w:rPr>
          <w:ins w:id="24" w:author="Bhagat, Sweta (GE Digital)" w:date="2018-11-21T06:40:00Z"/>
        </w:rPr>
        <w:pPrChange w:id="25" w:author="Bhagat, Sweta (GE Digital)" w:date="2018-11-21T06:37:00Z">
          <w:pPr>
            <w:pStyle w:val="BodyText"/>
            <w:spacing w:before="271" w:line="360" w:lineRule="auto"/>
            <w:ind w:left="140" w:right="162"/>
          </w:pPr>
        </w:pPrChange>
      </w:pPr>
      <w:del w:id="26" w:author="Bhagat, Sweta (GE Digital)" w:date="2018-11-21T06:39:00Z">
        <w:r w:rsidRPr="00996686" w:rsidDel="009D114C">
          <w:rPr>
            <w:rFonts w:eastAsia="Times New Roman"/>
          </w:rPr>
          <w:delText xml:space="preserve">. The </w:delText>
        </w:r>
        <w:r w:rsidRPr="00996686" w:rsidDel="009D114C">
          <w:rPr>
            <w:rFonts w:eastAsia="Times New Roman"/>
            <w:b/>
          </w:rPr>
          <w:delText>BOM</w:delText>
        </w:r>
        <w:r w:rsidRPr="00996686" w:rsidDel="009D114C">
          <w:rPr>
            <w:rFonts w:eastAsia="Times New Roman"/>
          </w:rPr>
          <w:delText xml:space="preserve"> section in the Operations </w:delText>
        </w:r>
        <w:r w:rsidRPr="00996686" w:rsidDel="009D114C">
          <w:delText xml:space="preserve">application enables you to </w:delText>
        </w:r>
      </w:del>
      <w:ins w:id="27" w:author="Bhagat, Sweta (GE Digital)" w:date="2018-11-21T06:39:00Z">
        <w:r>
          <w:t>A</w:t>
        </w:r>
      </w:ins>
      <w:del w:id="28" w:author="Bhagat, Sweta (GE Digital)" w:date="2018-11-21T06:39:00Z">
        <w:r w:rsidRPr="00996686" w:rsidDel="009D114C">
          <w:delText>a</w:delText>
        </w:r>
      </w:del>
      <w:r w:rsidRPr="00996686">
        <w:t xml:space="preserve">ccess </w:t>
      </w:r>
      <w:ins w:id="29" w:author="Bhagat, Sweta (GE Digital)" w:date="2018-11-21T06:40:00Z">
        <w:r>
          <w:t>a</w:t>
        </w:r>
      </w:ins>
      <w:del w:id="30" w:author="Bhagat, Sweta (GE Digital)" w:date="2018-11-21T06:40:00Z">
        <w:r w:rsidRPr="00996686" w:rsidDel="00BF25A2">
          <w:delText>the</w:delText>
        </w:r>
      </w:del>
      <w:r w:rsidRPr="00996686">
        <w:t xml:space="preserve"> list of BOM parts associated with a lot</w:t>
      </w:r>
    </w:p>
    <w:p w14:paraId="000D3730" w14:textId="77777777" w:rsidR="00386F73" w:rsidRPr="00996686" w:rsidRDefault="00386F73">
      <w:pPr>
        <w:pStyle w:val="BodyText"/>
        <w:numPr>
          <w:ilvl w:val="0"/>
          <w:numId w:val="48"/>
        </w:numPr>
        <w:spacing w:before="271" w:line="360" w:lineRule="auto"/>
        <w:ind w:right="162"/>
        <w:pPrChange w:id="31" w:author="Bhagat, Sweta (GE Digital)" w:date="2018-11-21T06:37:00Z">
          <w:pPr>
            <w:pStyle w:val="BodyText"/>
            <w:spacing w:before="271" w:line="360" w:lineRule="auto"/>
            <w:ind w:left="140" w:right="162"/>
          </w:pPr>
        </w:pPrChange>
      </w:pPr>
      <w:del w:id="32" w:author="Bhagat, Sweta (GE Digital)" w:date="2018-11-21T06:40:00Z">
        <w:r w:rsidRPr="00996686" w:rsidDel="00BF25A2">
          <w:delText xml:space="preserve"> and </w:delText>
        </w:r>
      </w:del>
      <w:ins w:id="33" w:author="Bhagat, Sweta (GE Digital)" w:date="2018-11-21T06:40:00Z">
        <w:r>
          <w:t>C</w:t>
        </w:r>
      </w:ins>
      <w:del w:id="34" w:author="Bhagat, Sweta (GE Digital)" w:date="2018-11-21T06:40:00Z">
        <w:r w:rsidRPr="00996686" w:rsidDel="00BF25A2">
          <w:delText>c</w:delText>
        </w:r>
      </w:del>
      <w:r w:rsidRPr="00996686">
        <w:t>onsume</w:t>
      </w:r>
      <w:del w:id="35" w:author="Bhagat, Sweta (GE Digital)" w:date="2018-11-21T06:40:00Z">
        <w:r w:rsidRPr="00996686" w:rsidDel="00BF25A2">
          <w:delText xml:space="preserve"> the</w:delText>
        </w:r>
      </w:del>
      <w:r w:rsidRPr="00996686">
        <w:t xml:space="preserve"> lots in </w:t>
      </w:r>
      <w:ins w:id="36" w:author="Bhagat, Sweta (GE Digital)" w:date="2018-11-21T06:41:00Z">
        <w:r>
          <w:t>a</w:t>
        </w:r>
      </w:ins>
      <w:del w:id="37" w:author="Bhagat, Sweta (GE Digital)" w:date="2018-11-21T06:41:00Z">
        <w:r w:rsidRPr="00996686" w:rsidDel="00BF25A2">
          <w:delText xml:space="preserve">the </w:delText>
        </w:r>
      </w:del>
      <w:ins w:id="38" w:author="Bhagat, Sweta (GE Digital)" w:date="2018-11-21T06:41:00Z">
        <w:r>
          <w:t xml:space="preserve"> </w:t>
        </w:r>
      </w:ins>
      <w:r w:rsidRPr="00996686">
        <w:t>work order production</w:t>
      </w:r>
      <w:ins w:id="39" w:author="Bhagat, Sweta (GE Digital)" w:date="2018-11-21T06:41:00Z">
        <w:r>
          <w:t xml:space="preserve"> process</w:t>
        </w:r>
      </w:ins>
      <w:del w:id="40" w:author="Bhagat, Sweta (GE Digital)" w:date="2018-11-21T06:40:00Z">
        <w:r w:rsidRPr="00996686" w:rsidDel="00BF25A2">
          <w:delText>.</w:delText>
        </w:r>
      </w:del>
    </w:p>
    <w:p w14:paraId="4F0862D6" w14:textId="77777777" w:rsidR="00386F73" w:rsidRPr="00996686" w:rsidRDefault="00386F73" w:rsidP="00386F73">
      <w:pPr>
        <w:pStyle w:val="BodyText"/>
        <w:spacing w:before="271" w:line="360" w:lineRule="auto"/>
        <w:ind w:left="500" w:right="162"/>
        <w:rPr>
          <w:rFonts w:eastAsia="Times New Roman"/>
        </w:rPr>
      </w:pPr>
      <w:ins w:id="41" w:author="Bhagat, Sweta (GE Digital)" w:date="2018-11-21T06:41:00Z">
        <w:r>
          <w:rPr>
            <w:rFonts w:eastAsia="Times New Roman"/>
          </w:rPr>
          <w:t xml:space="preserve">Work orders are …….&lt;add a definition of work order&gt;. </w:t>
        </w:r>
      </w:ins>
      <w:r w:rsidRPr="00996686">
        <w:rPr>
          <w:rFonts w:eastAsia="Times New Roman"/>
        </w:rPr>
        <w:t xml:space="preserve">The work orders that appear in the Operations application are imported from the Plant Applications database by using the Plant Applications Enterprise Resource Planning (ERP) scheduler and import services. </w:t>
      </w:r>
    </w:p>
    <w:p w14:paraId="0EC789B2" w14:textId="77777777" w:rsidR="00386F73" w:rsidRPr="00996686" w:rsidRDefault="00386F73" w:rsidP="00386F73">
      <w:pPr>
        <w:pStyle w:val="BodyText"/>
        <w:spacing w:before="271" w:line="360" w:lineRule="auto"/>
        <w:ind w:left="140" w:right="162"/>
        <w:rPr>
          <w:rFonts w:eastAsia="Times New Roman"/>
        </w:rPr>
      </w:pPr>
    </w:p>
    <w:p w14:paraId="17FA39E6" w14:textId="77777777" w:rsidR="00386F73" w:rsidRPr="00996686" w:rsidRDefault="00386F73" w:rsidP="00386F73">
      <w:pPr>
        <w:widowControl w:val="0"/>
        <w:autoSpaceDE w:val="0"/>
        <w:autoSpaceDN w:val="0"/>
        <w:spacing w:before="113" w:after="0" w:line="350" w:lineRule="auto"/>
        <w:ind w:left="140" w:right="162"/>
        <w:rPr>
          <w:rFonts w:ascii="Arial" w:eastAsia="Arial" w:hAnsi="Arial" w:cs="Arial"/>
          <w:color w:val="000080"/>
          <w:sz w:val="35"/>
        </w:rPr>
      </w:pPr>
      <w:r w:rsidRPr="00996686">
        <w:rPr>
          <w:rFonts w:ascii="Arial" w:eastAsia="Arial" w:hAnsi="Arial" w:cs="Arial"/>
          <w:color w:val="000080"/>
          <w:sz w:val="35"/>
        </w:rPr>
        <w:t>Access an Operation</w:t>
      </w:r>
    </w:p>
    <w:p w14:paraId="758BE3EC" w14:textId="77777777" w:rsidR="00386F73" w:rsidRPr="00996686" w:rsidRDefault="00386F73" w:rsidP="00386F73">
      <w:pPr>
        <w:pStyle w:val="BodyText"/>
        <w:spacing w:before="271" w:line="360" w:lineRule="auto"/>
        <w:ind w:left="140" w:right="162"/>
        <w:rPr>
          <w:rFonts w:eastAsia="Times New Roman"/>
        </w:rPr>
      </w:pPr>
      <w:r>
        <w:rPr>
          <w:rFonts w:eastAsia="Times New Roman"/>
        </w:rPr>
        <w:t xml:space="preserve">As an operator, you can use the Operations application in the Plant Applications Universal Client to access the operations </w:t>
      </w:r>
      <w:r w:rsidRPr="00996686">
        <w:rPr>
          <w:rFonts w:eastAsia="Times New Roman"/>
        </w:rPr>
        <w:t xml:space="preserve">in the </w:t>
      </w:r>
      <w:commentRangeStart w:id="42"/>
      <w:commentRangeStart w:id="43"/>
      <w:r w:rsidRPr="00996686">
        <w:rPr>
          <w:rFonts w:eastAsia="Times New Roman"/>
          <w:b/>
        </w:rPr>
        <w:t>Open, On Hold,</w:t>
      </w:r>
      <w:r w:rsidRPr="00996686">
        <w:rPr>
          <w:rFonts w:eastAsia="Times New Roman"/>
        </w:rPr>
        <w:t xml:space="preserve"> and </w:t>
      </w:r>
      <w:r w:rsidRPr="00996686">
        <w:rPr>
          <w:rFonts w:eastAsia="Times New Roman"/>
          <w:b/>
        </w:rPr>
        <w:t>Complete</w:t>
      </w:r>
      <w:r w:rsidRPr="00996686">
        <w:rPr>
          <w:rFonts w:eastAsia="Times New Roman"/>
        </w:rPr>
        <w:t xml:space="preserve"> </w:t>
      </w:r>
      <w:commentRangeEnd w:id="42"/>
      <w:r>
        <w:rPr>
          <w:rStyle w:val="CommentReference"/>
          <w:rFonts w:asciiTheme="minorHAnsi" w:eastAsiaTheme="minorHAnsi" w:hAnsiTheme="minorHAnsi" w:cstheme="minorBidi"/>
        </w:rPr>
        <w:commentReference w:id="42"/>
      </w:r>
      <w:commentRangeEnd w:id="43"/>
      <w:r>
        <w:rPr>
          <w:rStyle w:val="CommentReference"/>
          <w:rFonts w:asciiTheme="minorHAnsi" w:eastAsiaTheme="minorHAnsi" w:hAnsiTheme="minorHAnsi" w:cstheme="minorBidi"/>
        </w:rPr>
        <w:commentReference w:id="43"/>
      </w:r>
      <w:r w:rsidRPr="00996686">
        <w:rPr>
          <w:rFonts w:eastAsia="Times New Roman"/>
        </w:rPr>
        <w:t>statuses associated with</w:t>
      </w:r>
      <w:r>
        <w:rPr>
          <w:rFonts w:eastAsia="Times New Roman"/>
        </w:rPr>
        <w:t xml:space="preserve"> a Production Unit</w:t>
      </w:r>
      <w:r w:rsidRPr="00996686">
        <w:rPr>
          <w:rFonts w:eastAsia="Times New Roman"/>
        </w:rPr>
        <w:t>.</w:t>
      </w:r>
    </w:p>
    <w:p w14:paraId="12B3DDDB" w14:textId="77777777" w:rsidR="00386F73" w:rsidRPr="00996686" w:rsidRDefault="00386F73" w:rsidP="00386F73">
      <w:pPr>
        <w:pStyle w:val="ListParagraph"/>
        <w:widowControl w:val="0"/>
        <w:numPr>
          <w:ilvl w:val="0"/>
          <w:numId w:val="37"/>
        </w:numPr>
        <w:tabs>
          <w:tab w:val="left" w:pos="445"/>
        </w:tabs>
        <w:autoSpaceDE w:val="0"/>
        <w:autoSpaceDN w:val="0"/>
        <w:spacing w:before="175" w:after="0" w:line="240" w:lineRule="auto"/>
        <w:contextualSpacing w:val="0"/>
        <w:rPr>
          <w:sz w:val="19"/>
        </w:rPr>
      </w:pPr>
      <w:r w:rsidRPr="00996686">
        <w:rPr>
          <w:sz w:val="19"/>
        </w:rPr>
        <w:t>Log in to the Plant Applications Universal Client.</w:t>
      </w:r>
    </w:p>
    <w:p w14:paraId="1952DD9F" w14:textId="77777777" w:rsidR="00386F73" w:rsidRPr="00996686" w:rsidRDefault="00386F73" w:rsidP="00386F73">
      <w:pPr>
        <w:pStyle w:val="ListParagraph"/>
        <w:widowControl w:val="0"/>
        <w:numPr>
          <w:ilvl w:val="0"/>
          <w:numId w:val="37"/>
        </w:numPr>
        <w:tabs>
          <w:tab w:val="left" w:pos="445"/>
        </w:tabs>
        <w:autoSpaceDE w:val="0"/>
        <w:autoSpaceDN w:val="0"/>
        <w:spacing w:before="175" w:after="0" w:line="240" w:lineRule="auto"/>
        <w:contextualSpacing w:val="0"/>
        <w:rPr>
          <w:sz w:val="19"/>
        </w:rPr>
      </w:pPr>
      <w:r>
        <w:rPr>
          <w:sz w:val="19"/>
        </w:rPr>
        <w:t xml:space="preserve">Select </w:t>
      </w:r>
      <w:r w:rsidRPr="00711D00">
        <w:rPr>
          <w:b/>
          <w:sz w:val="19"/>
        </w:rPr>
        <w:t>Operations</w:t>
      </w:r>
      <w:r w:rsidRPr="00996686">
        <w:rPr>
          <w:sz w:val="19"/>
        </w:rPr>
        <w:t>.</w:t>
      </w:r>
    </w:p>
    <w:p w14:paraId="1B0CE60B" w14:textId="77777777" w:rsidR="00386F73" w:rsidRPr="00996686" w:rsidRDefault="00386F73" w:rsidP="00386F73">
      <w:pPr>
        <w:pStyle w:val="ListParagraph"/>
        <w:widowControl w:val="0"/>
        <w:numPr>
          <w:ilvl w:val="0"/>
          <w:numId w:val="37"/>
        </w:numPr>
        <w:tabs>
          <w:tab w:val="clear" w:pos="720"/>
          <w:tab w:val="left" w:pos="445"/>
        </w:tabs>
        <w:autoSpaceDE w:val="0"/>
        <w:autoSpaceDN w:val="0"/>
        <w:spacing w:before="175" w:after="0" w:line="240" w:lineRule="auto"/>
        <w:contextualSpacing w:val="0"/>
        <w:rPr>
          <w:sz w:val="19"/>
        </w:rPr>
      </w:pPr>
      <w:r w:rsidRPr="00996686">
        <w:rPr>
          <w:sz w:val="19"/>
        </w:rPr>
        <w:t xml:space="preserve">In the </w:t>
      </w:r>
      <w:r w:rsidRPr="00996686">
        <w:rPr>
          <w:b/>
          <w:sz w:val="19"/>
        </w:rPr>
        <w:t>Machines</w:t>
      </w:r>
      <w:r w:rsidRPr="00996686">
        <w:rPr>
          <w:sz w:val="19"/>
        </w:rPr>
        <w:t xml:space="preserve"> drop-down list box, select a machine. </w:t>
      </w:r>
    </w:p>
    <w:p w14:paraId="58E20032" w14:textId="77777777" w:rsidR="00386F73" w:rsidRPr="00996686" w:rsidRDefault="00386F73" w:rsidP="00386F73">
      <w:pPr>
        <w:tabs>
          <w:tab w:val="left" w:pos="445"/>
        </w:tabs>
        <w:spacing w:before="175"/>
        <w:ind w:left="104"/>
        <w:rPr>
          <w:rFonts w:ascii="Arial" w:hAnsi="Arial" w:cs="Arial"/>
          <w:sz w:val="19"/>
        </w:rPr>
      </w:pPr>
      <w:r w:rsidRPr="00996686">
        <w:rPr>
          <w:rFonts w:ascii="Arial" w:hAnsi="Arial" w:cs="Arial"/>
          <w:b/>
          <w:sz w:val="19"/>
        </w:rPr>
        <w:tab/>
      </w:r>
      <w:r w:rsidRPr="00996686">
        <w:rPr>
          <w:rFonts w:ascii="Arial" w:hAnsi="Arial" w:cs="Arial"/>
          <w:sz w:val="19"/>
        </w:rPr>
        <w:tab/>
      </w:r>
      <w:r w:rsidRPr="00996686">
        <w:rPr>
          <w:rFonts w:ascii="Arial" w:hAnsi="Arial" w:cs="Arial"/>
          <w:b/>
          <w:sz w:val="19"/>
        </w:rPr>
        <w:t>Note</w:t>
      </w:r>
      <w:r w:rsidRPr="00996686">
        <w:rPr>
          <w:rFonts w:ascii="Arial" w:hAnsi="Arial" w:cs="Arial"/>
          <w:sz w:val="19"/>
        </w:rPr>
        <w:t xml:space="preserve">: </w:t>
      </w:r>
      <w:commentRangeStart w:id="44"/>
      <w:commentRangeStart w:id="45"/>
      <w:r w:rsidRPr="00996686">
        <w:rPr>
          <w:rFonts w:ascii="Arial" w:hAnsi="Arial" w:cs="Arial"/>
          <w:sz w:val="19"/>
        </w:rPr>
        <w:t xml:space="preserve">You can access </w:t>
      </w:r>
      <w:r>
        <w:rPr>
          <w:rFonts w:ascii="Arial" w:hAnsi="Arial" w:cs="Arial"/>
          <w:sz w:val="19"/>
        </w:rPr>
        <w:t xml:space="preserve">operations </w:t>
      </w:r>
      <w:r w:rsidRPr="00996686">
        <w:rPr>
          <w:rFonts w:ascii="Arial" w:hAnsi="Arial" w:cs="Arial"/>
          <w:sz w:val="19"/>
        </w:rPr>
        <w:t>associated with only five machines</w:t>
      </w:r>
      <w:commentRangeEnd w:id="44"/>
      <w:r>
        <w:rPr>
          <w:rStyle w:val="CommentReference"/>
        </w:rPr>
        <w:commentReference w:id="44"/>
      </w:r>
      <w:commentRangeEnd w:id="45"/>
      <w:r>
        <w:rPr>
          <w:rStyle w:val="CommentReference"/>
        </w:rPr>
        <w:commentReference w:id="45"/>
      </w:r>
      <w:r w:rsidRPr="00996686">
        <w:rPr>
          <w:rFonts w:ascii="Arial" w:hAnsi="Arial" w:cs="Arial"/>
          <w:sz w:val="19"/>
        </w:rPr>
        <w:t xml:space="preserve">. </w:t>
      </w:r>
    </w:p>
    <w:p w14:paraId="712E73F3" w14:textId="77777777" w:rsidR="00386F73" w:rsidRDefault="00386F73" w:rsidP="00386F73">
      <w:pPr>
        <w:tabs>
          <w:tab w:val="left" w:pos="445"/>
        </w:tabs>
        <w:spacing w:before="175"/>
        <w:ind w:left="720"/>
        <w:rPr>
          <w:rFonts w:ascii="Arial" w:eastAsia="Times New Roman" w:hAnsi="Arial" w:cs="Arial"/>
          <w:sz w:val="19"/>
          <w:szCs w:val="19"/>
        </w:rPr>
      </w:pPr>
      <w:r>
        <w:rPr>
          <w:rFonts w:ascii="Arial" w:hAnsi="Arial" w:cs="Arial"/>
          <w:sz w:val="19"/>
          <w:szCs w:val="19"/>
        </w:rPr>
        <w:t>T</w:t>
      </w:r>
      <w:r w:rsidRPr="00CB183A">
        <w:rPr>
          <w:rFonts w:ascii="Arial" w:hAnsi="Arial" w:cs="Arial"/>
          <w:sz w:val="19"/>
          <w:szCs w:val="19"/>
        </w:rPr>
        <w:t>he</w:t>
      </w:r>
      <w:r w:rsidRPr="00CB183A">
        <w:rPr>
          <w:rFonts w:ascii="Arial" w:eastAsia="Times New Roman" w:hAnsi="Arial" w:cs="Arial"/>
          <w:sz w:val="19"/>
          <w:szCs w:val="19"/>
        </w:rPr>
        <w:t xml:space="preserve"> </w:t>
      </w:r>
      <w:r w:rsidRPr="00CB183A">
        <w:rPr>
          <w:rFonts w:ascii="Arial" w:eastAsia="Times New Roman" w:hAnsi="Arial" w:cs="Arial"/>
          <w:b/>
          <w:sz w:val="19"/>
          <w:szCs w:val="19"/>
        </w:rPr>
        <w:t>Open</w:t>
      </w:r>
      <w:r w:rsidRPr="00CB183A">
        <w:rPr>
          <w:rFonts w:ascii="Arial" w:eastAsia="Times New Roman" w:hAnsi="Arial" w:cs="Arial"/>
          <w:sz w:val="19"/>
          <w:szCs w:val="19"/>
        </w:rPr>
        <w:t xml:space="preserve"> page appears.</w:t>
      </w:r>
    </w:p>
    <w:p w14:paraId="1E231FCD" w14:textId="77777777" w:rsidR="00386F73" w:rsidRPr="00996686" w:rsidRDefault="00386F73" w:rsidP="00386F73">
      <w:pPr>
        <w:tabs>
          <w:tab w:val="left" w:pos="360"/>
        </w:tabs>
        <w:spacing w:before="175"/>
        <w:ind w:left="104"/>
        <w:rPr>
          <w:rFonts w:ascii="Arial" w:hAnsi="Arial" w:cs="Arial"/>
          <w:sz w:val="19"/>
        </w:rPr>
      </w:pPr>
      <w:r w:rsidRPr="00996686">
        <w:rPr>
          <w:rFonts w:ascii="Arial" w:hAnsi="Arial" w:cs="Arial"/>
          <w:b/>
          <w:sz w:val="19"/>
        </w:rPr>
        <w:lastRenderedPageBreak/>
        <w:tab/>
      </w:r>
      <w:r>
        <w:rPr>
          <w:rFonts w:ascii="Arial" w:hAnsi="Arial" w:cs="Arial"/>
          <w:b/>
          <w:sz w:val="19"/>
        </w:rPr>
        <w:tab/>
      </w:r>
      <w:r w:rsidRPr="00996686">
        <w:rPr>
          <w:rFonts w:ascii="Arial" w:hAnsi="Arial" w:cs="Arial"/>
          <w:b/>
          <w:sz w:val="19"/>
        </w:rPr>
        <w:t>Tip</w:t>
      </w:r>
      <w:r w:rsidRPr="00996686">
        <w:rPr>
          <w:rFonts w:ascii="Arial" w:hAnsi="Arial" w:cs="Arial"/>
          <w:sz w:val="19"/>
        </w:rPr>
        <w:t xml:space="preserve">: Select </w:t>
      </w:r>
      <w:r>
        <w:rPr>
          <w:noProof/>
        </w:rPr>
        <w:drawing>
          <wp:inline distT="0" distB="0" distL="0" distR="0" wp14:anchorId="3D9044AB" wp14:editId="62A731EE">
            <wp:extent cx="278296" cy="228600"/>
            <wp:effectExtent l="0" t="0" r="762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0198" cy="230162"/>
                    </a:xfrm>
                    <a:prstGeom prst="rect">
                      <a:avLst/>
                    </a:prstGeom>
                  </pic:spPr>
                </pic:pic>
              </a:graphicData>
            </a:graphic>
          </wp:inline>
        </w:drawing>
      </w:r>
      <w:r w:rsidRPr="00996686">
        <w:rPr>
          <w:rFonts w:ascii="Arial" w:hAnsi="Arial" w:cs="Arial"/>
          <w:sz w:val="19"/>
        </w:rPr>
        <w:t xml:space="preserve"> to manually refresh the </w:t>
      </w:r>
      <w:r>
        <w:rPr>
          <w:rFonts w:ascii="Arial" w:hAnsi="Arial" w:cs="Arial"/>
          <w:sz w:val="19"/>
        </w:rPr>
        <w:t xml:space="preserve">operations associated with the </w:t>
      </w:r>
      <w:commentRangeStart w:id="46"/>
      <w:commentRangeStart w:id="47"/>
      <w:r>
        <w:rPr>
          <w:rFonts w:ascii="Arial" w:hAnsi="Arial" w:cs="Arial"/>
          <w:sz w:val="19"/>
        </w:rPr>
        <w:t xml:space="preserve">Production Unit </w:t>
      </w:r>
      <w:commentRangeEnd w:id="46"/>
      <w:r>
        <w:rPr>
          <w:rStyle w:val="CommentReference"/>
        </w:rPr>
        <w:commentReference w:id="46"/>
      </w:r>
      <w:commentRangeEnd w:id="47"/>
      <w:r>
        <w:rPr>
          <w:rStyle w:val="CommentReference"/>
        </w:rPr>
        <w:commentReference w:id="47"/>
      </w:r>
      <w:r>
        <w:rPr>
          <w:rFonts w:ascii="Arial" w:hAnsi="Arial" w:cs="Arial"/>
          <w:sz w:val="19"/>
        </w:rPr>
        <w:t xml:space="preserve">in the </w:t>
      </w:r>
      <w:r w:rsidRPr="009A3C14">
        <w:rPr>
          <w:rFonts w:ascii="Arial" w:hAnsi="Arial" w:cs="Arial"/>
          <w:b/>
          <w:sz w:val="19"/>
        </w:rPr>
        <w:t>Open</w:t>
      </w:r>
      <w:r w:rsidRPr="00996686">
        <w:rPr>
          <w:rFonts w:ascii="Arial" w:hAnsi="Arial" w:cs="Arial"/>
          <w:sz w:val="19"/>
        </w:rPr>
        <w:t xml:space="preserve"> page. </w:t>
      </w:r>
    </w:p>
    <w:p w14:paraId="4487ABF4" w14:textId="77777777" w:rsidR="00386F73" w:rsidRPr="00B67A37" w:rsidRDefault="00386F73" w:rsidP="00386F73">
      <w:pPr>
        <w:tabs>
          <w:tab w:val="left" w:pos="445"/>
        </w:tabs>
        <w:spacing w:before="175"/>
        <w:ind w:left="720"/>
        <w:rPr>
          <w:rFonts w:ascii="Arial" w:hAnsi="Arial" w:cs="Arial"/>
          <w:sz w:val="19"/>
          <w:szCs w:val="19"/>
        </w:rPr>
      </w:pPr>
      <w:r w:rsidRPr="00B67A37">
        <w:rPr>
          <w:rFonts w:ascii="Arial" w:hAnsi="Arial" w:cs="Arial"/>
          <w:sz w:val="19"/>
          <w:szCs w:val="19"/>
        </w:rPr>
        <w:t xml:space="preserve">You can refer to each field for an operation that appears in the </w:t>
      </w:r>
      <w:r w:rsidRPr="000805BE">
        <w:rPr>
          <w:rFonts w:ascii="Arial" w:hAnsi="Arial" w:cs="Arial"/>
          <w:b/>
          <w:sz w:val="19"/>
          <w:szCs w:val="19"/>
        </w:rPr>
        <w:t>Open</w:t>
      </w:r>
      <w:r w:rsidRPr="00B67A37">
        <w:rPr>
          <w:rFonts w:ascii="Arial" w:hAnsi="Arial" w:cs="Arial"/>
          <w:sz w:val="19"/>
          <w:szCs w:val="19"/>
        </w:rPr>
        <w:t xml:space="preserve"> page as described in the following table.</w:t>
      </w:r>
    </w:p>
    <w:tbl>
      <w:tblPr>
        <w:tblStyle w:val="GridTable1Light"/>
        <w:tblW w:w="0" w:type="auto"/>
        <w:tblLook w:val="04A0" w:firstRow="1" w:lastRow="0" w:firstColumn="1" w:lastColumn="0" w:noHBand="0" w:noVBand="1"/>
      </w:tblPr>
      <w:tblGrid>
        <w:gridCol w:w="4675"/>
        <w:gridCol w:w="4675"/>
      </w:tblGrid>
      <w:tr w:rsidR="00386F73" w:rsidRPr="00996686" w14:paraId="3FDDF63C" w14:textId="77777777" w:rsidTr="00386F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3DC7720" w14:textId="77777777" w:rsidR="00386F73" w:rsidRPr="00996686" w:rsidRDefault="00386F73" w:rsidP="00386F73">
            <w:pPr>
              <w:tabs>
                <w:tab w:val="left" w:pos="445"/>
              </w:tabs>
              <w:spacing w:before="175"/>
              <w:rPr>
                <w:rFonts w:ascii="Arial" w:hAnsi="Arial" w:cs="Arial"/>
                <w:sz w:val="19"/>
              </w:rPr>
            </w:pPr>
            <w:r>
              <w:rPr>
                <w:rFonts w:ascii="Arial" w:hAnsi="Arial" w:cs="Arial"/>
                <w:sz w:val="19"/>
              </w:rPr>
              <w:t>Field</w:t>
            </w:r>
          </w:p>
        </w:tc>
        <w:tc>
          <w:tcPr>
            <w:tcW w:w="4675" w:type="dxa"/>
          </w:tcPr>
          <w:p w14:paraId="5BD2C50A" w14:textId="77777777" w:rsidR="00386F73" w:rsidRPr="00996686" w:rsidRDefault="00386F73" w:rsidP="00386F73">
            <w:pPr>
              <w:tabs>
                <w:tab w:val="left" w:pos="445"/>
              </w:tabs>
              <w:spacing w:before="175"/>
              <w:cnfStyle w:val="100000000000" w:firstRow="1" w:lastRow="0" w:firstColumn="0" w:lastColumn="0" w:oddVBand="0" w:evenVBand="0" w:oddHBand="0" w:evenHBand="0" w:firstRowFirstColumn="0" w:firstRowLastColumn="0" w:lastRowFirstColumn="0" w:lastRowLastColumn="0"/>
              <w:rPr>
                <w:rFonts w:ascii="Arial" w:hAnsi="Arial" w:cs="Arial"/>
                <w:sz w:val="19"/>
              </w:rPr>
            </w:pPr>
            <w:r w:rsidRPr="00996686">
              <w:rPr>
                <w:rFonts w:ascii="Arial" w:hAnsi="Arial" w:cs="Arial"/>
                <w:sz w:val="19"/>
              </w:rPr>
              <w:t xml:space="preserve">Description </w:t>
            </w:r>
          </w:p>
        </w:tc>
      </w:tr>
      <w:tr w:rsidR="00386F73" w:rsidRPr="00996686" w14:paraId="25AB1010"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413C4153" w14:textId="77777777" w:rsidR="00386F73" w:rsidRPr="00996686" w:rsidRDefault="00386F73" w:rsidP="00386F73">
            <w:pPr>
              <w:tabs>
                <w:tab w:val="left" w:pos="445"/>
              </w:tabs>
              <w:spacing w:before="175"/>
              <w:rPr>
                <w:rFonts w:ascii="Arial" w:hAnsi="Arial" w:cs="Arial"/>
                <w:sz w:val="19"/>
              </w:rPr>
            </w:pPr>
            <w:r>
              <w:rPr>
                <w:rFonts w:ascii="Arial" w:hAnsi="Arial" w:cs="Arial"/>
                <w:sz w:val="19"/>
              </w:rPr>
              <w:t>SERIAL/LOT</w:t>
            </w:r>
          </w:p>
        </w:tc>
        <w:tc>
          <w:tcPr>
            <w:tcW w:w="4675" w:type="dxa"/>
          </w:tcPr>
          <w:p w14:paraId="47F57280" w14:textId="77777777" w:rsidR="00386F73" w:rsidRDefault="00386F73" w:rsidP="00386F73">
            <w:pPr>
              <w:tabs>
                <w:tab w:val="left" w:pos="445"/>
              </w:tabs>
              <w:spacing w:before="175"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9"/>
              </w:rPr>
            </w:pPr>
            <w:r w:rsidRPr="00996686">
              <w:rPr>
                <w:rFonts w:ascii="Arial" w:hAnsi="Arial" w:cs="Arial"/>
                <w:sz w:val="19"/>
              </w:rPr>
              <w:t xml:space="preserve">The lot number or serial number associated with the work order. The status </w:t>
            </w:r>
            <w:r>
              <w:rPr>
                <w:rFonts w:ascii="Arial" w:hAnsi="Arial" w:cs="Arial"/>
                <w:sz w:val="19"/>
              </w:rPr>
              <w:t xml:space="preserve">of the operations is indicated by a </w:t>
            </w:r>
            <w:commentRangeStart w:id="48"/>
            <w:commentRangeStart w:id="49"/>
            <w:r>
              <w:rPr>
                <w:rFonts w:ascii="Arial" w:hAnsi="Arial" w:cs="Arial"/>
                <w:sz w:val="19"/>
              </w:rPr>
              <w:t>color-coded indicator</w:t>
            </w:r>
            <w:commentRangeEnd w:id="48"/>
            <w:r>
              <w:rPr>
                <w:rStyle w:val="CommentReference"/>
              </w:rPr>
              <w:commentReference w:id="48"/>
            </w:r>
            <w:commentRangeEnd w:id="49"/>
            <w:r>
              <w:rPr>
                <w:rStyle w:val="CommentReference"/>
              </w:rPr>
              <w:commentReference w:id="49"/>
            </w:r>
            <w:r>
              <w:rPr>
                <w:rFonts w:ascii="Arial" w:hAnsi="Arial" w:cs="Arial"/>
                <w:sz w:val="19"/>
              </w:rPr>
              <w:t>.</w:t>
            </w:r>
          </w:p>
          <w:p w14:paraId="3FA2EBB6" w14:textId="13874883" w:rsidR="00386F73" w:rsidRDefault="00386F73" w:rsidP="00386F73">
            <w:pPr>
              <w:tabs>
                <w:tab w:val="left" w:pos="445"/>
              </w:tabs>
              <w:spacing w:before="175"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9"/>
              </w:rPr>
            </w:pPr>
            <w:r>
              <w:rPr>
                <w:rFonts w:ascii="Arial" w:hAnsi="Arial" w:cs="Arial"/>
                <w:sz w:val="19"/>
              </w:rPr>
              <w:t>.</w:t>
            </w:r>
          </w:p>
          <w:tbl>
            <w:tblPr>
              <w:tblStyle w:val="TableGridLight"/>
              <w:tblW w:w="0" w:type="auto"/>
              <w:tblLook w:val="04A0" w:firstRow="1" w:lastRow="0" w:firstColumn="1" w:lastColumn="0" w:noHBand="0" w:noVBand="1"/>
            </w:tblPr>
            <w:tblGrid>
              <w:gridCol w:w="2224"/>
              <w:gridCol w:w="2225"/>
            </w:tblGrid>
            <w:tr w:rsidR="00386F73" w14:paraId="73F3EB55" w14:textId="77777777" w:rsidTr="00386F73">
              <w:tc>
                <w:tcPr>
                  <w:tcW w:w="2224" w:type="dxa"/>
                </w:tcPr>
                <w:p w14:paraId="683987CC" w14:textId="77777777" w:rsidR="00386F73" w:rsidRPr="002174F2" w:rsidRDefault="00386F73" w:rsidP="00386F73">
                  <w:pPr>
                    <w:tabs>
                      <w:tab w:val="left" w:pos="445"/>
                    </w:tabs>
                    <w:spacing w:before="175" w:line="276" w:lineRule="auto"/>
                    <w:rPr>
                      <w:rFonts w:ascii="Arial" w:hAnsi="Arial" w:cs="Arial"/>
                      <w:b/>
                      <w:sz w:val="19"/>
                    </w:rPr>
                  </w:pPr>
                </w:p>
              </w:tc>
              <w:tc>
                <w:tcPr>
                  <w:tcW w:w="2225" w:type="dxa"/>
                </w:tcPr>
                <w:p w14:paraId="021B7F6B" w14:textId="77777777" w:rsidR="00386F73" w:rsidRPr="002174F2" w:rsidRDefault="00386F73" w:rsidP="00386F73">
                  <w:pPr>
                    <w:tabs>
                      <w:tab w:val="left" w:pos="445"/>
                    </w:tabs>
                    <w:spacing w:before="175" w:line="276" w:lineRule="auto"/>
                    <w:rPr>
                      <w:rFonts w:ascii="Arial" w:hAnsi="Arial" w:cs="Arial"/>
                      <w:b/>
                      <w:sz w:val="19"/>
                    </w:rPr>
                  </w:pPr>
                </w:p>
              </w:tc>
            </w:tr>
            <w:tr w:rsidR="00386F73" w14:paraId="75F09905" w14:textId="77777777" w:rsidTr="00386F73">
              <w:tc>
                <w:tcPr>
                  <w:tcW w:w="2224" w:type="dxa"/>
                </w:tcPr>
                <w:p w14:paraId="6F981650" w14:textId="77777777" w:rsidR="00386F73" w:rsidRDefault="00386F73" w:rsidP="00386F73">
                  <w:pPr>
                    <w:tabs>
                      <w:tab w:val="left" w:pos="445"/>
                    </w:tabs>
                    <w:spacing w:before="175" w:line="276" w:lineRule="auto"/>
                    <w:rPr>
                      <w:rFonts w:ascii="Arial" w:hAnsi="Arial" w:cs="Arial"/>
                      <w:sz w:val="19"/>
                    </w:rPr>
                  </w:pPr>
                </w:p>
              </w:tc>
              <w:tc>
                <w:tcPr>
                  <w:tcW w:w="2225" w:type="dxa"/>
                </w:tcPr>
                <w:p w14:paraId="389CE456" w14:textId="77777777" w:rsidR="00386F73" w:rsidRDefault="00386F73" w:rsidP="00386F73">
                  <w:pPr>
                    <w:tabs>
                      <w:tab w:val="left" w:pos="445"/>
                    </w:tabs>
                    <w:spacing w:before="175" w:line="276" w:lineRule="auto"/>
                    <w:rPr>
                      <w:rFonts w:ascii="Arial" w:hAnsi="Arial" w:cs="Arial"/>
                      <w:sz w:val="19"/>
                    </w:rPr>
                  </w:pPr>
                </w:p>
              </w:tc>
            </w:tr>
            <w:tr w:rsidR="00386F73" w14:paraId="0320AE82" w14:textId="77777777" w:rsidTr="00386F73">
              <w:tc>
                <w:tcPr>
                  <w:tcW w:w="2224" w:type="dxa"/>
                </w:tcPr>
                <w:p w14:paraId="2A2B5698" w14:textId="77777777" w:rsidR="00386F73" w:rsidRDefault="00386F73" w:rsidP="00386F73">
                  <w:pPr>
                    <w:tabs>
                      <w:tab w:val="left" w:pos="445"/>
                    </w:tabs>
                    <w:spacing w:before="175" w:line="276" w:lineRule="auto"/>
                    <w:rPr>
                      <w:rFonts w:ascii="Arial" w:hAnsi="Arial" w:cs="Arial"/>
                      <w:sz w:val="19"/>
                    </w:rPr>
                  </w:pPr>
                </w:p>
              </w:tc>
              <w:tc>
                <w:tcPr>
                  <w:tcW w:w="2225" w:type="dxa"/>
                </w:tcPr>
                <w:p w14:paraId="5BA5CFC5" w14:textId="77777777" w:rsidR="00386F73" w:rsidRDefault="00386F73" w:rsidP="00386F73">
                  <w:pPr>
                    <w:tabs>
                      <w:tab w:val="left" w:pos="445"/>
                    </w:tabs>
                    <w:spacing w:before="175"/>
                    <w:rPr>
                      <w:rFonts w:ascii="Arial" w:hAnsi="Arial" w:cs="Arial"/>
                      <w:sz w:val="19"/>
                    </w:rPr>
                  </w:pPr>
                </w:p>
              </w:tc>
            </w:tr>
            <w:tr w:rsidR="00386F73" w14:paraId="38B2EAAC" w14:textId="77777777" w:rsidTr="00386F73">
              <w:tc>
                <w:tcPr>
                  <w:tcW w:w="2224" w:type="dxa"/>
                </w:tcPr>
                <w:p w14:paraId="17D360F5" w14:textId="77777777" w:rsidR="00386F73" w:rsidRDefault="00386F73" w:rsidP="00386F73">
                  <w:pPr>
                    <w:tabs>
                      <w:tab w:val="left" w:pos="445"/>
                    </w:tabs>
                    <w:spacing w:before="175" w:line="276" w:lineRule="auto"/>
                    <w:rPr>
                      <w:rFonts w:ascii="Arial" w:hAnsi="Arial" w:cs="Arial"/>
                      <w:sz w:val="19"/>
                    </w:rPr>
                  </w:pPr>
                </w:p>
              </w:tc>
              <w:tc>
                <w:tcPr>
                  <w:tcW w:w="2225" w:type="dxa"/>
                </w:tcPr>
                <w:p w14:paraId="233B6588" w14:textId="77777777" w:rsidR="00386F73" w:rsidRDefault="00386F73" w:rsidP="00386F73">
                  <w:pPr>
                    <w:tabs>
                      <w:tab w:val="left" w:pos="445"/>
                    </w:tabs>
                    <w:spacing w:before="175" w:line="276" w:lineRule="auto"/>
                    <w:rPr>
                      <w:rFonts w:ascii="Arial" w:hAnsi="Arial" w:cs="Arial"/>
                      <w:sz w:val="19"/>
                    </w:rPr>
                  </w:pPr>
                </w:p>
              </w:tc>
            </w:tr>
            <w:tr w:rsidR="00386F73" w14:paraId="20E77C93" w14:textId="77777777" w:rsidTr="00386F73">
              <w:tc>
                <w:tcPr>
                  <w:tcW w:w="2224" w:type="dxa"/>
                </w:tcPr>
                <w:p w14:paraId="42E1A146" w14:textId="77777777" w:rsidR="00386F73" w:rsidRDefault="00386F73" w:rsidP="00386F73">
                  <w:pPr>
                    <w:tabs>
                      <w:tab w:val="left" w:pos="445"/>
                    </w:tabs>
                    <w:spacing w:before="175" w:line="276" w:lineRule="auto"/>
                    <w:rPr>
                      <w:rFonts w:ascii="Arial" w:hAnsi="Arial" w:cs="Arial"/>
                      <w:sz w:val="19"/>
                    </w:rPr>
                  </w:pPr>
                </w:p>
              </w:tc>
              <w:tc>
                <w:tcPr>
                  <w:tcW w:w="2225" w:type="dxa"/>
                </w:tcPr>
                <w:p w14:paraId="64F4DDA2" w14:textId="77777777" w:rsidR="00386F73" w:rsidRDefault="00386F73" w:rsidP="00386F73">
                  <w:pPr>
                    <w:tabs>
                      <w:tab w:val="left" w:pos="445"/>
                    </w:tabs>
                    <w:spacing w:before="175" w:line="276" w:lineRule="auto"/>
                    <w:rPr>
                      <w:rFonts w:ascii="Arial" w:hAnsi="Arial" w:cs="Arial"/>
                      <w:sz w:val="19"/>
                    </w:rPr>
                  </w:pPr>
                </w:p>
              </w:tc>
            </w:tr>
            <w:tr w:rsidR="00386F73" w14:paraId="6D46873A" w14:textId="77777777" w:rsidTr="00386F73">
              <w:tc>
                <w:tcPr>
                  <w:tcW w:w="2224" w:type="dxa"/>
                </w:tcPr>
                <w:p w14:paraId="6BA2DC61" w14:textId="77777777" w:rsidR="00386F73" w:rsidRDefault="00386F73" w:rsidP="00386F73">
                  <w:pPr>
                    <w:tabs>
                      <w:tab w:val="left" w:pos="445"/>
                    </w:tabs>
                    <w:spacing w:before="175" w:line="276" w:lineRule="auto"/>
                    <w:rPr>
                      <w:rFonts w:ascii="Arial" w:hAnsi="Arial" w:cs="Arial"/>
                      <w:sz w:val="19"/>
                    </w:rPr>
                  </w:pPr>
                </w:p>
              </w:tc>
              <w:tc>
                <w:tcPr>
                  <w:tcW w:w="2225" w:type="dxa"/>
                </w:tcPr>
                <w:p w14:paraId="61ED724B" w14:textId="77777777" w:rsidR="00386F73" w:rsidRDefault="00386F73" w:rsidP="00386F73">
                  <w:pPr>
                    <w:tabs>
                      <w:tab w:val="left" w:pos="445"/>
                    </w:tabs>
                    <w:spacing w:before="175" w:line="276" w:lineRule="auto"/>
                    <w:rPr>
                      <w:rFonts w:ascii="Arial" w:hAnsi="Arial" w:cs="Arial"/>
                      <w:sz w:val="19"/>
                    </w:rPr>
                  </w:pPr>
                </w:p>
              </w:tc>
            </w:tr>
            <w:tr w:rsidR="00386F73" w14:paraId="08FAA1A9" w14:textId="77777777" w:rsidTr="00386F73">
              <w:tc>
                <w:tcPr>
                  <w:tcW w:w="2224" w:type="dxa"/>
                </w:tcPr>
                <w:p w14:paraId="45BEB00F" w14:textId="77777777" w:rsidR="00386F73" w:rsidRDefault="00386F73" w:rsidP="00386F73">
                  <w:pPr>
                    <w:tabs>
                      <w:tab w:val="left" w:pos="445"/>
                    </w:tabs>
                    <w:spacing w:before="175" w:line="276" w:lineRule="auto"/>
                    <w:rPr>
                      <w:rFonts w:ascii="Arial" w:hAnsi="Arial" w:cs="Arial"/>
                      <w:sz w:val="19"/>
                    </w:rPr>
                  </w:pPr>
                </w:p>
              </w:tc>
              <w:tc>
                <w:tcPr>
                  <w:tcW w:w="2225" w:type="dxa"/>
                </w:tcPr>
                <w:p w14:paraId="3F75102F" w14:textId="77777777" w:rsidR="00386F73" w:rsidRDefault="00386F73" w:rsidP="00386F73">
                  <w:pPr>
                    <w:tabs>
                      <w:tab w:val="left" w:pos="445"/>
                    </w:tabs>
                    <w:spacing w:before="175" w:line="276" w:lineRule="auto"/>
                    <w:rPr>
                      <w:rFonts w:ascii="Arial" w:hAnsi="Arial" w:cs="Arial"/>
                      <w:sz w:val="19"/>
                    </w:rPr>
                  </w:pPr>
                </w:p>
              </w:tc>
            </w:tr>
          </w:tbl>
          <w:p w14:paraId="40FB6337" w14:textId="77777777" w:rsidR="00386F73" w:rsidRPr="00440797" w:rsidRDefault="00386F73" w:rsidP="00386F73">
            <w:pPr>
              <w:tabs>
                <w:tab w:val="left" w:pos="445"/>
              </w:tabs>
              <w:spacing w:before="175"/>
              <w:ind w:left="360"/>
              <w:cnfStyle w:val="000000000000" w:firstRow="0" w:lastRow="0" w:firstColumn="0" w:lastColumn="0" w:oddVBand="0" w:evenVBand="0" w:oddHBand="0" w:evenHBand="0" w:firstRowFirstColumn="0" w:firstRowLastColumn="0" w:lastRowFirstColumn="0" w:lastRowLastColumn="0"/>
              <w:rPr>
                <w:rFonts w:ascii="Arial" w:hAnsi="Arial" w:cs="Arial"/>
                <w:b/>
                <w:sz w:val="19"/>
              </w:rPr>
            </w:pPr>
            <w:commentRangeStart w:id="50"/>
            <w:commentRangeStart w:id="51"/>
            <w:r w:rsidRPr="00440797">
              <w:rPr>
                <w:rFonts w:ascii="Arial" w:hAnsi="Arial" w:cs="Arial"/>
                <w:b/>
                <w:sz w:val="19"/>
              </w:rPr>
              <w:t>Clock-On Statuses</w:t>
            </w:r>
            <w:commentRangeEnd w:id="50"/>
            <w:r>
              <w:rPr>
                <w:rStyle w:val="CommentReference"/>
              </w:rPr>
              <w:commentReference w:id="50"/>
            </w:r>
            <w:commentRangeEnd w:id="51"/>
            <w:r>
              <w:rPr>
                <w:rStyle w:val="CommentReference"/>
              </w:rPr>
              <w:commentReference w:id="51"/>
            </w:r>
          </w:p>
          <w:p w14:paraId="121887EB" w14:textId="77777777" w:rsidR="00386F73" w:rsidRPr="00996686" w:rsidRDefault="00386F73" w:rsidP="00386F73">
            <w:pPr>
              <w:tabs>
                <w:tab w:val="left" w:pos="445"/>
              </w:tabs>
              <w:spacing w:before="175"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9"/>
              </w:rPr>
            </w:pPr>
          </w:p>
          <w:p w14:paraId="52230CB3" w14:textId="77777777" w:rsidR="00386F73" w:rsidRPr="00996686" w:rsidRDefault="00386F73" w:rsidP="00386F73">
            <w:pPr>
              <w:tabs>
                <w:tab w:val="left" w:pos="445"/>
              </w:tabs>
              <w:spacing w:before="175"/>
              <w:cnfStyle w:val="000000000000" w:firstRow="0" w:lastRow="0" w:firstColumn="0" w:lastColumn="0" w:oddVBand="0" w:evenVBand="0" w:oddHBand="0" w:evenHBand="0" w:firstRowFirstColumn="0" w:firstRowLastColumn="0" w:lastRowFirstColumn="0" w:lastRowLastColumn="0"/>
              <w:rPr>
                <w:rFonts w:ascii="Arial" w:hAnsi="Arial" w:cs="Arial"/>
                <w:sz w:val="19"/>
              </w:rPr>
            </w:pPr>
            <w:r w:rsidRPr="00996686">
              <w:rPr>
                <w:rFonts w:ascii="Arial" w:hAnsi="Arial" w:cs="Arial"/>
                <w:sz w:val="19"/>
              </w:rPr>
              <w:t xml:space="preserve">When </w:t>
            </w:r>
            <w:r>
              <w:rPr>
                <w:rFonts w:ascii="Arial" w:hAnsi="Arial" w:cs="Arial"/>
                <w:sz w:val="19"/>
              </w:rPr>
              <w:t xml:space="preserve">multiple operators clock </w:t>
            </w:r>
            <w:r w:rsidRPr="00996686">
              <w:rPr>
                <w:rFonts w:ascii="Arial" w:hAnsi="Arial" w:cs="Arial"/>
                <w:sz w:val="19"/>
              </w:rPr>
              <w:t xml:space="preserve">on </w:t>
            </w:r>
            <w:r>
              <w:rPr>
                <w:rFonts w:ascii="Arial" w:hAnsi="Arial" w:cs="Arial"/>
                <w:sz w:val="19"/>
              </w:rPr>
              <w:t>an</w:t>
            </w:r>
            <w:r w:rsidRPr="00996686">
              <w:rPr>
                <w:rFonts w:ascii="Arial" w:hAnsi="Arial" w:cs="Arial"/>
                <w:sz w:val="19"/>
              </w:rPr>
              <w:t xml:space="preserve"> operation, </w:t>
            </w:r>
            <w:r>
              <w:rPr>
                <w:rFonts w:ascii="Arial" w:hAnsi="Arial" w:cs="Arial"/>
                <w:sz w:val="19"/>
              </w:rPr>
              <w:t>t</w:t>
            </w:r>
            <w:r w:rsidRPr="00996686">
              <w:rPr>
                <w:rFonts w:ascii="Arial" w:hAnsi="Arial" w:cs="Arial"/>
                <w:sz w:val="19"/>
              </w:rPr>
              <w:t xml:space="preserve">he status </w:t>
            </w:r>
            <w:r>
              <w:rPr>
                <w:rFonts w:ascii="Arial" w:hAnsi="Arial" w:cs="Arial"/>
                <w:sz w:val="19"/>
              </w:rPr>
              <w:t xml:space="preserve">of the operation is indicated by a color-coded indicator. </w:t>
            </w:r>
          </w:p>
        </w:tc>
      </w:tr>
      <w:tr w:rsidR="00386F73" w:rsidRPr="00996686" w14:paraId="2509EB67"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2E93F1E8" w14:textId="77777777" w:rsidR="00386F73" w:rsidRPr="00996686" w:rsidRDefault="00386F73" w:rsidP="00386F73">
            <w:pPr>
              <w:tabs>
                <w:tab w:val="left" w:pos="445"/>
              </w:tabs>
              <w:spacing w:before="175"/>
              <w:rPr>
                <w:rFonts w:ascii="Arial" w:hAnsi="Arial" w:cs="Arial"/>
                <w:sz w:val="19"/>
              </w:rPr>
            </w:pPr>
            <w:r>
              <w:rPr>
                <w:rFonts w:ascii="Arial" w:hAnsi="Arial" w:cs="Arial"/>
                <w:sz w:val="19"/>
              </w:rPr>
              <w:t>WORK ORDER</w:t>
            </w:r>
          </w:p>
        </w:tc>
        <w:tc>
          <w:tcPr>
            <w:tcW w:w="4675" w:type="dxa"/>
          </w:tcPr>
          <w:p w14:paraId="7CB41EAE" w14:textId="77777777" w:rsidR="00386F73" w:rsidRPr="00996686" w:rsidRDefault="00386F73" w:rsidP="00386F73">
            <w:pPr>
              <w:tabs>
                <w:tab w:val="left" w:pos="445"/>
              </w:tabs>
              <w:spacing w:before="175"/>
              <w:cnfStyle w:val="000000000000" w:firstRow="0" w:lastRow="0" w:firstColumn="0" w:lastColumn="0" w:oddVBand="0" w:evenVBand="0" w:oddHBand="0" w:evenHBand="0" w:firstRowFirstColumn="0" w:firstRowLastColumn="0" w:lastRowFirstColumn="0" w:lastRowLastColumn="0"/>
              <w:rPr>
                <w:rFonts w:ascii="Arial" w:hAnsi="Arial" w:cs="Arial"/>
                <w:sz w:val="19"/>
              </w:rPr>
            </w:pPr>
            <w:r w:rsidRPr="00996686">
              <w:rPr>
                <w:rFonts w:ascii="Arial" w:hAnsi="Arial" w:cs="Arial"/>
                <w:sz w:val="19"/>
              </w:rPr>
              <w:t xml:space="preserve">The unique identifier of </w:t>
            </w:r>
            <w:r>
              <w:rPr>
                <w:rFonts w:ascii="Arial" w:hAnsi="Arial" w:cs="Arial"/>
                <w:sz w:val="19"/>
              </w:rPr>
              <w:t>a</w:t>
            </w:r>
            <w:r w:rsidRPr="00996686">
              <w:rPr>
                <w:rFonts w:ascii="Arial" w:hAnsi="Arial" w:cs="Arial"/>
                <w:sz w:val="19"/>
              </w:rPr>
              <w:t xml:space="preserve"> work order associated with </w:t>
            </w:r>
            <w:r>
              <w:rPr>
                <w:rFonts w:ascii="Arial" w:hAnsi="Arial" w:cs="Arial"/>
                <w:sz w:val="19"/>
              </w:rPr>
              <w:t>an</w:t>
            </w:r>
            <w:r w:rsidRPr="00996686">
              <w:rPr>
                <w:rFonts w:ascii="Arial" w:hAnsi="Arial" w:cs="Arial"/>
                <w:sz w:val="19"/>
              </w:rPr>
              <w:t xml:space="preserve"> operation.</w:t>
            </w:r>
          </w:p>
        </w:tc>
      </w:tr>
      <w:tr w:rsidR="00386F73" w:rsidRPr="00996686" w14:paraId="7BD954C0"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0898A15E" w14:textId="77777777" w:rsidR="00386F73" w:rsidRPr="00996686" w:rsidRDefault="00386F73" w:rsidP="00386F73">
            <w:pPr>
              <w:tabs>
                <w:tab w:val="left" w:pos="445"/>
              </w:tabs>
              <w:spacing w:before="175"/>
              <w:rPr>
                <w:rFonts w:ascii="Arial" w:hAnsi="Arial" w:cs="Arial"/>
                <w:sz w:val="19"/>
              </w:rPr>
            </w:pPr>
            <w:r>
              <w:rPr>
                <w:rFonts w:ascii="Arial" w:hAnsi="Arial" w:cs="Arial"/>
                <w:sz w:val="19"/>
              </w:rPr>
              <w:t>PRIORITY</w:t>
            </w:r>
          </w:p>
        </w:tc>
        <w:tc>
          <w:tcPr>
            <w:tcW w:w="4675" w:type="dxa"/>
          </w:tcPr>
          <w:p w14:paraId="6273498B" w14:textId="77777777" w:rsidR="00386F73" w:rsidRPr="00996686" w:rsidRDefault="00386F73" w:rsidP="00386F73">
            <w:pPr>
              <w:tabs>
                <w:tab w:val="left" w:pos="445"/>
              </w:tabs>
              <w:spacing w:before="175"/>
              <w:cnfStyle w:val="000000000000" w:firstRow="0" w:lastRow="0" w:firstColumn="0" w:lastColumn="0" w:oddVBand="0" w:evenVBand="0" w:oddHBand="0" w:evenHBand="0" w:firstRowFirstColumn="0" w:firstRowLastColumn="0" w:lastRowFirstColumn="0" w:lastRowLastColumn="0"/>
              <w:rPr>
                <w:rFonts w:ascii="Arial" w:hAnsi="Arial" w:cs="Arial"/>
                <w:sz w:val="19"/>
              </w:rPr>
            </w:pPr>
            <w:r w:rsidRPr="00996686">
              <w:rPr>
                <w:rFonts w:ascii="Arial" w:hAnsi="Arial" w:cs="Arial"/>
                <w:sz w:val="19"/>
              </w:rPr>
              <w:t xml:space="preserve">The </w:t>
            </w:r>
            <w:commentRangeStart w:id="52"/>
            <w:commentRangeStart w:id="53"/>
            <w:r w:rsidRPr="00996686">
              <w:rPr>
                <w:rFonts w:ascii="Arial" w:hAnsi="Arial" w:cs="Arial"/>
                <w:sz w:val="19"/>
              </w:rPr>
              <w:t>priority</w:t>
            </w:r>
            <w:commentRangeEnd w:id="52"/>
            <w:r>
              <w:rPr>
                <w:rStyle w:val="CommentReference"/>
              </w:rPr>
              <w:commentReference w:id="52"/>
            </w:r>
            <w:commentRangeEnd w:id="53"/>
            <w:r>
              <w:rPr>
                <w:rStyle w:val="CommentReference"/>
              </w:rPr>
              <w:commentReference w:id="53"/>
            </w:r>
            <w:r w:rsidRPr="00996686">
              <w:rPr>
                <w:rFonts w:ascii="Arial" w:hAnsi="Arial" w:cs="Arial"/>
                <w:sz w:val="19"/>
              </w:rPr>
              <w:t xml:space="preserve"> </w:t>
            </w:r>
            <w:r>
              <w:rPr>
                <w:rFonts w:ascii="Arial" w:hAnsi="Arial" w:cs="Arial"/>
                <w:sz w:val="19"/>
              </w:rPr>
              <w:t>of</w:t>
            </w:r>
            <w:r w:rsidRPr="00996686">
              <w:rPr>
                <w:rFonts w:ascii="Arial" w:hAnsi="Arial" w:cs="Arial"/>
                <w:sz w:val="19"/>
              </w:rPr>
              <w:t xml:space="preserve"> </w:t>
            </w:r>
            <w:r>
              <w:rPr>
                <w:rFonts w:ascii="Arial" w:hAnsi="Arial" w:cs="Arial"/>
                <w:sz w:val="19"/>
              </w:rPr>
              <w:t>an</w:t>
            </w:r>
            <w:r w:rsidRPr="00996686">
              <w:rPr>
                <w:rFonts w:ascii="Arial" w:hAnsi="Arial" w:cs="Arial"/>
                <w:sz w:val="19"/>
              </w:rPr>
              <w:t xml:space="preserve"> operation.</w:t>
            </w:r>
          </w:p>
        </w:tc>
      </w:tr>
      <w:tr w:rsidR="00386F73" w:rsidRPr="00996686" w14:paraId="085C26B8"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5B95423C" w14:textId="77777777" w:rsidR="00386F73" w:rsidRPr="00996686" w:rsidRDefault="00386F73" w:rsidP="00386F73">
            <w:pPr>
              <w:tabs>
                <w:tab w:val="left" w:pos="445"/>
              </w:tabs>
              <w:spacing w:before="175"/>
              <w:rPr>
                <w:rFonts w:ascii="Arial" w:hAnsi="Arial" w:cs="Arial"/>
                <w:sz w:val="19"/>
              </w:rPr>
            </w:pPr>
            <w:r>
              <w:rPr>
                <w:rFonts w:ascii="Arial" w:hAnsi="Arial" w:cs="Arial"/>
                <w:sz w:val="19"/>
              </w:rPr>
              <w:t>MATERIAL</w:t>
            </w:r>
          </w:p>
        </w:tc>
        <w:tc>
          <w:tcPr>
            <w:tcW w:w="4675" w:type="dxa"/>
          </w:tcPr>
          <w:p w14:paraId="081AD4A3" w14:textId="77777777" w:rsidR="00386F73" w:rsidRPr="00996686" w:rsidRDefault="00386F73" w:rsidP="00386F73">
            <w:pPr>
              <w:tabs>
                <w:tab w:val="left" w:pos="445"/>
              </w:tabs>
              <w:spacing w:before="175"/>
              <w:cnfStyle w:val="000000000000" w:firstRow="0" w:lastRow="0" w:firstColumn="0" w:lastColumn="0" w:oddVBand="0" w:evenVBand="0" w:oddHBand="0" w:evenHBand="0" w:firstRowFirstColumn="0" w:firstRowLastColumn="0" w:lastRowFirstColumn="0" w:lastRowLastColumn="0"/>
              <w:rPr>
                <w:rFonts w:ascii="Arial" w:hAnsi="Arial" w:cs="Arial"/>
                <w:sz w:val="19"/>
              </w:rPr>
            </w:pPr>
            <w:r w:rsidRPr="00445D2A">
              <w:rPr>
                <w:rFonts w:ascii="Arial" w:hAnsi="Arial" w:cs="Arial"/>
                <w:sz w:val="19"/>
              </w:rPr>
              <w:t xml:space="preserve">The material number associated with </w:t>
            </w:r>
            <w:r>
              <w:rPr>
                <w:rFonts w:ascii="Arial" w:hAnsi="Arial" w:cs="Arial"/>
                <w:sz w:val="19"/>
              </w:rPr>
              <w:t>a</w:t>
            </w:r>
            <w:r w:rsidRPr="00445D2A">
              <w:rPr>
                <w:rFonts w:ascii="Arial" w:hAnsi="Arial" w:cs="Arial"/>
                <w:sz w:val="19"/>
              </w:rPr>
              <w:t xml:space="preserve"> work order.</w:t>
            </w:r>
            <w:r w:rsidRPr="00996686">
              <w:rPr>
                <w:rFonts w:ascii="Arial" w:hAnsi="Arial" w:cs="Arial"/>
                <w:sz w:val="19"/>
              </w:rPr>
              <w:t xml:space="preserve"> </w:t>
            </w:r>
          </w:p>
        </w:tc>
      </w:tr>
      <w:tr w:rsidR="00386F73" w:rsidRPr="00996686" w14:paraId="5F93B088"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5246087B" w14:textId="77777777" w:rsidR="00386F73" w:rsidRPr="00996686" w:rsidRDefault="00386F73" w:rsidP="00386F73">
            <w:pPr>
              <w:tabs>
                <w:tab w:val="left" w:pos="445"/>
              </w:tabs>
              <w:spacing w:before="175"/>
              <w:rPr>
                <w:rFonts w:ascii="Arial" w:hAnsi="Arial" w:cs="Arial"/>
                <w:sz w:val="19"/>
              </w:rPr>
            </w:pPr>
            <w:r>
              <w:rPr>
                <w:rFonts w:ascii="Arial" w:hAnsi="Arial" w:cs="Arial"/>
                <w:sz w:val="19"/>
              </w:rPr>
              <w:t>OPERATION</w:t>
            </w:r>
          </w:p>
        </w:tc>
        <w:tc>
          <w:tcPr>
            <w:tcW w:w="4675" w:type="dxa"/>
          </w:tcPr>
          <w:p w14:paraId="63C033E4" w14:textId="77777777" w:rsidR="00386F73" w:rsidRPr="00996686" w:rsidRDefault="00386F73" w:rsidP="00386F73">
            <w:pPr>
              <w:tabs>
                <w:tab w:val="left" w:pos="445"/>
              </w:tabs>
              <w:spacing w:before="175"/>
              <w:cnfStyle w:val="000000000000" w:firstRow="0" w:lastRow="0" w:firstColumn="0" w:lastColumn="0" w:oddVBand="0" w:evenVBand="0" w:oddHBand="0" w:evenHBand="0" w:firstRowFirstColumn="0" w:firstRowLastColumn="0" w:lastRowFirstColumn="0" w:lastRowLastColumn="0"/>
              <w:rPr>
                <w:rFonts w:ascii="Arial" w:hAnsi="Arial" w:cs="Arial"/>
                <w:sz w:val="19"/>
              </w:rPr>
            </w:pPr>
            <w:r w:rsidRPr="00996686">
              <w:rPr>
                <w:rFonts w:ascii="Arial" w:hAnsi="Arial" w:cs="Arial"/>
                <w:sz w:val="19"/>
              </w:rPr>
              <w:t xml:space="preserve">The machine or </w:t>
            </w:r>
            <w:r>
              <w:rPr>
                <w:rFonts w:ascii="Arial" w:hAnsi="Arial" w:cs="Arial"/>
                <w:sz w:val="19"/>
              </w:rPr>
              <w:t>P</w:t>
            </w:r>
            <w:r w:rsidRPr="00996686">
              <w:rPr>
                <w:rFonts w:ascii="Arial" w:hAnsi="Arial" w:cs="Arial"/>
                <w:sz w:val="19"/>
              </w:rPr>
              <w:t xml:space="preserve">roduction </w:t>
            </w:r>
            <w:r>
              <w:rPr>
                <w:rFonts w:ascii="Arial" w:hAnsi="Arial" w:cs="Arial"/>
                <w:sz w:val="19"/>
              </w:rPr>
              <w:t>U</w:t>
            </w:r>
            <w:r w:rsidRPr="00996686">
              <w:rPr>
                <w:rFonts w:ascii="Arial" w:hAnsi="Arial" w:cs="Arial"/>
                <w:sz w:val="19"/>
              </w:rPr>
              <w:t xml:space="preserve">nit associated with the operation within </w:t>
            </w:r>
            <w:r>
              <w:rPr>
                <w:rFonts w:ascii="Arial" w:hAnsi="Arial" w:cs="Arial"/>
                <w:sz w:val="19"/>
              </w:rPr>
              <w:t>a</w:t>
            </w:r>
            <w:r w:rsidRPr="00996686">
              <w:rPr>
                <w:rFonts w:ascii="Arial" w:hAnsi="Arial" w:cs="Arial"/>
                <w:sz w:val="19"/>
              </w:rPr>
              <w:t xml:space="preserve"> work order. </w:t>
            </w:r>
            <w:r w:rsidRPr="00996686">
              <w:rPr>
                <w:rFonts w:ascii="Arial" w:hAnsi="Arial" w:cs="Arial"/>
              </w:rPr>
              <w:t xml:space="preserve"> </w:t>
            </w:r>
          </w:p>
        </w:tc>
      </w:tr>
      <w:tr w:rsidR="00386F73" w:rsidRPr="00996686" w14:paraId="71C7B1B3"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3FE8312A" w14:textId="77777777" w:rsidR="00386F73" w:rsidRPr="00996686" w:rsidRDefault="00386F73" w:rsidP="00386F73">
            <w:pPr>
              <w:tabs>
                <w:tab w:val="left" w:pos="445"/>
              </w:tabs>
              <w:spacing w:before="175"/>
              <w:rPr>
                <w:rFonts w:ascii="Arial" w:hAnsi="Arial" w:cs="Arial"/>
                <w:sz w:val="19"/>
              </w:rPr>
            </w:pPr>
            <w:r>
              <w:rPr>
                <w:rFonts w:ascii="Arial" w:hAnsi="Arial" w:cs="Arial"/>
                <w:sz w:val="19"/>
              </w:rPr>
              <w:t>MODIFIED ON</w:t>
            </w:r>
          </w:p>
        </w:tc>
        <w:tc>
          <w:tcPr>
            <w:tcW w:w="4675" w:type="dxa"/>
          </w:tcPr>
          <w:p w14:paraId="49B2F757" w14:textId="77777777" w:rsidR="00386F73" w:rsidRPr="00996686" w:rsidRDefault="00386F73" w:rsidP="00386F73">
            <w:pPr>
              <w:tabs>
                <w:tab w:val="left" w:pos="445"/>
              </w:tabs>
              <w:spacing w:before="175"/>
              <w:cnfStyle w:val="000000000000" w:firstRow="0" w:lastRow="0" w:firstColumn="0" w:lastColumn="0" w:oddVBand="0" w:evenVBand="0" w:oddHBand="0" w:evenHBand="0" w:firstRowFirstColumn="0" w:firstRowLastColumn="0" w:lastRowFirstColumn="0" w:lastRowLastColumn="0"/>
              <w:rPr>
                <w:rFonts w:ascii="Arial" w:hAnsi="Arial" w:cs="Arial"/>
              </w:rPr>
            </w:pPr>
            <w:r w:rsidRPr="00996686">
              <w:rPr>
                <w:rFonts w:ascii="Arial" w:hAnsi="Arial" w:cs="Arial"/>
                <w:sz w:val="19"/>
              </w:rPr>
              <w:t>The date and time when the operation was last modified. The date and time appear in the format mm/dd hh:mm (for example, 03/27 10:58).</w:t>
            </w:r>
          </w:p>
        </w:tc>
      </w:tr>
      <w:tr w:rsidR="00386F73" w:rsidRPr="00996686" w14:paraId="4271C7CF"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14F90BDA" w14:textId="77777777" w:rsidR="00386F73" w:rsidRPr="00996686" w:rsidRDefault="00386F73" w:rsidP="00386F73">
            <w:pPr>
              <w:tabs>
                <w:tab w:val="left" w:pos="445"/>
              </w:tabs>
              <w:spacing w:before="175"/>
              <w:rPr>
                <w:rFonts w:ascii="Arial" w:hAnsi="Arial" w:cs="Arial"/>
                <w:sz w:val="19"/>
              </w:rPr>
            </w:pPr>
            <w:r>
              <w:rPr>
                <w:rFonts w:ascii="Arial" w:hAnsi="Arial" w:cs="Arial"/>
                <w:sz w:val="19"/>
              </w:rPr>
              <w:t>USER(S)</w:t>
            </w:r>
          </w:p>
        </w:tc>
        <w:tc>
          <w:tcPr>
            <w:tcW w:w="4675" w:type="dxa"/>
          </w:tcPr>
          <w:p w14:paraId="31486C5C" w14:textId="77777777" w:rsidR="00386F73" w:rsidRPr="00996686" w:rsidRDefault="00386F73" w:rsidP="00386F73">
            <w:pPr>
              <w:tabs>
                <w:tab w:val="left" w:pos="445"/>
              </w:tabs>
              <w:spacing w:before="175"/>
              <w:cnfStyle w:val="000000000000" w:firstRow="0" w:lastRow="0" w:firstColumn="0" w:lastColumn="0" w:oddVBand="0" w:evenVBand="0" w:oddHBand="0" w:evenHBand="0" w:firstRowFirstColumn="0" w:firstRowLastColumn="0" w:lastRowFirstColumn="0" w:lastRowLastColumn="0"/>
              <w:rPr>
                <w:rFonts w:ascii="Arial" w:hAnsi="Arial" w:cs="Arial"/>
              </w:rPr>
            </w:pPr>
            <w:r w:rsidRPr="00321F08">
              <w:rPr>
                <w:rFonts w:ascii="Arial" w:hAnsi="Arial" w:cs="Arial"/>
                <w:sz w:val="19"/>
              </w:rPr>
              <w:t>The name of the user who worked on an operation</w:t>
            </w:r>
            <w:bookmarkStart w:id="54" w:name="_Hlk530547107"/>
            <w:r w:rsidRPr="00321F08">
              <w:rPr>
                <w:rFonts w:ascii="Arial" w:hAnsi="Arial" w:cs="Arial"/>
                <w:sz w:val="19"/>
              </w:rPr>
              <w:t xml:space="preserve">. If multiple users worked on an operation, then the number of users appears in the </w:t>
            </w:r>
            <w:r w:rsidRPr="00321F08">
              <w:rPr>
                <w:rFonts w:ascii="Arial" w:hAnsi="Arial" w:cs="Arial"/>
                <w:b/>
                <w:sz w:val="19"/>
              </w:rPr>
              <w:t>USER(S)</w:t>
            </w:r>
            <w:r w:rsidRPr="00321F08">
              <w:rPr>
                <w:rFonts w:ascii="Arial" w:hAnsi="Arial" w:cs="Arial"/>
                <w:sz w:val="19"/>
              </w:rPr>
              <w:t xml:space="preserve"> field for that operation</w:t>
            </w:r>
            <w:bookmarkEnd w:id="54"/>
            <w:r w:rsidRPr="00321F08">
              <w:rPr>
                <w:rFonts w:ascii="Arial" w:hAnsi="Arial" w:cs="Arial"/>
                <w:sz w:val="19"/>
              </w:rPr>
              <w:t>. You can then select the number to access the list of names of the users who worked on an operation.</w:t>
            </w:r>
          </w:p>
        </w:tc>
      </w:tr>
      <w:tr w:rsidR="00386F73" w:rsidRPr="00996686" w14:paraId="38BDE072"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220B277E" w14:textId="77777777" w:rsidR="00386F73" w:rsidRPr="00996686" w:rsidRDefault="00386F73" w:rsidP="00386F73">
            <w:pPr>
              <w:tabs>
                <w:tab w:val="left" w:pos="445"/>
              </w:tabs>
              <w:spacing w:before="175"/>
              <w:rPr>
                <w:rFonts w:ascii="Arial" w:hAnsi="Arial" w:cs="Arial"/>
                <w:sz w:val="19"/>
              </w:rPr>
            </w:pPr>
            <w:r w:rsidRPr="00996686">
              <w:rPr>
                <w:rFonts w:ascii="Arial" w:hAnsi="Arial" w:cs="Arial"/>
                <w:sz w:val="19"/>
              </w:rPr>
              <w:lastRenderedPageBreak/>
              <w:t>ON/OFF</w:t>
            </w:r>
          </w:p>
        </w:tc>
        <w:tc>
          <w:tcPr>
            <w:tcW w:w="4675" w:type="dxa"/>
          </w:tcPr>
          <w:p w14:paraId="20F6D7B4" w14:textId="77777777" w:rsidR="00386F73" w:rsidRPr="00996686" w:rsidRDefault="00386F73" w:rsidP="00386F73">
            <w:pPr>
              <w:tabs>
                <w:tab w:val="left" w:pos="445"/>
              </w:tabs>
              <w:spacing w:before="175"/>
              <w:cnfStyle w:val="000000000000" w:firstRow="0" w:lastRow="0" w:firstColumn="0" w:lastColumn="0" w:oddVBand="0" w:evenVBand="0" w:oddHBand="0" w:evenHBand="0" w:firstRowFirstColumn="0" w:firstRowLastColumn="0" w:lastRowFirstColumn="0" w:lastRowLastColumn="0"/>
              <w:rPr>
                <w:rFonts w:ascii="Arial" w:hAnsi="Arial" w:cs="Arial"/>
              </w:rPr>
            </w:pPr>
            <w:r w:rsidRPr="00996686">
              <w:rPr>
                <w:rFonts w:ascii="Arial" w:hAnsi="Arial" w:cs="Arial"/>
                <w:sz w:val="19"/>
              </w:rPr>
              <w:t>The clock-on or clock-off status</w:t>
            </w:r>
            <w:r>
              <w:rPr>
                <w:rFonts w:ascii="Arial" w:hAnsi="Arial" w:cs="Arial"/>
                <w:sz w:val="19"/>
              </w:rPr>
              <w:t xml:space="preserve"> indicator for an operation</w:t>
            </w:r>
            <w:r w:rsidRPr="00996686">
              <w:rPr>
                <w:rFonts w:ascii="Arial" w:hAnsi="Arial" w:cs="Arial"/>
                <w:sz w:val="19"/>
              </w:rPr>
              <w:t>.</w:t>
            </w:r>
            <w:r w:rsidRPr="00996686">
              <w:rPr>
                <w:rFonts w:ascii="Arial" w:hAnsi="Arial" w:cs="Arial"/>
              </w:rPr>
              <w:t xml:space="preserve"> </w:t>
            </w:r>
          </w:p>
        </w:tc>
      </w:tr>
    </w:tbl>
    <w:p w14:paraId="675836E6" w14:textId="77777777" w:rsidR="00386F73" w:rsidRPr="00996686" w:rsidRDefault="00386F73" w:rsidP="00386F73">
      <w:pPr>
        <w:pStyle w:val="BodyText"/>
        <w:spacing w:before="271" w:line="360" w:lineRule="auto"/>
        <w:ind w:left="360" w:right="162"/>
        <w:rPr>
          <w:rFonts w:eastAsia="Times New Roman"/>
          <w:color w:val="333333"/>
          <w:sz w:val="24"/>
          <w:szCs w:val="24"/>
        </w:rPr>
      </w:pPr>
      <w:r w:rsidRPr="00996686">
        <w:rPr>
          <w:rFonts w:eastAsia="Times New Roman"/>
          <w:b/>
        </w:rPr>
        <w:t>Results</w:t>
      </w:r>
      <w:commentRangeStart w:id="55"/>
      <w:commentRangeStart w:id="56"/>
      <w:r w:rsidRPr="00996686">
        <w:rPr>
          <w:rFonts w:eastAsia="Times New Roman"/>
          <w:color w:val="333333"/>
          <w:sz w:val="24"/>
          <w:szCs w:val="24"/>
        </w:rPr>
        <w:t>:</w:t>
      </w:r>
      <w:commentRangeEnd w:id="55"/>
      <w:r>
        <w:rPr>
          <w:rStyle w:val="CommentReference"/>
          <w:rFonts w:asciiTheme="minorHAnsi" w:eastAsiaTheme="minorHAnsi" w:hAnsiTheme="minorHAnsi" w:cstheme="minorBidi"/>
        </w:rPr>
        <w:commentReference w:id="55"/>
      </w:r>
      <w:commentRangeEnd w:id="56"/>
      <w:r>
        <w:rPr>
          <w:rStyle w:val="CommentReference"/>
          <w:rFonts w:asciiTheme="minorHAnsi" w:eastAsiaTheme="minorHAnsi" w:hAnsiTheme="minorHAnsi" w:cstheme="minorBidi"/>
        </w:rPr>
        <w:commentReference w:id="56"/>
      </w:r>
    </w:p>
    <w:p w14:paraId="3E3F0C51" w14:textId="77777777" w:rsidR="00386F73" w:rsidRPr="00996686" w:rsidRDefault="00386F73" w:rsidP="00386F73">
      <w:pPr>
        <w:pStyle w:val="BodyText"/>
        <w:spacing w:before="271" w:line="360" w:lineRule="auto"/>
        <w:ind w:left="360" w:right="162"/>
        <w:rPr>
          <w:rFonts w:eastAsia="Times New Roman"/>
        </w:rPr>
      </w:pPr>
      <w:r w:rsidRPr="00996686">
        <w:rPr>
          <w:rFonts w:eastAsia="Times New Roman"/>
        </w:rPr>
        <w:t xml:space="preserve">The operations </w:t>
      </w:r>
      <w:r>
        <w:rPr>
          <w:rFonts w:eastAsia="Times New Roman"/>
        </w:rPr>
        <w:t>for</w:t>
      </w:r>
      <w:r w:rsidRPr="00996686">
        <w:rPr>
          <w:rFonts w:eastAsia="Times New Roman"/>
        </w:rPr>
        <w:t xml:space="preserve"> the</w:t>
      </w:r>
      <w:commentRangeStart w:id="57"/>
      <w:commentRangeStart w:id="58"/>
      <w:r w:rsidRPr="00996686">
        <w:rPr>
          <w:rFonts w:eastAsia="Times New Roman"/>
        </w:rPr>
        <w:t xml:space="preserve"> selected Production Unit </w:t>
      </w:r>
      <w:commentRangeEnd w:id="57"/>
      <w:r>
        <w:rPr>
          <w:rStyle w:val="CommentReference"/>
          <w:rFonts w:asciiTheme="minorHAnsi" w:eastAsiaTheme="minorHAnsi" w:hAnsiTheme="minorHAnsi" w:cstheme="minorBidi"/>
        </w:rPr>
        <w:commentReference w:id="57"/>
      </w:r>
      <w:commentRangeEnd w:id="58"/>
      <w:r>
        <w:rPr>
          <w:rStyle w:val="CommentReference"/>
          <w:rFonts w:asciiTheme="minorHAnsi" w:eastAsiaTheme="minorHAnsi" w:hAnsiTheme="minorHAnsi" w:cstheme="minorBidi"/>
        </w:rPr>
        <w:commentReference w:id="58"/>
      </w:r>
      <w:r w:rsidRPr="00996686">
        <w:rPr>
          <w:rFonts w:eastAsia="Times New Roman"/>
        </w:rPr>
        <w:t>appears in the Operations application.</w:t>
      </w:r>
    </w:p>
    <w:p w14:paraId="13C85572" w14:textId="77777777" w:rsidR="00386F73" w:rsidRDefault="00386F73" w:rsidP="00386F73">
      <w:pPr>
        <w:widowControl w:val="0"/>
        <w:autoSpaceDE w:val="0"/>
        <w:autoSpaceDN w:val="0"/>
        <w:spacing w:before="113" w:after="0" w:line="350" w:lineRule="auto"/>
        <w:ind w:left="140" w:right="162"/>
        <w:rPr>
          <w:rFonts w:ascii="Arial" w:eastAsia="Arial" w:hAnsi="Arial" w:cs="Arial"/>
          <w:color w:val="000080"/>
          <w:sz w:val="35"/>
        </w:rPr>
      </w:pPr>
    </w:p>
    <w:p w14:paraId="0782BDF9" w14:textId="77777777" w:rsidR="00386F73" w:rsidRDefault="00386F73" w:rsidP="00386F73">
      <w:pPr>
        <w:widowControl w:val="0"/>
        <w:autoSpaceDE w:val="0"/>
        <w:autoSpaceDN w:val="0"/>
        <w:spacing w:before="113" w:after="0" w:line="350" w:lineRule="auto"/>
        <w:ind w:left="140" w:right="162"/>
        <w:rPr>
          <w:rFonts w:ascii="Arial" w:eastAsia="Arial" w:hAnsi="Arial" w:cs="Arial"/>
          <w:color w:val="000080"/>
          <w:sz w:val="35"/>
        </w:rPr>
      </w:pPr>
      <w:r>
        <w:rPr>
          <w:rFonts w:ascii="Arial" w:eastAsia="Arial" w:hAnsi="Arial" w:cs="Arial"/>
          <w:color w:val="000080"/>
          <w:sz w:val="35"/>
        </w:rPr>
        <w:t>Operation Status Indicators</w:t>
      </w:r>
    </w:p>
    <w:p w14:paraId="3DBEBED7" w14:textId="77777777" w:rsidR="00386F73" w:rsidRPr="00B67A37" w:rsidRDefault="00386F73" w:rsidP="00386F73">
      <w:pPr>
        <w:pStyle w:val="BodyText"/>
        <w:spacing w:before="271" w:line="360" w:lineRule="auto"/>
        <w:ind w:left="140" w:right="162"/>
      </w:pPr>
      <w:r>
        <w:t>The following table describes the color-coded operation status indicators that appear in the Operations application.</w:t>
      </w:r>
    </w:p>
    <w:tbl>
      <w:tblPr>
        <w:tblStyle w:val="GridTable1Light"/>
        <w:tblW w:w="0" w:type="auto"/>
        <w:jc w:val="center"/>
        <w:tblLook w:val="04A0" w:firstRow="1" w:lastRow="0" w:firstColumn="1" w:lastColumn="0" w:noHBand="0" w:noVBand="1"/>
      </w:tblPr>
      <w:tblGrid>
        <w:gridCol w:w="3685"/>
        <w:gridCol w:w="4680"/>
      </w:tblGrid>
      <w:tr w:rsidR="00386F73" w:rsidRPr="00EC3337" w14:paraId="533D34BA" w14:textId="77777777" w:rsidTr="00386F73">
        <w:trPr>
          <w:cnfStyle w:val="100000000000" w:firstRow="1" w:lastRow="0" w:firstColumn="0" w:lastColumn="0" w:oddVBand="0" w:evenVBand="0" w:oddHBand="0" w:evenHBand="0" w:firstRowFirstColumn="0" w:firstRowLastColumn="0" w:lastRowFirstColumn="0" w:lastRowLastColumn="0"/>
          <w:trHeight w:val="476"/>
          <w:jc w:val="center"/>
        </w:trPr>
        <w:tc>
          <w:tcPr>
            <w:cnfStyle w:val="001000000000" w:firstRow="0" w:lastRow="0" w:firstColumn="1" w:lastColumn="0" w:oddVBand="0" w:evenVBand="0" w:oddHBand="0" w:evenHBand="0" w:firstRowFirstColumn="0" w:firstRowLastColumn="0" w:lastRowFirstColumn="0" w:lastRowLastColumn="0"/>
            <w:tcW w:w="3685" w:type="dxa"/>
          </w:tcPr>
          <w:p w14:paraId="59AC1F96" w14:textId="77777777" w:rsidR="00386F73" w:rsidRPr="00EC3337" w:rsidRDefault="00386F73" w:rsidP="00386F73">
            <w:pPr>
              <w:spacing w:before="240"/>
              <w:rPr>
                <w:rFonts w:ascii="Arial" w:hAnsi="Arial" w:cs="Arial"/>
                <w:sz w:val="19"/>
                <w:szCs w:val="19"/>
              </w:rPr>
            </w:pPr>
            <w:r w:rsidRPr="00EC3337">
              <w:rPr>
                <w:rFonts w:ascii="Arial" w:hAnsi="Arial" w:cs="Arial"/>
                <w:sz w:val="19"/>
                <w:szCs w:val="19"/>
              </w:rPr>
              <w:t>Status</w:t>
            </w:r>
            <w:r>
              <w:rPr>
                <w:rFonts w:ascii="Arial" w:hAnsi="Arial" w:cs="Arial"/>
                <w:sz w:val="19"/>
                <w:szCs w:val="19"/>
              </w:rPr>
              <w:t xml:space="preserve"> Indicator</w:t>
            </w:r>
          </w:p>
        </w:tc>
        <w:tc>
          <w:tcPr>
            <w:tcW w:w="4680" w:type="dxa"/>
          </w:tcPr>
          <w:p w14:paraId="3B44A365" w14:textId="77777777" w:rsidR="00386F73" w:rsidRPr="00EC3337" w:rsidRDefault="00386F73" w:rsidP="00386F73">
            <w:pPr>
              <w:spacing w:before="240"/>
              <w:cnfStyle w:val="100000000000" w:firstRow="1" w:lastRow="0" w:firstColumn="0" w:lastColumn="0" w:oddVBand="0" w:evenVBand="0" w:oddHBand="0" w:evenHBand="0" w:firstRowFirstColumn="0" w:firstRowLastColumn="0" w:lastRowFirstColumn="0" w:lastRowLastColumn="0"/>
              <w:rPr>
                <w:rFonts w:ascii="Arial" w:hAnsi="Arial" w:cs="Arial"/>
                <w:sz w:val="19"/>
                <w:szCs w:val="19"/>
              </w:rPr>
            </w:pPr>
            <w:r w:rsidRPr="00EC3337">
              <w:rPr>
                <w:rFonts w:ascii="Arial" w:hAnsi="Arial" w:cs="Arial"/>
                <w:sz w:val="19"/>
                <w:szCs w:val="19"/>
              </w:rPr>
              <w:t>Description</w:t>
            </w:r>
          </w:p>
        </w:tc>
      </w:tr>
      <w:tr w:rsidR="00386F73" w:rsidRPr="00EC3337" w14:paraId="547E8093" w14:textId="77777777" w:rsidTr="00386F73">
        <w:trPr>
          <w:trHeight w:val="870"/>
          <w:jc w:val="center"/>
        </w:trPr>
        <w:tc>
          <w:tcPr>
            <w:cnfStyle w:val="001000000000" w:firstRow="0" w:lastRow="0" w:firstColumn="1" w:lastColumn="0" w:oddVBand="0" w:evenVBand="0" w:oddHBand="0" w:evenHBand="0" w:firstRowFirstColumn="0" w:firstRowLastColumn="0" w:lastRowFirstColumn="0" w:lastRowLastColumn="0"/>
            <w:tcW w:w="3685" w:type="dxa"/>
          </w:tcPr>
          <w:p w14:paraId="6E1CB802" w14:textId="77777777" w:rsidR="00386F73" w:rsidRPr="00EC3337" w:rsidRDefault="00386F73" w:rsidP="00386F73">
            <w:pPr>
              <w:spacing w:before="240"/>
              <w:rPr>
                <w:rFonts w:ascii="Arial" w:hAnsi="Arial" w:cs="Arial"/>
                <w:sz w:val="19"/>
                <w:szCs w:val="19"/>
              </w:rPr>
            </w:pPr>
            <w:r w:rsidRPr="00EC3337">
              <w:rPr>
                <w:rFonts w:ascii="Arial" w:hAnsi="Arial" w:cs="Arial"/>
                <w:noProof/>
                <w:sz w:val="19"/>
                <w:szCs w:val="19"/>
              </w:rPr>
              <w:drawing>
                <wp:inline distT="0" distB="0" distL="0" distR="0" wp14:anchorId="4333612F" wp14:editId="25242D3B">
                  <wp:extent cx="279414" cy="285765"/>
                  <wp:effectExtent l="0" t="0" r="635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79414" cy="285765"/>
                          </a:xfrm>
                          <a:prstGeom prst="rect">
                            <a:avLst/>
                          </a:prstGeom>
                        </pic:spPr>
                      </pic:pic>
                    </a:graphicData>
                  </a:graphic>
                </wp:inline>
              </w:drawing>
            </w:r>
          </w:p>
        </w:tc>
        <w:tc>
          <w:tcPr>
            <w:tcW w:w="4680" w:type="dxa"/>
          </w:tcPr>
          <w:p w14:paraId="5ECC08E7" w14:textId="77777777" w:rsidR="00386F73" w:rsidRPr="00EC3337" w:rsidRDefault="00386F73" w:rsidP="00386F73">
            <w:pPr>
              <w:spacing w:before="240"/>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r w:rsidRPr="00EC3337">
              <w:rPr>
                <w:rFonts w:ascii="Arial" w:hAnsi="Arial" w:cs="Arial"/>
                <w:sz w:val="19"/>
                <w:szCs w:val="19"/>
              </w:rPr>
              <w:t xml:space="preserve">The operation is in </w:t>
            </w:r>
            <w:commentRangeStart w:id="59"/>
            <w:commentRangeStart w:id="60"/>
            <w:r w:rsidRPr="00EC3337">
              <w:rPr>
                <w:rFonts w:ascii="Arial" w:hAnsi="Arial" w:cs="Arial"/>
                <w:b/>
                <w:sz w:val="19"/>
                <w:szCs w:val="19"/>
              </w:rPr>
              <w:t>Read</w:t>
            </w:r>
            <w:commentRangeEnd w:id="59"/>
            <w:r>
              <w:rPr>
                <w:rStyle w:val="CommentReference"/>
              </w:rPr>
              <w:commentReference w:id="59"/>
            </w:r>
            <w:commentRangeEnd w:id="60"/>
            <w:r>
              <w:rPr>
                <w:rStyle w:val="CommentReference"/>
              </w:rPr>
              <w:commentReference w:id="60"/>
            </w:r>
            <w:r w:rsidRPr="00EC3337">
              <w:rPr>
                <w:rFonts w:ascii="Arial" w:hAnsi="Arial" w:cs="Arial"/>
                <w:b/>
                <w:sz w:val="19"/>
                <w:szCs w:val="19"/>
              </w:rPr>
              <w:t>y</w:t>
            </w:r>
            <w:r w:rsidRPr="00EC3337">
              <w:rPr>
                <w:rFonts w:ascii="Arial" w:hAnsi="Arial" w:cs="Arial"/>
                <w:sz w:val="19"/>
                <w:szCs w:val="19"/>
              </w:rPr>
              <w:t xml:space="preserve"> status.</w:t>
            </w:r>
          </w:p>
        </w:tc>
      </w:tr>
      <w:tr w:rsidR="00386F73" w:rsidRPr="00EC3337" w14:paraId="547805B3" w14:textId="77777777" w:rsidTr="00386F73">
        <w:trPr>
          <w:trHeight w:val="800"/>
          <w:jc w:val="center"/>
        </w:trPr>
        <w:tc>
          <w:tcPr>
            <w:cnfStyle w:val="001000000000" w:firstRow="0" w:lastRow="0" w:firstColumn="1" w:lastColumn="0" w:oddVBand="0" w:evenVBand="0" w:oddHBand="0" w:evenHBand="0" w:firstRowFirstColumn="0" w:firstRowLastColumn="0" w:lastRowFirstColumn="0" w:lastRowLastColumn="0"/>
            <w:tcW w:w="3685" w:type="dxa"/>
          </w:tcPr>
          <w:p w14:paraId="14176E82" w14:textId="77777777" w:rsidR="00386F73" w:rsidRPr="00EC3337" w:rsidRDefault="00386F73" w:rsidP="00386F73">
            <w:pPr>
              <w:spacing w:before="240"/>
              <w:rPr>
                <w:rFonts w:ascii="Arial" w:hAnsi="Arial" w:cs="Arial"/>
                <w:sz w:val="19"/>
                <w:szCs w:val="19"/>
              </w:rPr>
            </w:pPr>
            <w:r w:rsidRPr="00EC3337">
              <w:rPr>
                <w:rFonts w:ascii="Arial" w:hAnsi="Arial" w:cs="Arial"/>
                <w:noProof/>
                <w:sz w:val="19"/>
                <w:szCs w:val="19"/>
              </w:rPr>
              <w:drawing>
                <wp:inline distT="0" distB="0" distL="0" distR="0" wp14:anchorId="77E7EC26" wp14:editId="175B6518">
                  <wp:extent cx="285765" cy="285765"/>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85765" cy="285765"/>
                          </a:xfrm>
                          <a:prstGeom prst="rect">
                            <a:avLst/>
                          </a:prstGeom>
                        </pic:spPr>
                      </pic:pic>
                    </a:graphicData>
                  </a:graphic>
                </wp:inline>
              </w:drawing>
            </w:r>
          </w:p>
        </w:tc>
        <w:tc>
          <w:tcPr>
            <w:tcW w:w="4680" w:type="dxa"/>
          </w:tcPr>
          <w:p w14:paraId="61F7224E" w14:textId="77777777" w:rsidR="00386F73" w:rsidRPr="00EC3337" w:rsidRDefault="00386F73" w:rsidP="00386F73">
            <w:pPr>
              <w:spacing w:before="240" w:after="160"/>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r w:rsidRPr="00EC3337">
              <w:rPr>
                <w:rFonts w:ascii="Arial" w:hAnsi="Arial" w:cs="Arial"/>
                <w:sz w:val="19"/>
                <w:szCs w:val="19"/>
              </w:rPr>
              <w:t xml:space="preserve">The operation is in </w:t>
            </w:r>
            <w:r w:rsidRPr="00EC3337">
              <w:rPr>
                <w:rFonts w:ascii="Arial" w:hAnsi="Arial" w:cs="Arial"/>
                <w:b/>
                <w:sz w:val="19"/>
                <w:szCs w:val="19"/>
              </w:rPr>
              <w:t>Not Ready</w:t>
            </w:r>
            <w:r w:rsidRPr="00EC3337">
              <w:rPr>
                <w:rFonts w:ascii="Arial" w:hAnsi="Arial" w:cs="Arial"/>
                <w:sz w:val="19"/>
                <w:szCs w:val="19"/>
              </w:rPr>
              <w:t xml:space="preserve"> status.</w:t>
            </w:r>
          </w:p>
          <w:p w14:paraId="60EBE333" w14:textId="77777777" w:rsidR="00386F73" w:rsidRPr="00EC3337" w:rsidRDefault="00386F73" w:rsidP="00386F73">
            <w:pPr>
              <w:spacing w:before="240"/>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p>
        </w:tc>
      </w:tr>
      <w:tr w:rsidR="00386F73" w:rsidRPr="00EC3337" w14:paraId="27ACC2A4" w14:textId="77777777" w:rsidTr="00386F73">
        <w:trPr>
          <w:trHeight w:val="872"/>
          <w:jc w:val="center"/>
        </w:trPr>
        <w:tc>
          <w:tcPr>
            <w:cnfStyle w:val="001000000000" w:firstRow="0" w:lastRow="0" w:firstColumn="1" w:lastColumn="0" w:oddVBand="0" w:evenVBand="0" w:oddHBand="0" w:evenHBand="0" w:firstRowFirstColumn="0" w:firstRowLastColumn="0" w:lastRowFirstColumn="0" w:lastRowLastColumn="0"/>
            <w:tcW w:w="3685" w:type="dxa"/>
          </w:tcPr>
          <w:p w14:paraId="1B7F8CA1" w14:textId="77777777" w:rsidR="00386F73" w:rsidRPr="00EC3337" w:rsidRDefault="00386F73" w:rsidP="00386F73">
            <w:pPr>
              <w:spacing w:before="240"/>
              <w:rPr>
                <w:rFonts w:ascii="Arial" w:hAnsi="Arial" w:cs="Arial"/>
                <w:sz w:val="19"/>
                <w:szCs w:val="19"/>
              </w:rPr>
            </w:pPr>
            <w:r w:rsidRPr="00EC3337">
              <w:rPr>
                <w:rFonts w:ascii="Arial" w:hAnsi="Arial" w:cs="Arial"/>
                <w:noProof/>
                <w:sz w:val="19"/>
                <w:szCs w:val="19"/>
              </w:rPr>
              <w:drawing>
                <wp:inline distT="0" distB="0" distL="0" distR="0" wp14:anchorId="284203CA" wp14:editId="07982D76">
                  <wp:extent cx="266714" cy="285765"/>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66714" cy="285765"/>
                          </a:xfrm>
                          <a:prstGeom prst="rect">
                            <a:avLst/>
                          </a:prstGeom>
                        </pic:spPr>
                      </pic:pic>
                    </a:graphicData>
                  </a:graphic>
                </wp:inline>
              </w:drawing>
            </w:r>
          </w:p>
        </w:tc>
        <w:tc>
          <w:tcPr>
            <w:tcW w:w="4680" w:type="dxa"/>
          </w:tcPr>
          <w:p w14:paraId="0742C5D9" w14:textId="77777777" w:rsidR="00386F73" w:rsidRPr="00EC3337" w:rsidRDefault="00386F73" w:rsidP="00386F73">
            <w:pPr>
              <w:spacing w:before="240"/>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r w:rsidRPr="00EC3337">
              <w:rPr>
                <w:rFonts w:ascii="Arial" w:hAnsi="Arial" w:cs="Arial"/>
                <w:sz w:val="19"/>
                <w:szCs w:val="19"/>
              </w:rPr>
              <w:t xml:space="preserve">The operation is in </w:t>
            </w:r>
            <w:r>
              <w:rPr>
                <w:rFonts w:ascii="Arial" w:hAnsi="Arial" w:cs="Arial"/>
                <w:b/>
                <w:sz w:val="19"/>
                <w:szCs w:val="19"/>
              </w:rPr>
              <w:t>In P</w:t>
            </w:r>
            <w:r w:rsidRPr="00EC3337">
              <w:rPr>
                <w:rFonts w:ascii="Arial" w:hAnsi="Arial" w:cs="Arial"/>
                <w:b/>
                <w:sz w:val="19"/>
                <w:szCs w:val="19"/>
              </w:rPr>
              <w:t>rogress</w:t>
            </w:r>
            <w:r w:rsidRPr="00EC3337">
              <w:rPr>
                <w:rFonts w:ascii="Arial" w:hAnsi="Arial" w:cs="Arial"/>
                <w:sz w:val="19"/>
                <w:szCs w:val="19"/>
              </w:rPr>
              <w:t xml:space="preserve"> status.</w:t>
            </w:r>
          </w:p>
        </w:tc>
      </w:tr>
      <w:tr w:rsidR="00386F73" w:rsidRPr="00EC3337" w14:paraId="1468001A" w14:textId="77777777" w:rsidTr="00386F73">
        <w:trPr>
          <w:trHeight w:val="890"/>
          <w:jc w:val="center"/>
        </w:trPr>
        <w:tc>
          <w:tcPr>
            <w:cnfStyle w:val="001000000000" w:firstRow="0" w:lastRow="0" w:firstColumn="1" w:lastColumn="0" w:oddVBand="0" w:evenVBand="0" w:oddHBand="0" w:evenHBand="0" w:firstRowFirstColumn="0" w:firstRowLastColumn="0" w:lastRowFirstColumn="0" w:lastRowLastColumn="0"/>
            <w:tcW w:w="3685" w:type="dxa"/>
          </w:tcPr>
          <w:p w14:paraId="29B3D8E2" w14:textId="77777777" w:rsidR="00386F73" w:rsidRPr="00EC3337" w:rsidRDefault="00386F73" w:rsidP="00386F73">
            <w:pPr>
              <w:spacing w:before="240"/>
              <w:rPr>
                <w:rFonts w:ascii="Arial" w:hAnsi="Arial" w:cs="Arial"/>
                <w:sz w:val="19"/>
                <w:szCs w:val="19"/>
              </w:rPr>
            </w:pPr>
            <w:r w:rsidRPr="00EC3337">
              <w:rPr>
                <w:rFonts w:ascii="Arial" w:hAnsi="Arial" w:cs="Arial"/>
                <w:noProof/>
                <w:sz w:val="19"/>
                <w:szCs w:val="19"/>
              </w:rPr>
              <w:drawing>
                <wp:inline distT="0" distB="0" distL="0" distR="0" wp14:anchorId="7414A982" wp14:editId="57B7CF6B">
                  <wp:extent cx="285765" cy="285765"/>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85765" cy="285765"/>
                          </a:xfrm>
                          <a:prstGeom prst="rect">
                            <a:avLst/>
                          </a:prstGeom>
                        </pic:spPr>
                      </pic:pic>
                    </a:graphicData>
                  </a:graphic>
                </wp:inline>
              </w:drawing>
            </w:r>
          </w:p>
        </w:tc>
        <w:tc>
          <w:tcPr>
            <w:tcW w:w="4680" w:type="dxa"/>
          </w:tcPr>
          <w:p w14:paraId="73941EA1" w14:textId="77777777" w:rsidR="00386F73" w:rsidRPr="00EC3337" w:rsidRDefault="00386F73" w:rsidP="00386F73">
            <w:pPr>
              <w:spacing w:before="240"/>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r w:rsidRPr="00EC3337">
              <w:rPr>
                <w:rFonts w:ascii="Arial" w:hAnsi="Arial" w:cs="Arial"/>
                <w:sz w:val="19"/>
                <w:szCs w:val="19"/>
              </w:rPr>
              <w:t xml:space="preserve">The operation is in </w:t>
            </w:r>
            <w:r>
              <w:rPr>
                <w:rFonts w:ascii="Arial" w:hAnsi="Arial" w:cs="Arial"/>
                <w:b/>
                <w:sz w:val="19"/>
                <w:szCs w:val="19"/>
              </w:rPr>
              <w:t xml:space="preserve">On </w:t>
            </w:r>
            <w:r w:rsidRPr="00EC3337">
              <w:rPr>
                <w:rFonts w:ascii="Arial" w:hAnsi="Arial" w:cs="Arial"/>
                <w:b/>
                <w:sz w:val="19"/>
                <w:szCs w:val="19"/>
              </w:rPr>
              <w:t>Hold</w:t>
            </w:r>
            <w:r w:rsidRPr="00EC3337">
              <w:rPr>
                <w:rFonts w:ascii="Arial" w:hAnsi="Arial" w:cs="Arial"/>
                <w:sz w:val="19"/>
                <w:szCs w:val="19"/>
              </w:rPr>
              <w:t xml:space="preserve"> status.</w:t>
            </w:r>
          </w:p>
        </w:tc>
      </w:tr>
      <w:tr w:rsidR="00386F73" w:rsidRPr="00EC3337" w14:paraId="1D5D7D42" w14:textId="77777777" w:rsidTr="00386F73">
        <w:trPr>
          <w:trHeight w:val="890"/>
          <w:jc w:val="center"/>
        </w:trPr>
        <w:tc>
          <w:tcPr>
            <w:cnfStyle w:val="001000000000" w:firstRow="0" w:lastRow="0" w:firstColumn="1" w:lastColumn="0" w:oddVBand="0" w:evenVBand="0" w:oddHBand="0" w:evenHBand="0" w:firstRowFirstColumn="0" w:firstRowLastColumn="0" w:lastRowFirstColumn="0" w:lastRowLastColumn="0"/>
            <w:tcW w:w="3685" w:type="dxa"/>
          </w:tcPr>
          <w:p w14:paraId="74D8916D" w14:textId="77777777" w:rsidR="00386F73" w:rsidRPr="00EC3337" w:rsidRDefault="00386F73" w:rsidP="00386F73">
            <w:pPr>
              <w:spacing w:before="240"/>
              <w:rPr>
                <w:rFonts w:ascii="Arial" w:hAnsi="Arial" w:cs="Arial"/>
                <w:sz w:val="19"/>
                <w:szCs w:val="19"/>
              </w:rPr>
            </w:pPr>
            <w:r w:rsidRPr="00EC3337">
              <w:rPr>
                <w:rFonts w:ascii="Arial" w:hAnsi="Arial" w:cs="Arial"/>
                <w:noProof/>
                <w:sz w:val="19"/>
                <w:szCs w:val="19"/>
              </w:rPr>
              <w:drawing>
                <wp:inline distT="0" distB="0" distL="0" distR="0" wp14:anchorId="419D2AFD" wp14:editId="4587140F">
                  <wp:extent cx="279414" cy="279414"/>
                  <wp:effectExtent l="0" t="0" r="635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79414" cy="279414"/>
                          </a:xfrm>
                          <a:prstGeom prst="rect">
                            <a:avLst/>
                          </a:prstGeom>
                        </pic:spPr>
                      </pic:pic>
                    </a:graphicData>
                  </a:graphic>
                </wp:inline>
              </w:drawing>
            </w:r>
          </w:p>
        </w:tc>
        <w:tc>
          <w:tcPr>
            <w:tcW w:w="4680" w:type="dxa"/>
          </w:tcPr>
          <w:p w14:paraId="334FF457" w14:textId="77777777" w:rsidR="00386F73" w:rsidRPr="00EC3337" w:rsidRDefault="00386F73" w:rsidP="00386F73">
            <w:pPr>
              <w:spacing w:before="240"/>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r w:rsidRPr="00EC3337">
              <w:rPr>
                <w:rFonts w:ascii="Arial" w:hAnsi="Arial" w:cs="Arial"/>
                <w:sz w:val="19"/>
                <w:szCs w:val="19"/>
              </w:rPr>
              <w:t xml:space="preserve">The operation is in </w:t>
            </w:r>
            <w:r w:rsidRPr="00EC3337">
              <w:rPr>
                <w:rFonts w:ascii="Arial" w:hAnsi="Arial" w:cs="Arial"/>
                <w:b/>
                <w:sz w:val="19"/>
                <w:szCs w:val="19"/>
              </w:rPr>
              <w:t>Paused</w:t>
            </w:r>
            <w:r w:rsidRPr="00EC3337">
              <w:rPr>
                <w:rFonts w:ascii="Arial" w:hAnsi="Arial" w:cs="Arial"/>
                <w:sz w:val="19"/>
                <w:szCs w:val="19"/>
              </w:rPr>
              <w:t xml:space="preserve"> status</w:t>
            </w:r>
          </w:p>
        </w:tc>
      </w:tr>
      <w:tr w:rsidR="00386F73" w:rsidRPr="00EC3337" w14:paraId="353D5540" w14:textId="77777777" w:rsidTr="00386F73">
        <w:trPr>
          <w:trHeight w:val="890"/>
          <w:jc w:val="center"/>
        </w:trPr>
        <w:tc>
          <w:tcPr>
            <w:cnfStyle w:val="001000000000" w:firstRow="0" w:lastRow="0" w:firstColumn="1" w:lastColumn="0" w:oddVBand="0" w:evenVBand="0" w:oddHBand="0" w:evenHBand="0" w:firstRowFirstColumn="0" w:firstRowLastColumn="0" w:lastRowFirstColumn="0" w:lastRowLastColumn="0"/>
            <w:tcW w:w="3685" w:type="dxa"/>
          </w:tcPr>
          <w:p w14:paraId="269B03AD" w14:textId="77777777" w:rsidR="00386F73" w:rsidRPr="00EC3337" w:rsidRDefault="00386F73" w:rsidP="00386F73">
            <w:pPr>
              <w:spacing w:before="240"/>
              <w:rPr>
                <w:rFonts w:ascii="Arial" w:hAnsi="Arial" w:cs="Arial"/>
                <w:sz w:val="19"/>
                <w:szCs w:val="19"/>
              </w:rPr>
            </w:pPr>
            <w:r w:rsidRPr="00EC3337">
              <w:rPr>
                <w:rFonts w:ascii="Arial" w:hAnsi="Arial" w:cs="Arial"/>
                <w:noProof/>
                <w:sz w:val="19"/>
                <w:szCs w:val="19"/>
              </w:rPr>
              <w:drawing>
                <wp:inline distT="0" distB="0" distL="0" distR="0" wp14:anchorId="6A196FB8" wp14:editId="6CDFD1BD">
                  <wp:extent cx="285765" cy="279414"/>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85765" cy="279414"/>
                          </a:xfrm>
                          <a:prstGeom prst="rect">
                            <a:avLst/>
                          </a:prstGeom>
                        </pic:spPr>
                      </pic:pic>
                    </a:graphicData>
                  </a:graphic>
                </wp:inline>
              </w:drawing>
            </w:r>
          </w:p>
        </w:tc>
        <w:tc>
          <w:tcPr>
            <w:tcW w:w="4680" w:type="dxa"/>
          </w:tcPr>
          <w:p w14:paraId="23E8CE41" w14:textId="77777777" w:rsidR="00386F73" w:rsidRPr="00EC3337" w:rsidRDefault="00386F73" w:rsidP="00386F73">
            <w:pPr>
              <w:spacing w:before="240"/>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r w:rsidRPr="00EC3337">
              <w:rPr>
                <w:rFonts w:ascii="Arial" w:hAnsi="Arial" w:cs="Arial"/>
                <w:sz w:val="19"/>
                <w:szCs w:val="19"/>
              </w:rPr>
              <w:t xml:space="preserve">The operation is in </w:t>
            </w:r>
            <w:r w:rsidRPr="00EC3337">
              <w:rPr>
                <w:rFonts w:ascii="Arial" w:hAnsi="Arial" w:cs="Arial"/>
                <w:b/>
                <w:sz w:val="19"/>
                <w:szCs w:val="19"/>
              </w:rPr>
              <w:t>Complete</w:t>
            </w:r>
            <w:r w:rsidRPr="00EC3337">
              <w:rPr>
                <w:rFonts w:ascii="Arial" w:hAnsi="Arial" w:cs="Arial"/>
                <w:sz w:val="19"/>
                <w:szCs w:val="19"/>
              </w:rPr>
              <w:t xml:space="preserve"> status</w:t>
            </w:r>
          </w:p>
        </w:tc>
      </w:tr>
      <w:tr w:rsidR="00386F73" w:rsidRPr="00EC3337" w14:paraId="5B35CD5F" w14:textId="77777777" w:rsidTr="00386F73">
        <w:trPr>
          <w:trHeight w:val="818"/>
          <w:jc w:val="center"/>
        </w:trPr>
        <w:tc>
          <w:tcPr>
            <w:cnfStyle w:val="001000000000" w:firstRow="0" w:lastRow="0" w:firstColumn="1" w:lastColumn="0" w:oddVBand="0" w:evenVBand="0" w:oddHBand="0" w:evenHBand="0" w:firstRowFirstColumn="0" w:firstRowLastColumn="0" w:lastRowFirstColumn="0" w:lastRowLastColumn="0"/>
            <w:tcW w:w="3685" w:type="dxa"/>
          </w:tcPr>
          <w:p w14:paraId="0CFC5697" w14:textId="77777777" w:rsidR="00386F73" w:rsidRPr="00EC3337" w:rsidRDefault="00386F73" w:rsidP="00386F73">
            <w:pPr>
              <w:spacing w:before="240"/>
              <w:rPr>
                <w:rFonts w:ascii="Arial" w:hAnsi="Arial" w:cs="Arial"/>
                <w:sz w:val="19"/>
                <w:szCs w:val="19"/>
              </w:rPr>
            </w:pPr>
            <w:r w:rsidRPr="00EC3337">
              <w:rPr>
                <w:rFonts w:ascii="Arial" w:hAnsi="Arial" w:cs="Arial"/>
                <w:noProof/>
                <w:sz w:val="19"/>
                <w:szCs w:val="19"/>
              </w:rPr>
              <w:drawing>
                <wp:inline distT="0" distB="0" distL="0" distR="0" wp14:anchorId="617E2F14" wp14:editId="40E0F000">
                  <wp:extent cx="279414" cy="260363"/>
                  <wp:effectExtent l="0" t="0" r="635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79414" cy="260363"/>
                          </a:xfrm>
                          <a:prstGeom prst="rect">
                            <a:avLst/>
                          </a:prstGeom>
                        </pic:spPr>
                      </pic:pic>
                    </a:graphicData>
                  </a:graphic>
                </wp:inline>
              </w:drawing>
            </w:r>
          </w:p>
        </w:tc>
        <w:tc>
          <w:tcPr>
            <w:tcW w:w="4680" w:type="dxa"/>
          </w:tcPr>
          <w:p w14:paraId="47928645" w14:textId="77777777" w:rsidR="00386F73" w:rsidRPr="00EC3337" w:rsidRDefault="00386F73" w:rsidP="00386F73">
            <w:pPr>
              <w:spacing w:before="240"/>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r w:rsidRPr="00EC3337">
              <w:rPr>
                <w:rFonts w:ascii="Arial" w:hAnsi="Arial" w:cs="Arial"/>
                <w:sz w:val="19"/>
                <w:szCs w:val="19"/>
              </w:rPr>
              <w:t xml:space="preserve">The operation </w:t>
            </w:r>
            <w:r>
              <w:rPr>
                <w:rFonts w:ascii="Arial" w:hAnsi="Arial" w:cs="Arial"/>
                <w:sz w:val="19"/>
                <w:szCs w:val="19"/>
              </w:rPr>
              <w:t xml:space="preserve">is clocked </w:t>
            </w:r>
            <w:r w:rsidRPr="00EC3337">
              <w:rPr>
                <w:rFonts w:ascii="Arial" w:hAnsi="Arial" w:cs="Arial"/>
                <w:sz w:val="19"/>
                <w:szCs w:val="19"/>
              </w:rPr>
              <w:t xml:space="preserve">on by another </w:t>
            </w:r>
            <w:r>
              <w:rPr>
                <w:rFonts w:ascii="Arial" w:hAnsi="Arial" w:cs="Arial"/>
                <w:sz w:val="19"/>
                <w:szCs w:val="19"/>
              </w:rPr>
              <w:t>operator</w:t>
            </w:r>
            <w:r w:rsidRPr="00EC3337">
              <w:rPr>
                <w:rFonts w:ascii="Arial" w:hAnsi="Arial" w:cs="Arial"/>
                <w:sz w:val="19"/>
                <w:szCs w:val="19"/>
              </w:rPr>
              <w:t>.</w:t>
            </w:r>
          </w:p>
        </w:tc>
      </w:tr>
      <w:tr w:rsidR="00386F73" w:rsidRPr="00EC3337" w14:paraId="49D686AF" w14:textId="77777777" w:rsidTr="00386F73">
        <w:trPr>
          <w:trHeight w:val="890"/>
          <w:jc w:val="center"/>
        </w:trPr>
        <w:tc>
          <w:tcPr>
            <w:cnfStyle w:val="001000000000" w:firstRow="0" w:lastRow="0" w:firstColumn="1" w:lastColumn="0" w:oddVBand="0" w:evenVBand="0" w:oddHBand="0" w:evenHBand="0" w:firstRowFirstColumn="0" w:firstRowLastColumn="0" w:lastRowFirstColumn="0" w:lastRowLastColumn="0"/>
            <w:tcW w:w="3685" w:type="dxa"/>
          </w:tcPr>
          <w:p w14:paraId="3A149A37" w14:textId="77777777" w:rsidR="00386F73" w:rsidRPr="00EC3337" w:rsidRDefault="00386F73" w:rsidP="00386F73">
            <w:pPr>
              <w:spacing w:before="240"/>
              <w:rPr>
                <w:rFonts w:ascii="Arial" w:hAnsi="Arial" w:cs="Arial"/>
                <w:noProof/>
                <w:sz w:val="19"/>
                <w:szCs w:val="19"/>
              </w:rPr>
            </w:pPr>
            <w:r w:rsidRPr="00EC3337">
              <w:rPr>
                <w:rFonts w:ascii="Arial" w:hAnsi="Arial" w:cs="Arial"/>
                <w:noProof/>
                <w:sz w:val="19"/>
                <w:szCs w:val="19"/>
              </w:rPr>
              <w:drawing>
                <wp:inline distT="0" distB="0" distL="0" distR="0" wp14:anchorId="106412C2" wp14:editId="6A305F63">
                  <wp:extent cx="273064" cy="28576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73064" cy="285765"/>
                          </a:xfrm>
                          <a:prstGeom prst="rect">
                            <a:avLst/>
                          </a:prstGeom>
                        </pic:spPr>
                      </pic:pic>
                    </a:graphicData>
                  </a:graphic>
                </wp:inline>
              </w:drawing>
            </w:r>
          </w:p>
        </w:tc>
        <w:tc>
          <w:tcPr>
            <w:tcW w:w="4680" w:type="dxa"/>
          </w:tcPr>
          <w:p w14:paraId="436D0E9D" w14:textId="77777777" w:rsidR="00386F73" w:rsidRPr="00EC3337" w:rsidRDefault="00386F73" w:rsidP="00386F73">
            <w:pPr>
              <w:spacing w:before="240"/>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r w:rsidRPr="00EC3337">
              <w:rPr>
                <w:rFonts w:ascii="Arial" w:hAnsi="Arial" w:cs="Arial"/>
                <w:sz w:val="19"/>
                <w:szCs w:val="19"/>
              </w:rPr>
              <w:t>The operation is</w:t>
            </w:r>
            <w:r>
              <w:rPr>
                <w:rFonts w:ascii="Arial" w:hAnsi="Arial" w:cs="Arial"/>
                <w:sz w:val="19"/>
                <w:szCs w:val="19"/>
              </w:rPr>
              <w:t xml:space="preserve"> clocked </w:t>
            </w:r>
            <w:r w:rsidRPr="00EC3337">
              <w:rPr>
                <w:rFonts w:ascii="Arial" w:hAnsi="Arial" w:cs="Arial"/>
                <w:sz w:val="19"/>
                <w:szCs w:val="19"/>
              </w:rPr>
              <w:t xml:space="preserve">on by multiple </w:t>
            </w:r>
            <w:r>
              <w:rPr>
                <w:rFonts w:ascii="Arial" w:hAnsi="Arial" w:cs="Arial"/>
                <w:sz w:val="19"/>
                <w:szCs w:val="19"/>
              </w:rPr>
              <w:t>other operators</w:t>
            </w:r>
            <w:r w:rsidRPr="00EC3337">
              <w:rPr>
                <w:rFonts w:ascii="Arial" w:hAnsi="Arial" w:cs="Arial"/>
                <w:sz w:val="19"/>
                <w:szCs w:val="19"/>
              </w:rPr>
              <w:t>.</w:t>
            </w:r>
          </w:p>
        </w:tc>
      </w:tr>
      <w:tr w:rsidR="00386F73" w:rsidRPr="00EC3337" w14:paraId="06C2A8C3" w14:textId="77777777" w:rsidTr="00386F73">
        <w:trPr>
          <w:trHeight w:val="890"/>
          <w:jc w:val="center"/>
        </w:trPr>
        <w:tc>
          <w:tcPr>
            <w:cnfStyle w:val="001000000000" w:firstRow="0" w:lastRow="0" w:firstColumn="1" w:lastColumn="0" w:oddVBand="0" w:evenVBand="0" w:oddHBand="0" w:evenHBand="0" w:firstRowFirstColumn="0" w:firstRowLastColumn="0" w:lastRowFirstColumn="0" w:lastRowLastColumn="0"/>
            <w:tcW w:w="3685" w:type="dxa"/>
          </w:tcPr>
          <w:p w14:paraId="45F9C5C2" w14:textId="77777777" w:rsidR="00386F73" w:rsidRPr="00EC3337" w:rsidRDefault="00386F73" w:rsidP="00386F73">
            <w:pPr>
              <w:spacing w:before="240"/>
              <w:rPr>
                <w:rFonts w:ascii="Arial" w:hAnsi="Arial" w:cs="Arial"/>
                <w:noProof/>
                <w:sz w:val="19"/>
                <w:szCs w:val="19"/>
              </w:rPr>
            </w:pPr>
            <w:r w:rsidRPr="00EC3337">
              <w:rPr>
                <w:rFonts w:ascii="Arial" w:hAnsi="Arial" w:cs="Arial"/>
                <w:noProof/>
                <w:sz w:val="19"/>
                <w:szCs w:val="19"/>
              </w:rPr>
              <w:drawing>
                <wp:inline distT="0" distB="0" distL="0" distR="0" wp14:anchorId="5CC83AAB" wp14:editId="087FACEF">
                  <wp:extent cx="273064" cy="28576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73064" cy="285765"/>
                          </a:xfrm>
                          <a:prstGeom prst="rect">
                            <a:avLst/>
                          </a:prstGeom>
                        </pic:spPr>
                      </pic:pic>
                    </a:graphicData>
                  </a:graphic>
                </wp:inline>
              </w:drawing>
            </w:r>
          </w:p>
        </w:tc>
        <w:tc>
          <w:tcPr>
            <w:tcW w:w="4680" w:type="dxa"/>
          </w:tcPr>
          <w:p w14:paraId="1A2489AE" w14:textId="77777777" w:rsidR="00386F73" w:rsidRPr="00EC3337" w:rsidRDefault="00386F73" w:rsidP="00386F73">
            <w:pPr>
              <w:spacing w:before="240"/>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r w:rsidRPr="00EC3337">
              <w:rPr>
                <w:rFonts w:ascii="Arial" w:hAnsi="Arial" w:cs="Arial"/>
                <w:sz w:val="19"/>
                <w:szCs w:val="19"/>
              </w:rPr>
              <w:t xml:space="preserve">The operation </w:t>
            </w:r>
            <w:r>
              <w:rPr>
                <w:rFonts w:ascii="Arial" w:hAnsi="Arial" w:cs="Arial"/>
                <w:sz w:val="19"/>
                <w:szCs w:val="19"/>
              </w:rPr>
              <w:t xml:space="preserve">is clocked </w:t>
            </w:r>
            <w:r w:rsidRPr="00EC3337">
              <w:rPr>
                <w:rFonts w:ascii="Arial" w:hAnsi="Arial" w:cs="Arial"/>
                <w:sz w:val="19"/>
                <w:szCs w:val="19"/>
              </w:rPr>
              <w:t xml:space="preserve">on by you and </w:t>
            </w:r>
            <w:r>
              <w:rPr>
                <w:rFonts w:ascii="Arial" w:hAnsi="Arial" w:cs="Arial"/>
                <w:sz w:val="19"/>
                <w:szCs w:val="19"/>
              </w:rPr>
              <w:t xml:space="preserve">multiple </w:t>
            </w:r>
            <w:r w:rsidRPr="00EC3337">
              <w:rPr>
                <w:rFonts w:ascii="Arial" w:hAnsi="Arial" w:cs="Arial"/>
                <w:sz w:val="19"/>
                <w:szCs w:val="19"/>
              </w:rPr>
              <w:t xml:space="preserve">other </w:t>
            </w:r>
            <w:r>
              <w:rPr>
                <w:rFonts w:ascii="Arial" w:hAnsi="Arial" w:cs="Arial"/>
                <w:sz w:val="19"/>
                <w:szCs w:val="19"/>
              </w:rPr>
              <w:t>operators</w:t>
            </w:r>
            <w:r w:rsidRPr="00EC3337">
              <w:rPr>
                <w:rFonts w:ascii="Arial" w:hAnsi="Arial" w:cs="Arial"/>
                <w:sz w:val="19"/>
                <w:szCs w:val="19"/>
              </w:rPr>
              <w:t>.</w:t>
            </w:r>
          </w:p>
        </w:tc>
      </w:tr>
      <w:tr w:rsidR="00386F73" w:rsidRPr="00EC3337" w14:paraId="56D504C9" w14:textId="77777777" w:rsidTr="00386F73">
        <w:trPr>
          <w:trHeight w:val="890"/>
          <w:jc w:val="center"/>
        </w:trPr>
        <w:tc>
          <w:tcPr>
            <w:cnfStyle w:val="001000000000" w:firstRow="0" w:lastRow="0" w:firstColumn="1" w:lastColumn="0" w:oddVBand="0" w:evenVBand="0" w:oddHBand="0" w:evenHBand="0" w:firstRowFirstColumn="0" w:firstRowLastColumn="0" w:lastRowFirstColumn="0" w:lastRowLastColumn="0"/>
            <w:tcW w:w="3685" w:type="dxa"/>
          </w:tcPr>
          <w:p w14:paraId="74D0FE6E" w14:textId="77777777" w:rsidR="00386F73" w:rsidRPr="00EC3337" w:rsidRDefault="00386F73" w:rsidP="00386F73">
            <w:pPr>
              <w:spacing w:before="240"/>
              <w:rPr>
                <w:rFonts w:ascii="Arial" w:hAnsi="Arial" w:cs="Arial"/>
                <w:noProof/>
                <w:sz w:val="19"/>
                <w:szCs w:val="19"/>
              </w:rPr>
            </w:pPr>
            <w:r w:rsidRPr="00EC3337">
              <w:rPr>
                <w:rFonts w:ascii="Arial" w:hAnsi="Arial" w:cs="Arial"/>
                <w:noProof/>
                <w:sz w:val="19"/>
                <w:szCs w:val="19"/>
              </w:rPr>
              <w:lastRenderedPageBreak/>
              <w:drawing>
                <wp:inline distT="0" distB="0" distL="0" distR="0" wp14:anchorId="2519F523" wp14:editId="6FDE0EE9">
                  <wp:extent cx="285765" cy="29211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85765" cy="292115"/>
                          </a:xfrm>
                          <a:prstGeom prst="rect">
                            <a:avLst/>
                          </a:prstGeom>
                        </pic:spPr>
                      </pic:pic>
                    </a:graphicData>
                  </a:graphic>
                </wp:inline>
              </w:drawing>
            </w:r>
          </w:p>
        </w:tc>
        <w:tc>
          <w:tcPr>
            <w:tcW w:w="4680" w:type="dxa"/>
          </w:tcPr>
          <w:p w14:paraId="10BDA7A4" w14:textId="77777777" w:rsidR="00386F73" w:rsidRPr="00EC3337" w:rsidRDefault="00386F73" w:rsidP="00386F73">
            <w:pPr>
              <w:spacing w:before="240"/>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r w:rsidRPr="00EC3337">
              <w:rPr>
                <w:rFonts w:ascii="Arial" w:hAnsi="Arial" w:cs="Arial"/>
                <w:sz w:val="19"/>
                <w:szCs w:val="19"/>
              </w:rPr>
              <w:t>The operation is clocked on by you.</w:t>
            </w:r>
          </w:p>
        </w:tc>
      </w:tr>
    </w:tbl>
    <w:p w14:paraId="4525746D" w14:textId="77777777" w:rsidR="00386F73" w:rsidRPr="0053342E" w:rsidRDefault="00386F73" w:rsidP="00386F73">
      <w:pPr>
        <w:rPr>
          <w:rFonts w:ascii="Arial" w:hAnsi="Arial" w:cs="Arial"/>
        </w:rPr>
      </w:pPr>
    </w:p>
    <w:p w14:paraId="48F05888" w14:textId="77777777" w:rsidR="00386F73" w:rsidRPr="00996686" w:rsidRDefault="00386F73" w:rsidP="00386F73">
      <w:pPr>
        <w:rPr>
          <w:rFonts w:ascii="Arial" w:eastAsia="Arial" w:hAnsi="Arial" w:cs="Arial"/>
          <w:color w:val="000080"/>
          <w:sz w:val="35"/>
        </w:rPr>
      </w:pPr>
    </w:p>
    <w:p w14:paraId="47813891" w14:textId="77777777" w:rsidR="00386F73" w:rsidRPr="00996686" w:rsidRDefault="00386F73" w:rsidP="00386F73">
      <w:pPr>
        <w:widowControl w:val="0"/>
        <w:autoSpaceDE w:val="0"/>
        <w:autoSpaceDN w:val="0"/>
        <w:spacing w:before="113" w:after="0" w:line="350" w:lineRule="auto"/>
        <w:ind w:left="140" w:right="162"/>
        <w:rPr>
          <w:rFonts w:ascii="Arial" w:eastAsia="Arial" w:hAnsi="Arial" w:cs="Arial"/>
          <w:color w:val="000080"/>
          <w:sz w:val="35"/>
        </w:rPr>
      </w:pPr>
      <w:r w:rsidRPr="00996686">
        <w:rPr>
          <w:rFonts w:ascii="Arial" w:eastAsia="Arial" w:hAnsi="Arial" w:cs="Arial"/>
          <w:color w:val="000080"/>
          <w:sz w:val="35"/>
        </w:rPr>
        <w:t>Filter an Operation</w:t>
      </w:r>
    </w:p>
    <w:p w14:paraId="4363E060" w14:textId="77777777" w:rsidR="00386F73" w:rsidRPr="00E90499" w:rsidRDefault="00386F73" w:rsidP="00386F73">
      <w:pPr>
        <w:spacing w:line="360" w:lineRule="auto"/>
        <w:rPr>
          <w:rFonts w:ascii="Arial" w:hAnsi="Arial" w:cs="Arial"/>
          <w:sz w:val="19"/>
          <w:szCs w:val="19"/>
        </w:rPr>
      </w:pPr>
      <w:r>
        <w:rPr>
          <w:rFonts w:ascii="Arial" w:hAnsi="Arial" w:cs="Arial"/>
          <w:sz w:val="19"/>
          <w:szCs w:val="19"/>
        </w:rPr>
        <w:t xml:space="preserve">You can filter an operation </w:t>
      </w:r>
      <w:r w:rsidRPr="00E90499">
        <w:rPr>
          <w:rFonts w:ascii="Arial" w:hAnsi="Arial" w:cs="Arial"/>
          <w:sz w:val="19"/>
          <w:szCs w:val="19"/>
        </w:rPr>
        <w:t xml:space="preserve">in the </w:t>
      </w:r>
      <w:r w:rsidRPr="000501DF">
        <w:rPr>
          <w:rFonts w:ascii="Arial" w:hAnsi="Arial" w:cs="Arial"/>
          <w:b/>
          <w:sz w:val="19"/>
          <w:szCs w:val="19"/>
        </w:rPr>
        <w:t>Open</w:t>
      </w:r>
      <w:r>
        <w:rPr>
          <w:rFonts w:ascii="Arial" w:hAnsi="Arial" w:cs="Arial"/>
          <w:sz w:val="19"/>
          <w:szCs w:val="19"/>
        </w:rPr>
        <w:t xml:space="preserve">, </w:t>
      </w:r>
      <w:r w:rsidRPr="000501DF">
        <w:rPr>
          <w:rFonts w:ascii="Arial" w:hAnsi="Arial" w:cs="Arial"/>
          <w:b/>
          <w:sz w:val="19"/>
          <w:szCs w:val="19"/>
        </w:rPr>
        <w:t>On Hold</w:t>
      </w:r>
      <w:r w:rsidRPr="00E90499">
        <w:rPr>
          <w:rFonts w:ascii="Arial" w:hAnsi="Arial" w:cs="Arial"/>
          <w:sz w:val="19"/>
          <w:szCs w:val="19"/>
        </w:rPr>
        <w:t xml:space="preserve"> and </w:t>
      </w:r>
      <w:r w:rsidRPr="000501DF">
        <w:rPr>
          <w:rFonts w:ascii="Arial" w:hAnsi="Arial" w:cs="Arial"/>
          <w:b/>
          <w:sz w:val="19"/>
          <w:szCs w:val="19"/>
        </w:rPr>
        <w:t>Complete</w:t>
      </w:r>
      <w:r w:rsidRPr="00E90499">
        <w:rPr>
          <w:rFonts w:ascii="Arial" w:hAnsi="Arial" w:cs="Arial"/>
          <w:sz w:val="19"/>
          <w:szCs w:val="19"/>
        </w:rPr>
        <w:t xml:space="preserve"> page in the Operations application based on the filter criteria you select. For example, you can filter all the operation</w:t>
      </w:r>
      <w:r>
        <w:rPr>
          <w:rFonts w:ascii="Arial" w:hAnsi="Arial" w:cs="Arial"/>
          <w:sz w:val="19"/>
          <w:szCs w:val="19"/>
        </w:rPr>
        <w:t>s</w:t>
      </w:r>
      <w:r w:rsidRPr="00E90499">
        <w:rPr>
          <w:rFonts w:ascii="Arial" w:hAnsi="Arial" w:cs="Arial"/>
          <w:sz w:val="19"/>
          <w:szCs w:val="19"/>
        </w:rPr>
        <w:t xml:space="preserve"> in </w:t>
      </w:r>
      <w:r w:rsidRPr="00E90499">
        <w:rPr>
          <w:rFonts w:ascii="Arial" w:hAnsi="Arial" w:cs="Arial"/>
          <w:b/>
          <w:sz w:val="19"/>
          <w:szCs w:val="19"/>
        </w:rPr>
        <w:t>Ready</w:t>
      </w:r>
      <w:r w:rsidRPr="00E90499">
        <w:rPr>
          <w:rFonts w:ascii="Arial" w:hAnsi="Arial" w:cs="Arial"/>
          <w:sz w:val="19"/>
          <w:szCs w:val="19"/>
        </w:rPr>
        <w:t xml:space="preserve"> status </w:t>
      </w:r>
      <w:r>
        <w:rPr>
          <w:rFonts w:ascii="Arial" w:hAnsi="Arial" w:cs="Arial"/>
          <w:sz w:val="19"/>
          <w:szCs w:val="19"/>
        </w:rPr>
        <w:t>for</w:t>
      </w:r>
      <w:r w:rsidRPr="00E90499">
        <w:rPr>
          <w:rFonts w:ascii="Arial" w:hAnsi="Arial" w:cs="Arial"/>
          <w:sz w:val="19"/>
          <w:szCs w:val="19"/>
        </w:rPr>
        <w:t xml:space="preserve"> a work order. </w:t>
      </w:r>
    </w:p>
    <w:p w14:paraId="69A3AA93" w14:textId="77777777" w:rsidR="00386F73" w:rsidRPr="00E90499" w:rsidRDefault="00386F73" w:rsidP="00386F73">
      <w:pPr>
        <w:spacing w:line="360" w:lineRule="auto"/>
        <w:rPr>
          <w:rFonts w:ascii="Arial" w:hAnsi="Arial" w:cs="Arial"/>
          <w:sz w:val="19"/>
          <w:szCs w:val="19"/>
        </w:rPr>
      </w:pPr>
      <w:r w:rsidRPr="00E90499">
        <w:rPr>
          <w:rFonts w:ascii="Arial" w:hAnsi="Arial" w:cs="Arial"/>
          <w:sz w:val="19"/>
          <w:szCs w:val="19"/>
        </w:rPr>
        <w:t xml:space="preserve">Note: </w:t>
      </w:r>
    </w:p>
    <w:p w14:paraId="46D3B23A" w14:textId="77777777" w:rsidR="00386F73" w:rsidRPr="00E90499" w:rsidRDefault="00386F73" w:rsidP="00386F73">
      <w:pPr>
        <w:numPr>
          <w:ilvl w:val="0"/>
          <w:numId w:val="47"/>
        </w:numPr>
        <w:spacing w:line="360" w:lineRule="auto"/>
        <w:rPr>
          <w:rFonts w:ascii="Arial" w:hAnsi="Arial" w:cs="Arial"/>
          <w:sz w:val="19"/>
          <w:szCs w:val="19"/>
        </w:rPr>
      </w:pPr>
      <w:r w:rsidRPr="00E90499">
        <w:rPr>
          <w:rFonts w:ascii="Arial" w:hAnsi="Arial" w:cs="Arial"/>
          <w:sz w:val="19"/>
          <w:szCs w:val="19"/>
        </w:rPr>
        <w:t xml:space="preserve">The filter that you apply on a field is applied throughout the Operations application. For example, in the Operations application, if you apply a filter </w:t>
      </w:r>
      <w:r w:rsidRPr="00186331">
        <w:rPr>
          <w:rFonts w:ascii="Arial" w:hAnsi="Arial" w:cs="Arial"/>
          <w:sz w:val="19"/>
          <w:szCs w:val="19"/>
        </w:rPr>
        <w:t xml:space="preserve">on </w:t>
      </w:r>
      <w:r w:rsidRPr="00186331">
        <w:rPr>
          <w:rFonts w:ascii="Arial" w:hAnsi="Arial" w:cs="Arial"/>
          <w:b/>
          <w:sz w:val="19"/>
          <w:szCs w:val="19"/>
        </w:rPr>
        <w:t>MATERIAL</w:t>
      </w:r>
      <w:r w:rsidRPr="00186331">
        <w:rPr>
          <w:rFonts w:ascii="Arial" w:hAnsi="Arial" w:cs="Arial"/>
          <w:sz w:val="19"/>
          <w:szCs w:val="19"/>
        </w:rPr>
        <w:t xml:space="preserve"> field the in the </w:t>
      </w:r>
      <w:r w:rsidRPr="00186331">
        <w:rPr>
          <w:rFonts w:ascii="Arial" w:hAnsi="Arial" w:cs="Arial"/>
          <w:b/>
          <w:sz w:val="19"/>
          <w:szCs w:val="19"/>
        </w:rPr>
        <w:t>Open</w:t>
      </w:r>
      <w:r w:rsidRPr="00186331">
        <w:rPr>
          <w:rFonts w:ascii="Arial" w:hAnsi="Arial" w:cs="Arial"/>
          <w:sz w:val="19"/>
          <w:szCs w:val="19"/>
        </w:rPr>
        <w:t xml:space="preserve"> page then the same filter is applied in </w:t>
      </w:r>
      <w:r w:rsidRPr="00186331">
        <w:rPr>
          <w:rFonts w:ascii="Arial" w:hAnsi="Arial" w:cs="Arial"/>
          <w:b/>
          <w:sz w:val="19"/>
          <w:szCs w:val="19"/>
        </w:rPr>
        <w:t>MATERIAL</w:t>
      </w:r>
      <w:r w:rsidRPr="00186331">
        <w:rPr>
          <w:rFonts w:ascii="Arial" w:hAnsi="Arial" w:cs="Arial"/>
          <w:sz w:val="19"/>
          <w:szCs w:val="19"/>
        </w:rPr>
        <w:t xml:space="preserve"> field in the </w:t>
      </w:r>
      <w:r w:rsidRPr="00186331">
        <w:rPr>
          <w:rFonts w:ascii="Arial" w:hAnsi="Arial" w:cs="Arial"/>
          <w:b/>
          <w:sz w:val="19"/>
          <w:szCs w:val="19"/>
        </w:rPr>
        <w:t>On Hold</w:t>
      </w:r>
      <w:r w:rsidRPr="00186331">
        <w:rPr>
          <w:rFonts w:ascii="Arial" w:hAnsi="Arial" w:cs="Arial"/>
          <w:sz w:val="19"/>
          <w:szCs w:val="19"/>
        </w:rPr>
        <w:t xml:space="preserve"> page.</w:t>
      </w:r>
    </w:p>
    <w:p w14:paraId="42693955" w14:textId="77777777" w:rsidR="00386F73" w:rsidRPr="00E90499" w:rsidRDefault="00386F73" w:rsidP="00386F73">
      <w:pPr>
        <w:numPr>
          <w:ilvl w:val="0"/>
          <w:numId w:val="47"/>
        </w:numPr>
        <w:spacing w:line="360" w:lineRule="auto"/>
        <w:rPr>
          <w:rFonts w:ascii="Arial" w:hAnsi="Arial" w:cs="Arial"/>
          <w:sz w:val="19"/>
          <w:szCs w:val="19"/>
        </w:rPr>
      </w:pPr>
      <w:r w:rsidRPr="00E90499">
        <w:rPr>
          <w:rFonts w:ascii="Arial" w:hAnsi="Arial" w:cs="Arial"/>
          <w:sz w:val="19"/>
          <w:szCs w:val="19"/>
        </w:rPr>
        <w:t>If you access any other application in the Plant Applications Universal Client</w:t>
      </w:r>
      <w:r>
        <w:rPr>
          <w:rFonts w:ascii="Arial" w:hAnsi="Arial" w:cs="Arial"/>
          <w:sz w:val="19"/>
          <w:szCs w:val="19"/>
        </w:rPr>
        <w:t>,</w:t>
      </w:r>
      <w:r w:rsidRPr="00E90499">
        <w:rPr>
          <w:rFonts w:ascii="Arial" w:hAnsi="Arial" w:cs="Arial"/>
          <w:sz w:val="19"/>
          <w:szCs w:val="19"/>
        </w:rPr>
        <w:t xml:space="preserve"> then your filter selections are not retained in the Operations application.</w:t>
      </w:r>
    </w:p>
    <w:p w14:paraId="59C938AF" w14:textId="77777777" w:rsidR="00386F73" w:rsidRPr="00996686" w:rsidRDefault="00386F73" w:rsidP="00386F73">
      <w:pPr>
        <w:rPr>
          <w:rFonts w:ascii="Arial" w:hAnsi="Arial" w:cs="Arial"/>
        </w:rPr>
      </w:pPr>
    </w:p>
    <w:p w14:paraId="1790845E" w14:textId="77777777" w:rsidR="00386F73" w:rsidRPr="00996686" w:rsidRDefault="00386F73" w:rsidP="00386F73">
      <w:pPr>
        <w:pStyle w:val="ListParagraph"/>
        <w:widowControl w:val="0"/>
        <w:numPr>
          <w:ilvl w:val="0"/>
          <w:numId w:val="38"/>
        </w:numPr>
        <w:tabs>
          <w:tab w:val="left" w:pos="445"/>
        </w:tabs>
        <w:autoSpaceDE w:val="0"/>
        <w:autoSpaceDN w:val="0"/>
        <w:spacing w:before="175" w:after="0" w:line="240" w:lineRule="auto"/>
        <w:contextualSpacing w:val="0"/>
        <w:rPr>
          <w:sz w:val="19"/>
        </w:rPr>
      </w:pPr>
      <w:r w:rsidRPr="00996686">
        <w:rPr>
          <w:sz w:val="19"/>
        </w:rPr>
        <w:t>Log in to the Plant Applications Universal Client.</w:t>
      </w:r>
    </w:p>
    <w:p w14:paraId="1E32C81E" w14:textId="77777777" w:rsidR="00386F73" w:rsidRPr="00996686" w:rsidRDefault="00386F73" w:rsidP="00386F73">
      <w:pPr>
        <w:pStyle w:val="ListParagraph"/>
        <w:widowControl w:val="0"/>
        <w:numPr>
          <w:ilvl w:val="0"/>
          <w:numId w:val="38"/>
        </w:numPr>
        <w:tabs>
          <w:tab w:val="clear" w:pos="720"/>
          <w:tab w:val="left" w:pos="445"/>
        </w:tabs>
        <w:autoSpaceDE w:val="0"/>
        <w:autoSpaceDN w:val="0"/>
        <w:spacing w:before="175" w:after="0" w:line="240" w:lineRule="auto"/>
        <w:contextualSpacing w:val="0"/>
        <w:rPr>
          <w:sz w:val="19"/>
        </w:rPr>
      </w:pPr>
      <w:r>
        <w:rPr>
          <w:sz w:val="19"/>
        </w:rPr>
        <w:t xml:space="preserve">Select </w:t>
      </w:r>
      <w:commentRangeStart w:id="61"/>
      <w:commentRangeStart w:id="62"/>
      <w:r>
        <w:rPr>
          <w:sz w:val="19"/>
        </w:rPr>
        <w:t>Operations</w:t>
      </w:r>
      <w:commentRangeEnd w:id="61"/>
      <w:r>
        <w:rPr>
          <w:rStyle w:val="CommentReference"/>
        </w:rPr>
        <w:commentReference w:id="61"/>
      </w:r>
      <w:commentRangeEnd w:id="62"/>
      <w:r>
        <w:rPr>
          <w:rStyle w:val="CommentReference"/>
        </w:rPr>
        <w:commentReference w:id="62"/>
      </w:r>
      <w:r w:rsidRPr="00996686">
        <w:rPr>
          <w:sz w:val="19"/>
        </w:rPr>
        <w:t>.</w:t>
      </w:r>
    </w:p>
    <w:p w14:paraId="1D33E2B2" w14:textId="77777777" w:rsidR="00386F73" w:rsidRPr="00996686" w:rsidRDefault="00386F73" w:rsidP="00386F73">
      <w:pPr>
        <w:pStyle w:val="ListParagraph"/>
        <w:widowControl w:val="0"/>
        <w:numPr>
          <w:ilvl w:val="0"/>
          <w:numId w:val="38"/>
        </w:numPr>
        <w:tabs>
          <w:tab w:val="left" w:pos="445"/>
        </w:tabs>
        <w:autoSpaceDE w:val="0"/>
        <w:autoSpaceDN w:val="0"/>
        <w:spacing w:before="175" w:after="0" w:line="240" w:lineRule="auto"/>
        <w:contextualSpacing w:val="0"/>
        <w:rPr>
          <w:sz w:val="19"/>
        </w:rPr>
      </w:pPr>
      <w:r w:rsidRPr="00996686">
        <w:rPr>
          <w:sz w:val="19"/>
        </w:rPr>
        <w:t xml:space="preserve">In the </w:t>
      </w:r>
      <w:r w:rsidRPr="00996686">
        <w:rPr>
          <w:b/>
          <w:sz w:val="19"/>
        </w:rPr>
        <w:t>Machines</w:t>
      </w:r>
      <w:r w:rsidRPr="00996686">
        <w:rPr>
          <w:sz w:val="19"/>
        </w:rPr>
        <w:t xml:space="preserve"> drop-down list box, select a machine.</w:t>
      </w:r>
    </w:p>
    <w:p w14:paraId="6A8C7830" w14:textId="77777777" w:rsidR="00386F73" w:rsidRPr="00784410" w:rsidRDefault="00386F73" w:rsidP="00386F73">
      <w:pPr>
        <w:tabs>
          <w:tab w:val="left" w:pos="445"/>
        </w:tabs>
        <w:spacing w:before="175"/>
        <w:ind w:left="720"/>
        <w:rPr>
          <w:rFonts w:ascii="Arial" w:eastAsia="Times New Roman" w:hAnsi="Arial" w:cs="Arial"/>
          <w:sz w:val="19"/>
          <w:szCs w:val="19"/>
        </w:rPr>
      </w:pPr>
      <w:r w:rsidRPr="00784410">
        <w:rPr>
          <w:rFonts w:ascii="Arial" w:hAnsi="Arial" w:cs="Arial"/>
          <w:sz w:val="19"/>
          <w:szCs w:val="19"/>
        </w:rPr>
        <w:t>The</w:t>
      </w:r>
      <w:r w:rsidRPr="00784410">
        <w:rPr>
          <w:rFonts w:ascii="Arial" w:eastAsia="Times New Roman" w:hAnsi="Arial" w:cs="Arial"/>
          <w:sz w:val="19"/>
          <w:szCs w:val="19"/>
        </w:rPr>
        <w:t xml:space="preserve"> </w:t>
      </w:r>
      <w:r w:rsidRPr="00784410">
        <w:rPr>
          <w:rFonts w:ascii="Arial" w:eastAsia="Times New Roman" w:hAnsi="Arial" w:cs="Arial"/>
          <w:b/>
          <w:sz w:val="19"/>
          <w:szCs w:val="19"/>
        </w:rPr>
        <w:t>Open</w:t>
      </w:r>
      <w:r w:rsidRPr="00784410">
        <w:rPr>
          <w:rFonts w:ascii="Arial" w:eastAsia="Times New Roman" w:hAnsi="Arial" w:cs="Arial"/>
          <w:sz w:val="19"/>
          <w:szCs w:val="19"/>
        </w:rPr>
        <w:t xml:space="preserve"> page appears.</w:t>
      </w:r>
    </w:p>
    <w:p w14:paraId="29EBCC1D" w14:textId="77777777" w:rsidR="00386F73" w:rsidRPr="00996686" w:rsidRDefault="00386F73" w:rsidP="00386F73">
      <w:pPr>
        <w:pStyle w:val="ListParagraph"/>
        <w:widowControl w:val="0"/>
        <w:numPr>
          <w:ilvl w:val="0"/>
          <w:numId w:val="38"/>
        </w:numPr>
        <w:tabs>
          <w:tab w:val="left" w:pos="445"/>
        </w:tabs>
        <w:autoSpaceDE w:val="0"/>
        <w:autoSpaceDN w:val="0"/>
        <w:spacing w:before="175" w:after="0" w:line="240" w:lineRule="auto"/>
        <w:contextualSpacing w:val="0"/>
        <w:rPr>
          <w:sz w:val="19"/>
        </w:rPr>
      </w:pPr>
      <w:r>
        <w:rPr>
          <w:sz w:val="19"/>
        </w:rPr>
        <w:t>S</w:t>
      </w:r>
      <w:r w:rsidRPr="00996686">
        <w:rPr>
          <w:sz w:val="19"/>
        </w:rPr>
        <w:t xml:space="preserve">elect </w:t>
      </w:r>
      <w:r w:rsidRPr="00996686">
        <w:rPr>
          <w:noProof/>
        </w:rPr>
        <w:drawing>
          <wp:inline distT="0" distB="0" distL="0" distR="0" wp14:anchorId="34EF00A0" wp14:editId="4FF7B6E4">
            <wp:extent cx="203210" cy="190510"/>
            <wp:effectExtent l="0" t="0" r="635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03210" cy="190510"/>
                    </a:xfrm>
                    <a:prstGeom prst="rect">
                      <a:avLst/>
                    </a:prstGeom>
                  </pic:spPr>
                </pic:pic>
              </a:graphicData>
            </a:graphic>
          </wp:inline>
        </w:drawing>
      </w:r>
      <w:r>
        <w:rPr>
          <w:sz w:val="19"/>
        </w:rPr>
        <w:t xml:space="preserve"> for a selected field</w:t>
      </w:r>
      <w:r w:rsidRPr="00996686">
        <w:rPr>
          <w:sz w:val="19"/>
        </w:rPr>
        <w:t>, and then select the filter options as described in the following table.</w:t>
      </w:r>
    </w:p>
    <w:tbl>
      <w:tblPr>
        <w:tblStyle w:val="TableGrid"/>
        <w:tblW w:w="0" w:type="auto"/>
        <w:tblInd w:w="720" w:type="dxa"/>
        <w:tblLook w:val="04A0" w:firstRow="1" w:lastRow="0" w:firstColumn="1" w:lastColumn="0" w:noHBand="0" w:noVBand="1"/>
      </w:tblPr>
      <w:tblGrid>
        <w:gridCol w:w="3107"/>
        <w:gridCol w:w="3818"/>
      </w:tblGrid>
      <w:tr w:rsidR="00386F73" w:rsidRPr="00996686" w14:paraId="2C52A27F" w14:textId="77777777" w:rsidTr="00386F73">
        <w:tc>
          <w:tcPr>
            <w:tcW w:w="3107" w:type="dxa"/>
          </w:tcPr>
          <w:p w14:paraId="560245FB" w14:textId="77777777" w:rsidR="00386F73" w:rsidRPr="00996686" w:rsidRDefault="00386F73" w:rsidP="00386F73">
            <w:pPr>
              <w:pStyle w:val="ListParagraph"/>
              <w:tabs>
                <w:tab w:val="left" w:pos="445"/>
              </w:tabs>
              <w:spacing w:before="175"/>
              <w:ind w:left="0"/>
              <w:rPr>
                <w:b/>
                <w:sz w:val="19"/>
              </w:rPr>
            </w:pPr>
            <w:commentRangeStart w:id="63"/>
            <w:commentRangeStart w:id="64"/>
            <w:r>
              <w:rPr>
                <w:b/>
                <w:sz w:val="19"/>
              </w:rPr>
              <w:t>Option</w:t>
            </w:r>
            <w:commentRangeEnd w:id="63"/>
            <w:r>
              <w:rPr>
                <w:rStyle w:val="CommentReference"/>
              </w:rPr>
              <w:commentReference w:id="63"/>
            </w:r>
            <w:commentRangeEnd w:id="64"/>
            <w:r>
              <w:rPr>
                <w:rStyle w:val="CommentReference"/>
              </w:rPr>
              <w:commentReference w:id="64"/>
            </w:r>
          </w:p>
        </w:tc>
        <w:tc>
          <w:tcPr>
            <w:tcW w:w="3818" w:type="dxa"/>
          </w:tcPr>
          <w:p w14:paraId="30439908" w14:textId="77777777" w:rsidR="00386F73" w:rsidRPr="00996686" w:rsidRDefault="00386F73" w:rsidP="00386F73">
            <w:pPr>
              <w:pStyle w:val="ListParagraph"/>
              <w:tabs>
                <w:tab w:val="left" w:pos="445"/>
              </w:tabs>
              <w:spacing w:before="175"/>
              <w:ind w:left="0"/>
              <w:rPr>
                <w:b/>
                <w:sz w:val="19"/>
              </w:rPr>
            </w:pPr>
            <w:r>
              <w:rPr>
                <w:b/>
                <w:sz w:val="19"/>
              </w:rPr>
              <w:t>Description</w:t>
            </w:r>
          </w:p>
        </w:tc>
      </w:tr>
      <w:tr w:rsidR="00386F73" w:rsidRPr="00996686" w14:paraId="278FBE6F" w14:textId="77777777" w:rsidTr="00386F73">
        <w:tc>
          <w:tcPr>
            <w:tcW w:w="3107" w:type="dxa"/>
          </w:tcPr>
          <w:p w14:paraId="7930ACC3" w14:textId="77777777" w:rsidR="00386F73" w:rsidRPr="00996686" w:rsidRDefault="00386F73" w:rsidP="00386F73">
            <w:pPr>
              <w:pStyle w:val="ListParagraph"/>
              <w:tabs>
                <w:tab w:val="left" w:pos="445"/>
              </w:tabs>
              <w:spacing w:before="175"/>
              <w:ind w:left="0"/>
              <w:rPr>
                <w:b/>
                <w:sz w:val="19"/>
              </w:rPr>
            </w:pPr>
            <w:r w:rsidRPr="00996686">
              <w:rPr>
                <w:b/>
                <w:sz w:val="19"/>
              </w:rPr>
              <w:t>Select All</w:t>
            </w:r>
          </w:p>
        </w:tc>
        <w:tc>
          <w:tcPr>
            <w:tcW w:w="3818" w:type="dxa"/>
          </w:tcPr>
          <w:p w14:paraId="5B60B1BE" w14:textId="77777777" w:rsidR="00386F73" w:rsidRPr="00996686" w:rsidRDefault="00386F73" w:rsidP="00386F73">
            <w:pPr>
              <w:pStyle w:val="ListParagraph"/>
              <w:tabs>
                <w:tab w:val="left" w:pos="445"/>
              </w:tabs>
              <w:spacing w:before="175"/>
              <w:ind w:left="0"/>
              <w:rPr>
                <w:sz w:val="19"/>
              </w:rPr>
            </w:pPr>
            <w:r w:rsidRPr="00996686">
              <w:rPr>
                <w:sz w:val="19"/>
              </w:rPr>
              <w:t>Select to view the operations associated with a work order for all the fields.</w:t>
            </w:r>
          </w:p>
        </w:tc>
      </w:tr>
      <w:tr w:rsidR="00386F73" w:rsidRPr="00996686" w14:paraId="31A6D5A5" w14:textId="77777777" w:rsidTr="00386F73">
        <w:tc>
          <w:tcPr>
            <w:tcW w:w="3107" w:type="dxa"/>
          </w:tcPr>
          <w:p w14:paraId="50897E31" w14:textId="77777777" w:rsidR="00386F73" w:rsidRPr="00996686" w:rsidRDefault="00386F73" w:rsidP="00386F73">
            <w:pPr>
              <w:pStyle w:val="ListParagraph"/>
              <w:tabs>
                <w:tab w:val="left" w:pos="445"/>
              </w:tabs>
              <w:spacing w:before="175"/>
              <w:ind w:left="0"/>
              <w:rPr>
                <w:sz w:val="19"/>
              </w:rPr>
            </w:pPr>
            <w:r w:rsidRPr="00996686">
              <w:rPr>
                <w:b/>
                <w:sz w:val="19"/>
              </w:rPr>
              <w:t>&lt;</w:t>
            </w:r>
            <w:r>
              <w:rPr>
                <w:b/>
                <w:sz w:val="19"/>
              </w:rPr>
              <w:t>operation</w:t>
            </w:r>
            <w:r w:rsidRPr="00996686">
              <w:rPr>
                <w:b/>
                <w:sz w:val="19"/>
              </w:rPr>
              <w:t>_data&gt;</w:t>
            </w:r>
          </w:p>
        </w:tc>
        <w:tc>
          <w:tcPr>
            <w:tcW w:w="3818" w:type="dxa"/>
          </w:tcPr>
          <w:p w14:paraId="45BAFDC9" w14:textId="77777777" w:rsidR="00386F73" w:rsidRPr="00996686" w:rsidRDefault="00386F73" w:rsidP="00386F73">
            <w:pPr>
              <w:pStyle w:val="ListParagraph"/>
              <w:tabs>
                <w:tab w:val="left" w:pos="445"/>
              </w:tabs>
              <w:spacing w:before="175"/>
              <w:ind w:left="0"/>
              <w:rPr>
                <w:sz w:val="19"/>
              </w:rPr>
            </w:pPr>
            <w:r w:rsidRPr="00996686">
              <w:rPr>
                <w:sz w:val="19"/>
              </w:rPr>
              <w:t>Select to view the operation for a specific column. &lt;</w:t>
            </w:r>
            <w:r>
              <w:rPr>
                <w:sz w:val="19"/>
              </w:rPr>
              <w:t>operation</w:t>
            </w:r>
            <w:r w:rsidRPr="00996686">
              <w:rPr>
                <w:sz w:val="19"/>
              </w:rPr>
              <w:t>_data&gt; is the row value you select in a co</w:t>
            </w:r>
            <w:r>
              <w:rPr>
                <w:sz w:val="19"/>
              </w:rPr>
              <w:t>lumn for an operation</w:t>
            </w:r>
            <w:r w:rsidRPr="00996686">
              <w:rPr>
                <w:sz w:val="19"/>
              </w:rPr>
              <w:t xml:space="preserve">.   </w:t>
            </w:r>
          </w:p>
        </w:tc>
      </w:tr>
      <w:tr w:rsidR="00386F73" w:rsidRPr="00996686" w14:paraId="5F891629" w14:textId="77777777" w:rsidTr="00386F73">
        <w:tc>
          <w:tcPr>
            <w:tcW w:w="3107" w:type="dxa"/>
          </w:tcPr>
          <w:p w14:paraId="685EFBAC" w14:textId="77777777" w:rsidR="00386F73" w:rsidRPr="00F35EDC" w:rsidRDefault="00386F73" w:rsidP="00386F73">
            <w:pPr>
              <w:pStyle w:val="ListParagraph"/>
              <w:tabs>
                <w:tab w:val="left" w:pos="445"/>
              </w:tabs>
              <w:spacing w:before="175"/>
              <w:ind w:left="0"/>
              <w:rPr>
                <w:b/>
                <w:sz w:val="19"/>
              </w:rPr>
            </w:pPr>
            <w:r w:rsidRPr="00F35EDC">
              <w:rPr>
                <w:b/>
                <w:sz w:val="19"/>
              </w:rPr>
              <w:t xml:space="preserve">Search </w:t>
            </w:r>
          </w:p>
        </w:tc>
        <w:tc>
          <w:tcPr>
            <w:tcW w:w="3818" w:type="dxa"/>
          </w:tcPr>
          <w:p w14:paraId="1EE9E26F" w14:textId="77777777" w:rsidR="00386F73" w:rsidRDefault="00386F73" w:rsidP="00386F73">
            <w:pPr>
              <w:pStyle w:val="ListParagraph"/>
              <w:tabs>
                <w:tab w:val="left" w:pos="445"/>
              </w:tabs>
              <w:spacing w:before="175"/>
              <w:ind w:left="0"/>
              <w:rPr>
                <w:sz w:val="19"/>
              </w:rPr>
            </w:pPr>
            <w:r w:rsidRPr="00F35EDC">
              <w:rPr>
                <w:sz w:val="19"/>
              </w:rPr>
              <w:t xml:space="preserve">Specify a column name in the </w:t>
            </w:r>
            <w:r w:rsidRPr="00F35EDC">
              <w:rPr>
                <w:b/>
                <w:sz w:val="19"/>
              </w:rPr>
              <w:t>Search</w:t>
            </w:r>
            <w:r w:rsidRPr="00F35EDC">
              <w:rPr>
                <w:sz w:val="19"/>
              </w:rPr>
              <w:t xml:space="preserve"> box</w:t>
            </w:r>
            <w:r>
              <w:rPr>
                <w:sz w:val="19"/>
              </w:rPr>
              <w:t>,</w:t>
            </w:r>
            <w:r w:rsidRPr="00F35EDC">
              <w:rPr>
                <w:sz w:val="19"/>
              </w:rPr>
              <w:t xml:space="preserve"> to search for an operation by the &lt;</w:t>
            </w:r>
            <w:r>
              <w:rPr>
                <w:sz w:val="19"/>
              </w:rPr>
              <w:t>operation</w:t>
            </w:r>
            <w:r w:rsidRPr="00F35EDC">
              <w:rPr>
                <w:sz w:val="19"/>
              </w:rPr>
              <w:t>_data&gt; name.</w:t>
            </w:r>
            <w:r>
              <w:rPr>
                <w:sz w:val="19"/>
              </w:rPr>
              <w:t xml:space="preserve"> </w:t>
            </w:r>
            <w:r w:rsidRPr="00354826">
              <w:rPr>
                <w:sz w:val="19"/>
              </w:rPr>
              <w:t xml:space="preserve">As you enter a character in the </w:t>
            </w:r>
            <w:r w:rsidRPr="00354826">
              <w:rPr>
                <w:b/>
                <w:sz w:val="19"/>
              </w:rPr>
              <w:t>Search</w:t>
            </w:r>
            <w:r w:rsidRPr="00354826">
              <w:rPr>
                <w:sz w:val="19"/>
              </w:rPr>
              <w:t xml:space="preserve"> box, the field values list is automatically filtered to display only values that contain the search text. </w:t>
            </w:r>
          </w:p>
          <w:p w14:paraId="0DA073D9" w14:textId="77777777" w:rsidR="00386F73" w:rsidRPr="00F35EDC" w:rsidRDefault="00386F73" w:rsidP="00386F73">
            <w:pPr>
              <w:pStyle w:val="ListParagraph"/>
              <w:tabs>
                <w:tab w:val="left" w:pos="445"/>
              </w:tabs>
              <w:spacing w:before="175"/>
              <w:ind w:left="0"/>
              <w:rPr>
                <w:sz w:val="19"/>
              </w:rPr>
            </w:pPr>
            <w:r w:rsidRPr="00572438">
              <w:rPr>
                <w:b/>
                <w:sz w:val="19"/>
              </w:rPr>
              <w:t>Note</w:t>
            </w:r>
            <w:r>
              <w:rPr>
                <w:sz w:val="19"/>
              </w:rPr>
              <w:t xml:space="preserve">: </w:t>
            </w:r>
            <w:r w:rsidRPr="00572438">
              <w:rPr>
                <w:sz w:val="19"/>
              </w:rPr>
              <w:t xml:space="preserve">The matched field values are case-sensitive. </w:t>
            </w:r>
            <w:r w:rsidRPr="00354826">
              <w:rPr>
                <w:sz w:val="19"/>
              </w:rPr>
              <w:t xml:space="preserve">A message appears if no field value is available corresponding to the entered search text. </w:t>
            </w:r>
          </w:p>
        </w:tc>
      </w:tr>
    </w:tbl>
    <w:p w14:paraId="292403EE" w14:textId="77777777" w:rsidR="00386F73" w:rsidRPr="00354826" w:rsidRDefault="00386F73" w:rsidP="00386F73">
      <w:pPr>
        <w:pStyle w:val="BodyText"/>
        <w:spacing w:before="271" w:line="360" w:lineRule="auto"/>
        <w:ind w:left="360" w:right="162"/>
        <w:rPr>
          <w:rFonts w:eastAsia="Times New Roman"/>
        </w:rPr>
      </w:pPr>
      <w:r w:rsidRPr="00354826">
        <w:rPr>
          <w:rFonts w:eastAsia="Times New Roman"/>
          <w:b/>
        </w:rPr>
        <w:t>Tip</w:t>
      </w:r>
      <w:r w:rsidRPr="00354826">
        <w:rPr>
          <w:rFonts w:eastAsia="Times New Roman"/>
        </w:rPr>
        <w:t xml:space="preserve">: To clear a filter applied on a field, select </w:t>
      </w:r>
      <w:r>
        <w:rPr>
          <w:noProof/>
        </w:rPr>
        <w:drawing>
          <wp:inline distT="0" distB="0" distL="0" distR="0" wp14:anchorId="6D302E94" wp14:editId="6C77D73A">
            <wp:extent cx="152408" cy="12065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52408" cy="120656"/>
                    </a:xfrm>
                    <a:prstGeom prst="rect">
                      <a:avLst/>
                    </a:prstGeom>
                  </pic:spPr>
                </pic:pic>
              </a:graphicData>
            </a:graphic>
          </wp:inline>
        </w:drawing>
      </w:r>
      <w:r w:rsidRPr="00354826">
        <w:rPr>
          <w:rFonts w:eastAsia="Times New Roman"/>
        </w:rPr>
        <w:t>for the field on which you want to remove the filter. Then, in the window containing the list of field values, clear the selected check boxes, and th</w:t>
      </w:r>
      <w:r>
        <w:rPr>
          <w:rFonts w:eastAsia="Times New Roman"/>
        </w:rPr>
        <w:t xml:space="preserve">en select </w:t>
      </w:r>
      <w:r w:rsidRPr="00354826">
        <w:rPr>
          <w:rFonts w:eastAsia="Times New Roman"/>
          <w:b/>
        </w:rPr>
        <w:t>OK</w:t>
      </w:r>
      <w:r w:rsidRPr="00354826">
        <w:rPr>
          <w:rFonts w:eastAsia="Times New Roman"/>
        </w:rPr>
        <w:t xml:space="preserve">. You </w:t>
      </w:r>
      <w:r w:rsidRPr="00354826">
        <w:rPr>
          <w:rFonts w:eastAsia="Times New Roman"/>
        </w:rPr>
        <w:lastRenderedPageBreak/>
        <w:t xml:space="preserve">can also select </w:t>
      </w:r>
      <w:r w:rsidRPr="00996686">
        <w:rPr>
          <w:noProof/>
        </w:rPr>
        <w:drawing>
          <wp:inline distT="0" distB="0" distL="0" distR="0" wp14:anchorId="4C88C8D3" wp14:editId="368D3120">
            <wp:extent cx="203210" cy="190510"/>
            <wp:effectExtent l="0" t="0" r="635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03210" cy="190510"/>
                    </a:xfrm>
                    <a:prstGeom prst="rect">
                      <a:avLst/>
                    </a:prstGeom>
                  </pic:spPr>
                </pic:pic>
              </a:graphicData>
            </a:graphic>
          </wp:inline>
        </w:drawing>
      </w:r>
      <w:r w:rsidRPr="00354826">
        <w:rPr>
          <w:rFonts w:eastAsia="Times New Roman"/>
        </w:rPr>
        <w:t>to modify the applied filter on a field.</w:t>
      </w:r>
    </w:p>
    <w:p w14:paraId="65B77D8D" w14:textId="77777777" w:rsidR="00386F73" w:rsidRDefault="00386F73" w:rsidP="00386F73">
      <w:pPr>
        <w:pStyle w:val="BodyText"/>
        <w:spacing w:before="271" w:line="360" w:lineRule="auto"/>
        <w:ind w:left="360" w:right="162"/>
        <w:rPr>
          <w:rFonts w:eastAsia="Times New Roman"/>
          <w:b/>
        </w:rPr>
      </w:pPr>
    </w:p>
    <w:p w14:paraId="4B587DFD" w14:textId="77777777" w:rsidR="00386F73" w:rsidRPr="00996686" w:rsidRDefault="00386F73" w:rsidP="00386F73">
      <w:pPr>
        <w:pStyle w:val="BodyText"/>
        <w:spacing w:before="271" w:line="360" w:lineRule="auto"/>
        <w:ind w:left="360" w:right="162"/>
        <w:rPr>
          <w:rFonts w:eastAsia="Times New Roman"/>
          <w:color w:val="333333"/>
          <w:sz w:val="24"/>
          <w:szCs w:val="24"/>
        </w:rPr>
      </w:pPr>
      <w:r w:rsidRPr="00996686">
        <w:rPr>
          <w:rFonts w:eastAsia="Times New Roman"/>
          <w:b/>
        </w:rPr>
        <w:t>Results</w:t>
      </w:r>
      <w:r w:rsidRPr="00996686">
        <w:rPr>
          <w:rFonts w:eastAsia="Times New Roman"/>
          <w:color w:val="333333"/>
          <w:sz w:val="24"/>
          <w:szCs w:val="24"/>
        </w:rPr>
        <w:t>:</w:t>
      </w:r>
    </w:p>
    <w:p w14:paraId="1CE61EBD" w14:textId="77777777" w:rsidR="00386F73" w:rsidRPr="00996686" w:rsidRDefault="00386F73" w:rsidP="00386F73">
      <w:pPr>
        <w:pStyle w:val="BodyText"/>
        <w:spacing w:before="271" w:line="360" w:lineRule="auto"/>
        <w:ind w:left="360" w:right="162"/>
      </w:pPr>
      <w:r w:rsidRPr="00996686">
        <w:t>The operations based on the specified filter criteria appear.</w:t>
      </w:r>
    </w:p>
    <w:p w14:paraId="43360B9B" w14:textId="77777777" w:rsidR="00386F73" w:rsidRPr="00996686" w:rsidRDefault="00386F73" w:rsidP="00386F73">
      <w:pPr>
        <w:pStyle w:val="BodyText"/>
        <w:spacing w:before="271" w:line="360" w:lineRule="auto"/>
        <w:ind w:left="360" w:right="162"/>
        <w:rPr>
          <w:color w:val="000080"/>
          <w:sz w:val="35"/>
        </w:rPr>
      </w:pPr>
    </w:p>
    <w:p w14:paraId="0B681613" w14:textId="77777777" w:rsidR="00386F73" w:rsidRPr="00996686" w:rsidRDefault="00386F73" w:rsidP="00386F73">
      <w:pPr>
        <w:widowControl w:val="0"/>
        <w:autoSpaceDE w:val="0"/>
        <w:autoSpaceDN w:val="0"/>
        <w:spacing w:before="113" w:after="0" w:line="350" w:lineRule="auto"/>
        <w:ind w:left="140" w:right="162"/>
        <w:rPr>
          <w:rFonts w:ascii="Arial" w:eastAsia="Arial" w:hAnsi="Arial" w:cs="Arial"/>
          <w:color w:val="000080"/>
          <w:sz w:val="35"/>
        </w:rPr>
      </w:pPr>
      <w:r w:rsidRPr="00996686">
        <w:rPr>
          <w:rFonts w:ascii="Arial" w:eastAsia="Arial" w:hAnsi="Arial" w:cs="Arial"/>
          <w:color w:val="000080"/>
          <w:sz w:val="35"/>
        </w:rPr>
        <w:t>Search for an Operation</w:t>
      </w:r>
    </w:p>
    <w:p w14:paraId="3323856F" w14:textId="77777777" w:rsidR="00386F73" w:rsidRPr="00996686" w:rsidRDefault="00386F73" w:rsidP="00386F73">
      <w:pPr>
        <w:pStyle w:val="ListParagraph"/>
        <w:widowControl w:val="0"/>
        <w:numPr>
          <w:ilvl w:val="0"/>
          <w:numId w:val="43"/>
        </w:numPr>
        <w:tabs>
          <w:tab w:val="left" w:pos="445"/>
        </w:tabs>
        <w:autoSpaceDE w:val="0"/>
        <w:autoSpaceDN w:val="0"/>
        <w:spacing w:before="175" w:after="0" w:line="240" w:lineRule="auto"/>
        <w:contextualSpacing w:val="0"/>
        <w:rPr>
          <w:sz w:val="19"/>
        </w:rPr>
      </w:pPr>
      <w:r w:rsidRPr="00996686">
        <w:rPr>
          <w:sz w:val="19"/>
        </w:rPr>
        <w:t>Log in to the Plant Applications Universal Client.</w:t>
      </w:r>
    </w:p>
    <w:p w14:paraId="74C2C571" w14:textId="77777777" w:rsidR="00386F73" w:rsidRPr="00996686" w:rsidRDefault="00386F73" w:rsidP="00386F73">
      <w:pPr>
        <w:pStyle w:val="ListParagraph"/>
        <w:widowControl w:val="0"/>
        <w:numPr>
          <w:ilvl w:val="0"/>
          <w:numId w:val="43"/>
        </w:numPr>
        <w:tabs>
          <w:tab w:val="left" w:pos="445"/>
        </w:tabs>
        <w:autoSpaceDE w:val="0"/>
        <w:autoSpaceDN w:val="0"/>
        <w:spacing w:before="175" w:after="0" w:line="240" w:lineRule="auto"/>
        <w:contextualSpacing w:val="0"/>
        <w:rPr>
          <w:sz w:val="19"/>
        </w:rPr>
      </w:pPr>
      <w:r>
        <w:rPr>
          <w:sz w:val="19"/>
        </w:rPr>
        <w:t xml:space="preserve">Select </w:t>
      </w:r>
      <w:r w:rsidRPr="00627A84">
        <w:rPr>
          <w:b/>
          <w:sz w:val="19"/>
        </w:rPr>
        <w:t>Operations</w:t>
      </w:r>
      <w:r w:rsidRPr="00996686">
        <w:rPr>
          <w:sz w:val="19"/>
        </w:rPr>
        <w:t>.</w:t>
      </w:r>
    </w:p>
    <w:p w14:paraId="6F1D833F" w14:textId="77777777" w:rsidR="00386F73" w:rsidRPr="00627A84" w:rsidRDefault="00386F73" w:rsidP="00386F73">
      <w:pPr>
        <w:tabs>
          <w:tab w:val="left" w:pos="445"/>
        </w:tabs>
        <w:spacing w:before="175"/>
        <w:ind w:left="720"/>
        <w:rPr>
          <w:rFonts w:ascii="Arial" w:eastAsia="Times New Roman" w:hAnsi="Arial" w:cs="Arial"/>
          <w:sz w:val="19"/>
          <w:szCs w:val="19"/>
        </w:rPr>
      </w:pPr>
      <w:r w:rsidRPr="00627A84">
        <w:rPr>
          <w:rFonts w:ascii="Arial" w:hAnsi="Arial" w:cs="Arial"/>
          <w:sz w:val="19"/>
          <w:szCs w:val="19"/>
        </w:rPr>
        <w:t>The</w:t>
      </w:r>
      <w:r w:rsidRPr="00627A84">
        <w:rPr>
          <w:rFonts w:ascii="Arial" w:eastAsia="Times New Roman" w:hAnsi="Arial" w:cs="Arial"/>
          <w:sz w:val="19"/>
          <w:szCs w:val="19"/>
        </w:rPr>
        <w:t xml:space="preserve"> </w:t>
      </w:r>
      <w:r w:rsidRPr="00627A84">
        <w:rPr>
          <w:rFonts w:ascii="Arial" w:eastAsia="Times New Roman" w:hAnsi="Arial" w:cs="Arial"/>
          <w:b/>
          <w:sz w:val="19"/>
          <w:szCs w:val="19"/>
        </w:rPr>
        <w:t>Open</w:t>
      </w:r>
      <w:r w:rsidRPr="00627A84">
        <w:rPr>
          <w:rFonts w:ascii="Arial" w:eastAsia="Times New Roman" w:hAnsi="Arial" w:cs="Arial"/>
          <w:sz w:val="19"/>
          <w:szCs w:val="19"/>
        </w:rPr>
        <w:t xml:space="preserve"> page appears.</w:t>
      </w:r>
    </w:p>
    <w:p w14:paraId="5A410A30" w14:textId="77777777" w:rsidR="00386F73" w:rsidRDefault="00386F73" w:rsidP="00386F73">
      <w:pPr>
        <w:pStyle w:val="ListParagraph"/>
        <w:widowControl w:val="0"/>
        <w:numPr>
          <w:ilvl w:val="0"/>
          <w:numId w:val="43"/>
        </w:numPr>
        <w:tabs>
          <w:tab w:val="left" w:pos="445"/>
        </w:tabs>
        <w:autoSpaceDE w:val="0"/>
        <w:autoSpaceDN w:val="0"/>
        <w:spacing w:before="175" w:after="0" w:line="240" w:lineRule="auto"/>
        <w:contextualSpacing w:val="0"/>
        <w:rPr>
          <w:sz w:val="19"/>
        </w:rPr>
      </w:pPr>
      <w:r w:rsidRPr="00996686">
        <w:rPr>
          <w:sz w:val="19"/>
        </w:rPr>
        <w:t xml:space="preserve">Select </w:t>
      </w:r>
      <w:r w:rsidRPr="00996686">
        <w:rPr>
          <w:noProof/>
        </w:rPr>
        <w:drawing>
          <wp:inline distT="0" distB="0" distL="0" distR="0" wp14:anchorId="61A276BC" wp14:editId="30B1E988">
            <wp:extent cx="184159" cy="165108"/>
            <wp:effectExtent l="0" t="0" r="6350" b="635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84159" cy="165108"/>
                    </a:xfrm>
                    <a:prstGeom prst="rect">
                      <a:avLst/>
                    </a:prstGeom>
                  </pic:spPr>
                </pic:pic>
              </a:graphicData>
            </a:graphic>
          </wp:inline>
        </w:drawing>
      </w:r>
      <w:r w:rsidRPr="00996686">
        <w:rPr>
          <w:sz w:val="19"/>
        </w:rPr>
        <w:t xml:space="preserve"> </w:t>
      </w:r>
      <w:r>
        <w:rPr>
          <w:sz w:val="19"/>
        </w:rPr>
        <w:t>i</w:t>
      </w:r>
      <w:r w:rsidRPr="00996686">
        <w:rPr>
          <w:sz w:val="19"/>
        </w:rPr>
        <w:t xml:space="preserve">n the </w:t>
      </w:r>
      <w:r>
        <w:rPr>
          <w:b/>
          <w:sz w:val="19"/>
        </w:rPr>
        <w:t>Open</w:t>
      </w:r>
      <w:r w:rsidRPr="00996686">
        <w:rPr>
          <w:sz w:val="19"/>
        </w:rPr>
        <w:t xml:space="preserve"> page. </w:t>
      </w:r>
      <w:r w:rsidRPr="00996686">
        <w:rPr>
          <w:sz w:val="19"/>
        </w:rPr>
        <w:br/>
        <w:t xml:space="preserve">A window </w:t>
      </w:r>
      <w:r>
        <w:rPr>
          <w:sz w:val="19"/>
        </w:rPr>
        <w:t>containing a list of</w:t>
      </w:r>
      <w:r w:rsidRPr="00996686">
        <w:rPr>
          <w:sz w:val="19"/>
        </w:rPr>
        <w:t xml:space="preserve"> search options appears.</w:t>
      </w:r>
    </w:p>
    <w:p w14:paraId="0C30A87C" w14:textId="77777777" w:rsidR="00386F73" w:rsidRDefault="00386F73" w:rsidP="00386F73">
      <w:pPr>
        <w:pStyle w:val="ListParagraph"/>
        <w:widowControl w:val="0"/>
        <w:numPr>
          <w:ilvl w:val="0"/>
          <w:numId w:val="43"/>
        </w:numPr>
        <w:tabs>
          <w:tab w:val="left" w:pos="445"/>
        </w:tabs>
        <w:autoSpaceDE w:val="0"/>
        <w:autoSpaceDN w:val="0"/>
        <w:spacing w:before="175" w:after="240" w:line="240" w:lineRule="auto"/>
        <w:contextualSpacing w:val="0"/>
        <w:rPr>
          <w:sz w:val="19"/>
        </w:rPr>
      </w:pPr>
      <w:r w:rsidRPr="00996686">
        <w:rPr>
          <w:sz w:val="19"/>
        </w:rPr>
        <w:t>Specify the appropriate search options</w:t>
      </w:r>
      <w:r>
        <w:rPr>
          <w:sz w:val="19"/>
        </w:rPr>
        <w:t xml:space="preserve"> as described in the following table.</w:t>
      </w:r>
    </w:p>
    <w:tbl>
      <w:tblPr>
        <w:tblStyle w:val="GridTable1Light"/>
        <w:tblW w:w="0" w:type="auto"/>
        <w:tblLook w:val="04A0" w:firstRow="1" w:lastRow="0" w:firstColumn="1" w:lastColumn="0" w:noHBand="0" w:noVBand="1"/>
      </w:tblPr>
      <w:tblGrid>
        <w:gridCol w:w="4675"/>
        <w:gridCol w:w="4675"/>
      </w:tblGrid>
      <w:tr w:rsidR="00386F73" w:rsidRPr="007C55C9" w14:paraId="6CF10902" w14:textId="77777777" w:rsidTr="00386F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1BC56BE" w14:textId="77777777" w:rsidR="00386F73" w:rsidRPr="007C55C9" w:rsidRDefault="00386F73" w:rsidP="00386F73">
            <w:pPr>
              <w:tabs>
                <w:tab w:val="left" w:pos="445"/>
              </w:tabs>
              <w:spacing w:before="175"/>
              <w:rPr>
                <w:rFonts w:ascii="Arial" w:hAnsi="Arial" w:cs="Arial"/>
                <w:sz w:val="19"/>
              </w:rPr>
            </w:pPr>
            <w:r w:rsidRPr="007C55C9">
              <w:rPr>
                <w:rFonts w:ascii="Arial" w:hAnsi="Arial" w:cs="Arial"/>
                <w:sz w:val="19"/>
              </w:rPr>
              <w:t>Option</w:t>
            </w:r>
          </w:p>
        </w:tc>
        <w:tc>
          <w:tcPr>
            <w:tcW w:w="4675" w:type="dxa"/>
          </w:tcPr>
          <w:p w14:paraId="71588B9D" w14:textId="77777777" w:rsidR="00386F73" w:rsidRPr="007C55C9" w:rsidRDefault="00386F73" w:rsidP="00386F73">
            <w:pPr>
              <w:tabs>
                <w:tab w:val="left" w:pos="445"/>
              </w:tabs>
              <w:spacing w:before="175"/>
              <w:cnfStyle w:val="100000000000" w:firstRow="1" w:lastRow="0" w:firstColumn="0" w:lastColumn="0" w:oddVBand="0" w:evenVBand="0" w:oddHBand="0" w:evenHBand="0" w:firstRowFirstColumn="0" w:firstRowLastColumn="0" w:lastRowFirstColumn="0" w:lastRowLastColumn="0"/>
              <w:rPr>
                <w:rFonts w:ascii="Arial" w:hAnsi="Arial" w:cs="Arial"/>
                <w:sz w:val="19"/>
              </w:rPr>
            </w:pPr>
            <w:r w:rsidRPr="007C55C9">
              <w:rPr>
                <w:rFonts w:ascii="Arial" w:hAnsi="Arial" w:cs="Arial"/>
                <w:sz w:val="19"/>
              </w:rPr>
              <w:t>Description</w:t>
            </w:r>
          </w:p>
        </w:tc>
      </w:tr>
      <w:tr w:rsidR="00386F73" w:rsidRPr="007C55C9" w14:paraId="0C455BEB"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75F37F0B" w14:textId="77777777" w:rsidR="00386F73" w:rsidRPr="007C55C9" w:rsidRDefault="00386F73" w:rsidP="00386F73">
            <w:pPr>
              <w:tabs>
                <w:tab w:val="left" w:pos="445"/>
              </w:tabs>
              <w:spacing w:before="175"/>
              <w:rPr>
                <w:rFonts w:ascii="Arial" w:hAnsi="Arial" w:cs="Arial"/>
                <w:sz w:val="19"/>
              </w:rPr>
            </w:pPr>
            <w:r>
              <w:rPr>
                <w:rFonts w:ascii="Arial" w:hAnsi="Arial" w:cs="Arial"/>
                <w:sz w:val="19"/>
              </w:rPr>
              <w:t>SERIAL/LOT</w:t>
            </w:r>
          </w:p>
        </w:tc>
        <w:tc>
          <w:tcPr>
            <w:tcW w:w="4675" w:type="dxa"/>
          </w:tcPr>
          <w:p w14:paraId="1595F749" w14:textId="77777777" w:rsidR="00986D2E" w:rsidRPr="00B45748" w:rsidRDefault="00986D2E" w:rsidP="00986D2E">
            <w:pPr>
              <w:pStyle w:val="ListParagraph"/>
              <w:tabs>
                <w:tab w:val="left" w:pos="445"/>
              </w:tabs>
              <w:spacing w:before="175" w:line="276" w:lineRule="auto"/>
              <w:ind w:left="0"/>
              <w:cnfStyle w:val="000000000000" w:firstRow="0" w:lastRow="0" w:firstColumn="0" w:lastColumn="0" w:oddVBand="0" w:evenVBand="0" w:oddHBand="0" w:evenHBand="0" w:firstRowFirstColumn="0" w:firstRowLastColumn="0" w:lastRowFirstColumn="0" w:lastRowLastColumn="0"/>
              <w:rPr>
                <w:sz w:val="19"/>
              </w:rPr>
            </w:pPr>
            <w:r>
              <w:rPr>
                <w:sz w:val="19"/>
              </w:rPr>
              <w:t>Specify</w:t>
            </w:r>
            <w:r w:rsidRPr="00B45748">
              <w:rPr>
                <w:sz w:val="19"/>
              </w:rPr>
              <w:t xml:space="preserve"> </w:t>
            </w:r>
            <w:del w:id="65" w:author="Bhagat, Sweta (GE Digital)" w:date="2018-11-21T07:33:00Z">
              <w:r w:rsidRPr="00B45748" w:rsidDel="00B76BB0">
                <w:rPr>
                  <w:sz w:val="19"/>
                </w:rPr>
                <w:delText xml:space="preserve">to search for </w:delText>
              </w:r>
              <w:r w:rsidDel="00B76BB0">
                <w:rPr>
                  <w:sz w:val="19"/>
                </w:rPr>
                <w:delText>operations by the</w:delText>
              </w:r>
            </w:del>
            <w:ins w:id="66" w:author="Bhagat, Sweta (GE Digital)" w:date="2018-11-21T07:33:00Z">
              <w:r>
                <w:rPr>
                  <w:sz w:val="19"/>
                </w:rPr>
                <w:t>a</w:t>
              </w:r>
            </w:ins>
            <w:r>
              <w:rPr>
                <w:sz w:val="19"/>
              </w:rPr>
              <w:t xml:space="preserve"> serial number or lot number</w:t>
            </w:r>
            <w:ins w:id="67" w:author="Bhagat, Sweta (GE Digital)" w:date="2018-11-21T07:34:00Z">
              <w:r>
                <w:rPr>
                  <w:sz w:val="19"/>
                </w:rPr>
                <w:t xml:space="preserve"> to search for operations associated with the specified serial or lot number</w:t>
              </w:r>
            </w:ins>
            <w:r>
              <w:rPr>
                <w:sz w:val="19"/>
              </w:rPr>
              <w:t>.</w:t>
            </w:r>
          </w:p>
          <w:p w14:paraId="3E137A3D" w14:textId="77777777" w:rsidR="00386F73" w:rsidRPr="007D3561" w:rsidRDefault="00386F73" w:rsidP="00386F73">
            <w:pPr>
              <w:tabs>
                <w:tab w:val="left" w:pos="445"/>
              </w:tabs>
              <w:ind w:left="360"/>
              <w:cnfStyle w:val="000000000000" w:firstRow="0" w:lastRow="0" w:firstColumn="0" w:lastColumn="0" w:oddVBand="0" w:evenVBand="0" w:oddHBand="0" w:evenHBand="0" w:firstRowFirstColumn="0" w:firstRowLastColumn="0" w:lastRowFirstColumn="0" w:lastRowLastColumn="0"/>
              <w:rPr>
                <w:rFonts w:ascii="Arial" w:eastAsia="Arial" w:hAnsi="Arial" w:cs="Arial"/>
                <w:sz w:val="19"/>
              </w:rPr>
            </w:pPr>
          </w:p>
        </w:tc>
      </w:tr>
      <w:tr w:rsidR="00386F73" w:rsidRPr="007C55C9" w14:paraId="366D9BD7"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5BE3ED1C" w14:textId="77777777" w:rsidR="00386F73" w:rsidRPr="007C55C9" w:rsidRDefault="00386F73" w:rsidP="00386F73">
            <w:pPr>
              <w:tabs>
                <w:tab w:val="left" w:pos="445"/>
              </w:tabs>
              <w:spacing w:before="175"/>
              <w:rPr>
                <w:rFonts w:ascii="Arial" w:hAnsi="Arial" w:cs="Arial"/>
                <w:sz w:val="19"/>
              </w:rPr>
            </w:pPr>
            <w:r>
              <w:rPr>
                <w:rFonts w:ascii="Arial" w:hAnsi="Arial" w:cs="Arial"/>
                <w:sz w:val="19"/>
              </w:rPr>
              <w:t>WORK ORDER</w:t>
            </w:r>
          </w:p>
        </w:tc>
        <w:tc>
          <w:tcPr>
            <w:tcW w:w="4675" w:type="dxa"/>
          </w:tcPr>
          <w:p w14:paraId="520C217D" w14:textId="77777777" w:rsidR="00386F73" w:rsidRPr="007C55C9" w:rsidRDefault="00386F73" w:rsidP="00386F73">
            <w:pPr>
              <w:pStyle w:val="ListParagraph"/>
              <w:tabs>
                <w:tab w:val="left" w:pos="445"/>
              </w:tabs>
              <w:spacing w:before="175" w:line="276" w:lineRule="auto"/>
              <w:ind w:left="0"/>
              <w:cnfStyle w:val="000000000000" w:firstRow="0" w:lastRow="0" w:firstColumn="0" w:lastColumn="0" w:oddVBand="0" w:evenVBand="0" w:oddHBand="0" w:evenHBand="0" w:firstRowFirstColumn="0" w:firstRowLastColumn="0" w:lastRowFirstColumn="0" w:lastRowLastColumn="0"/>
              <w:rPr>
                <w:sz w:val="19"/>
              </w:rPr>
            </w:pPr>
            <w:r>
              <w:rPr>
                <w:sz w:val="19"/>
              </w:rPr>
              <w:t xml:space="preserve">Specify to search for operations by the work order number. </w:t>
            </w:r>
          </w:p>
        </w:tc>
      </w:tr>
      <w:tr w:rsidR="00386F73" w:rsidRPr="007C55C9" w14:paraId="317B30CE"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2600625F" w14:textId="77777777" w:rsidR="00386F73" w:rsidRPr="007C55C9" w:rsidRDefault="00386F73" w:rsidP="00386F73">
            <w:pPr>
              <w:tabs>
                <w:tab w:val="left" w:pos="445"/>
              </w:tabs>
              <w:spacing w:before="175"/>
              <w:rPr>
                <w:rFonts w:ascii="Arial" w:hAnsi="Arial" w:cs="Arial"/>
                <w:sz w:val="19"/>
              </w:rPr>
            </w:pPr>
            <w:r>
              <w:rPr>
                <w:rFonts w:ascii="Arial" w:hAnsi="Arial" w:cs="Arial"/>
                <w:sz w:val="19"/>
              </w:rPr>
              <w:t>MATERIAL</w:t>
            </w:r>
          </w:p>
        </w:tc>
        <w:tc>
          <w:tcPr>
            <w:tcW w:w="4675" w:type="dxa"/>
          </w:tcPr>
          <w:p w14:paraId="77CA9320" w14:textId="77777777" w:rsidR="00386F73" w:rsidRPr="007C55C9" w:rsidRDefault="00386F73" w:rsidP="00386F73">
            <w:pPr>
              <w:pStyle w:val="ListParagraph"/>
              <w:tabs>
                <w:tab w:val="left" w:pos="445"/>
              </w:tabs>
              <w:spacing w:before="175" w:line="276" w:lineRule="auto"/>
              <w:ind w:left="0"/>
              <w:cnfStyle w:val="000000000000" w:firstRow="0" w:lastRow="0" w:firstColumn="0" w:lastColumn="0" w:oddVBand="0" w:evenVBand="0" w:oddHBand="0" w:evenHBand="0" w:firstRowFirstColumn="0" w:firstRowLastColumn="0" w:lastRowFirstColumn="0" w:lastRowLastColumn="0"/>
              <w:rPr>
                <w:sz w:val="19"/>
              </w:rPr>
            </w:pPr>
            <w:r>
              <w:rPr>
                <w:sz w:val="19"/>
              </w:rPr>
              <w:t>Select to access the operations associated with specific material.</w:t>
            </w:r>
          </w:p>
        </w:tc>
      </w:tr>
      <w:tr w:rsidR="00386F73" w:rsidRPr="007C55C9" w14:paraId="08FA6445"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5E0C242E" w14:textId="77777777" w:rsidR="00386F73" w:rsidRPr="007C55C9" w:rsidRDefault="00386F73" w:rsidP="00386F73">
            <w:pPr>
              <w:tabs>
                <w:tab w:val="left" w:pos="445"/>
              </w:tabs>
              <w:spacing w:before="175"/>
              <w:rPr>
                <w:rFonts w:ascii="Arial" w:hAnsi="Arial" w:cs="Arial"/>
                <w:sz w:val="19"/>
              </w:rPr>
            </w:pPr>
            <w:r>
              <w:rPr>
                <w:rFonts w:ascii="Arial" w:hAnsi="Arial" w:cs="Arial"/>
                <w:sz w:val="19"/>
              </w:rPr>
              <w:t>EQUIPMENT</w:t>
            </w:r>
          </w:p>
        </w:tc>
        <w:tc>
          <w:tcPr>
            <w:tcW w:w="4675" w:type="dxa"/>
          </w:tcPr>
          <w:p w14:paraId="12D4CE48" w14:textId="77777777" w:rsidR="00386F73" w:rsidRPr="007C55C9" w:rsidRDefault="00386F73" w:rsidP="00386F73">
            <w:pPr>
              <w:pStyle w:val="ListParagraph"/>
              <w:tabs>
                <w:tab w:val="left" w:pos="445"/>
              </w:tabs>
              <w:spacing w:before="175" w:line="276" w:lineRule="auto"/>
              <w:ind w:left="0"/>
              <w:cnfStyle w:val="000000000000" w:firstRow="0" w:lastRow="0" w:firstColumn="0" w:lastColumn="0" w:oddVBand="0" w:evenVBand="0" w:oddHBand="0" w:evenHBand="0" w:firstRowFirstColumn="0" w:firstRowLastColumn="0" w:lastRowFirstColumn="0" w:lastRowLastColumn="0"/>
              <w:rPr>
                <w:sz w:val="19"/>
              </w:rPr>
            </w:pPr>
            <w:r>
              <w:rPr>
                <w:sz w:val="19"/>
              </w:rPr>
              <w:t>Select to access the operations associated with specific machine.</w:t>
            </w:r>
          </w:p>
        </w:tc>
      </w:tr>
      <w:tr w:rsidR="00386F73" w:rsidRPr="007C55C9" w14:paraId="0C77D708" w14:textId="77777777" w:rsidTr="00386F73">
        <w:trPr>
          <w:trHeight w:val="5579"/>
        </w:trPr>
        <w:tc>
          <w:tcPr>
            <w:cnfStyle w:val="001000000000" w:firstRow="0" w:lastRow="0" w:firstColumn="1" w:lastColumn="0" w:oddVBand="0" w:evenVBand="0" w:oddHBand="0" w:evenHBand="0" w:firstRowFirstColumn="0" w:firstRowLastColumn="0" w:lastRowFirstColumn="0" w:lastRowLastColumn="0"/>
            <w:tcW w:w="4675" w:type="dxa"/>
          </w:tcPr>
          <w:p w14:paraId="08E562D1" w14:textId="77777777" w:rsidR="00386F73" w:rsidRPr="007C55C9" w:rsidRDefault="00386F73" w:rsidP="00386F73">
            <w:pPr>
              <w:tabs>
                <w:tab w:val="left" w:pos="445"/>
              </w:tabs>
              <w:spacing w:before="175"/>
              <w:rPr>
                <w:rFonts w:ascii="Arial" w:hAnsi="Arial" w:cs="Arial"/>
                <w:sz w:val="19"/>
              </w:rPr>
            </w:pPr>
            <w:r>
              <w:rPr>
                <w:rFonts w:ascii="Arial" w:hAnsi="Arial" w:cs="Arial"/>
                <w:sz w:val="19"/>
              </w:rPr>
              <w:lastRenderedPageBreak/>
              <w:t>STATUS</w:t>
            </w:r>
          </w:p>
        </w:tc>
        <w:tc>
          <w:tcPr>
            <w:tcW w:w="4675" w:type="dxa"/>
          </w:tcPr>
          <w:p w14:paraId="630CA4CB" w14:textId="77777777" w:rsidR="00386F73" w:rsidRDefault="00386F73" w:rsidP="00386F73">
            <w:pPr>
              <w:pStyle w:val="ListParagraph"/>
              <w:tabs>
                <w:tab w:val="left" w:pos="445"/>
              </w:tabs>
              <w:spacing w:before="175" w:line="276" w:lineRule="auto"/>
              <w:ind w:left="0"/>
              <w:cnfStyle w:val="000000000000" w:firstRow="0" w:lastRow="0" w:firstColumn="0" w:lastColumn="0" w:oddVBand="0" w:evenVBand="0" w:oddHBand="0" w:evenHBand="0" w:firstRowFirstColumn="0" w:firstRowLastColumn="0" w:lastRowFirstColumn="0" w:lastRowLastColumn="0"/>
              <w:rPr>
                <w:sz w:val="19"/>
              </w:rPr>
            </w:pPr>
            <w:r>
              <w:rPr>
                <w:sz w:val="19"/>
              </w:rPr>
              <w:t>Select to access the operations associated with specific status.</w:t>
            </w:r>
          </w:p>
          <w:p w14:paraId="771AFAC6" w14:textId="77777777" w:rsidR="00386F73" w:rsidRDefault="00386F73" w:rsidP="00386F73">
            <w:pPr>
              <w:tabs>
                <w:tab w:val="left" w:pos="445"/>
              </w:tabs>
              <w:spacing w:after="160" w:line="276" w:lineRule="auto"/>
              <w:ind w:left="360"/>
              <w:cnfStyle w:val="000000000000" w:firstRow="0" w:lastRow="0" w:firstColumn="0" w:lastColumn="0" w:oddVBand="0" w:evenVBand="0" w:oddHBand="0" w:evenHBand="0" w:firstRowFirstColumn="0" w:firstRowLastColumn="0" w:lastRowFirstColumn="0" w:lastRowLastColumn="0"/>
              <w:rPr>
                <w:rFonts w:ascii="Arial" w:hAnsi="Arial" w:cs="Arial"/>
                <w:sz w:val="19"/>
              </w:rPr>
            </w:pPr>
            <w:r w:rsidRPr="00231FFD">
              <w:rPr>
                <w:rFonts w:ascii="Arial" w:hAnsi="Arial" w:cs="Arial"/>
                <w:b/>
                <w:sz w:val="19"/>
              </w:rPr>
              <w:t>Note</w:t>
            </w:r>
            <w:r w:rsidRPr="00231FFD">
              <w:rPr>
                <w:rFonts w:ascii="Arial" w:hAnsi="Arial" w:cs="Arial"/>
                <w:sz w:val="19"/>
              </w:rPr>
              <w:t xml:space="preserve">: To clock-on an operation </w:t>
            </w:r>
            <w:r>
              <w:rPr>
                <w:rFonts w:ascii="Arial" w:hAnsi="Arial" w:cs="Arial"/>
                <w:sz w:val="19"/>
              </w:rPr>
              <w:t>using s</w:t>
            </w:r>
            <w:r w:rsidRPr="00231FFD">
              <w:rPr>
                <w:rFonts w:ascii="Arial" w:hAnsi="Arial" w:cs="Arial"/>
                <w:sz w:val="19"/>
              </w:rPr>
              <w:t>earch</w:t>
            </w:r>
            <w:r>
              <w:rPr>
                <w:rFonts w:ascii="Arial" w:hAnsi="Arial" w:cs="Arial"/>
                <w:sz w:val="19"/>
              </w:rPr>
              <w:t>:</w:t>
            </w:r>
          </w:p>
          <w:p w14:paraId="611387DF" w14:textId="77777777" w:rsidR="00386F73" w:rsidRPr="00231FFD" w:rsidRDefault="00386F73" w:rsidP="00386F73">
            <w:pPr>
              <w:pStyle w:val="ListParagraph"/>
              <w:widowControl w:val="0"/>
              <w:numPr>
                <w:ilvl w:val="0"/>
                <w:numId w:val="44"/>
              </w:numPr>
              <w:tabs>
                <w:tab w:val="left" w:pos="445"/>
              </w:tabs>
              <w:autoSpaceDE w:val="0"/>
              <w:autoSpaceDN w:val="0"/>
              <w:spacing w:before="175"/>
              <w:contextualSpacing w:val="0"/>
              <w:cnfStyle w:val="000000000000" w:firstRow="0" w:lastRow="0" w:firstColumn="0" w:lastColumn="0" w:oddVBand="0" w:evenVBand="0" w:oddHBand="0" w:evenHBand="0" w:firstRowFirstColumn="0" w:firstRowLastColumn="0" w:lastRowFirstColumn="0" w:lastRowLastColumn="0"/>
              <w:rPr>
                <w:sz w:val="19"/>
              </w:rPr>
            </w:pPr>
            <w:r w:rsidRPr="00231FFD">
              <w:rPr>
                <w:sz w:val="19"/>
              </w:rPr>
              <w:t xml:space="preserve">Select </w:t>
            </w:r>
            <w:r w:rsidRPr="00231FFD">
              <w:rPr>
                <w:b/>
                <w:sz w:val="19"/>
              </w:rPr>
              <w:t>Ready</w:t>
            </w:r>
            <w:r w:rsidRPr="00231FFD">
              <w:rPr>
                <w:sz w:val="19"/>
              </w:rPr>
              <w:t xml:space="preserve"> in the </w:t>
            </w:r>
            <w:r w:rsidRPr="00231FFD">
              <w:rPr>
                <w:b/>
                <w:sz w:val="19"/>
              </w:rPr>
              <w:t>STATUS</w:t>
            </w:r>
            <w:r w:rsidRPr="00231FFD">
              <w:rPr>
                <w:sz w:val="19"/>
              </w:rPr>
              <w:t xml:space="preserve"> drop-down list box, and then </w:t>
            </w:r>
            <w:r>
              <w:rPr>
                <w:sz w:val="19"/>
              </w:rPr>
              <w:t>select</w:t>
            </w:r>
            <w:r w:rsidRPr="00231FFD">
              <w:rPr>
                <w:sz w:val="19"/>
              </w:rPr>
              <w:t xml:space="preserve"> </w:t>
            </w:r>
            <w:r w:rsidRPr="00231FFD">
              <w:rPr>
                <w:b/>
                <w:sz w:val="19"/>
              </w:rPr>
              <w:t>Search</w:t>
            </w:r>
            <w:r w:rsidRPr="00231FFD">
              <w:rPr>
                <w:sz w:val="19"/>
              </w:rPr>
              <w:t>.</w:t>
            </w:r>
          </w:p>
          <w:p w14:paraId="45505F49" w14:textId="77777777" w:rsidR="00386F73" w:rsidRPr="00996686" w:rsidRDefault="00386F73" w:rsidP="00386F73">
            <w:pPr>
              <w:tabs>
                <w:tab w:val="left" w:pos="445"/>
              </w:tabs>
              <w:spacing w:before="175"/>
              <w:ind w:left="720"/>
              <w:cnfStyle w:val="000000000000" w:firstRow="0" w:lastRow="0" w:firstColumn="0" w:lastColumn="0" w:oddVBand="0" w:evenVBand="0" w:oddHBand="0" w:evenHBand="0" w:firstRowFirstColumn="0" w:firstRowLastColumn="0" w:lastRowFirstColumn="0" w:lastRowLastColumn="0"/>
              <w:rPr>
                <w:rFonts w:ascii="Arial" w:hAnsi="Arial" w:cs="Arial"/>
                <w:sz w:val="19"/>
              </w:rPr>
            </w:pPr>
            <w:r w:rsidRPr="00996686">
              <w:rPr>
                <w:rFonts w:ascii="Arial" w:hAnsi="Arial" w:cs="Arial"/>
                <w:sz w:val="19"/>
              </w:rPr>
              <w:t xml:space="preserve">The operations in </w:t>
            </w:r>
            <w:r w:rsidRPr="00996686">
              <w:rPr>
                <w:rFonts w:ascii="Arial" w:hAnsi="Arial" w:cs="Arial"/>
                <w:b/>
                <w:sz w:val="19"/>
              </w:rPr>
              <w:t>Ready</w:t>
            </w:r>
            <w:r w:rsidRPr="00996686">
              <w:rPr>
                <w:rFonts w:ascii="Arial" w:hAnsi="Arial" w:cs="Arial"/>
                <w:sz w:val="19"/>
              </w:rPr>
              <w:t xml:space="preserve"> status appear. </w:t>
            </w:r>
          </w:p>
          <w:p w14:paraId="3764553A" w14:textId="77777777" w:rsidR="00386F73" w:rsidRPr="00996686" w:rsidRDefault="00386F73" w:rsidP="00386F73">
            <w:pPr>
              <w:pStyle w:val="ListParagraph"/>
              <w:widowControl w:val="0"/>
              <w:numPr>
                <w:ilvl w:val="0"/>
                <w:numId w:val="44"/>
              </w:numPr>
              <w:tabs>
                <w:tab w:val="left" w:pos="445"/>
              </w:tabs>
              <w:autoSpaceDE w:val="0"/>
              <w:autoSpaceDN w:val="0"/>
              <w:spacing w:before="175"/>
              <w:contextualSpacing w:val="0"/>
              <w:cnfStyle w:val="000000000000" w:firstRow="0" w:lastRow="0" w:firstColumn="0" w:lastColumn="0" w:oddVBand="0" w:evenVBand="0" w:oddHBand="0" w:evenHBand="0" w:firstRowFirstColumn="0" w:firstRowLastColumn="0" w:lastRowFirstColumn="0" w:lastRowLastColumn="0"/>
              <w:rPr>
                <w:sz w:val="18"/>
                <w:szCs w:val="18"/>
              </w:rPr>
            </w:pPr>
            <w:r w:rsidRPr="00996686">
              <w:rPr>
                <w:sz w:val="19"/>
              </w:rPr>
              <w:t>Select</w:t>
            </w:r>
            <w:r w:rsidRPr="00996686">
              <w:rPr>
                <w:sz w:val="18"/>
                <w:szCs w:val="18"/>
              </w:rPr>
              <w:t xml:space="preserve"> </w:t>
            </w:r>
            <w:r w:rsidRPr="00996686">
              <w:rPr>
                <w:sz w:val="19"/>
              </w:rPr>
              <w:t>an operation from the search results, and then select</w:t>
            </w:r>
            <w:r w:rsidRPr="00996686">
              <w:rPr>
                <w:sz w:val="18"/>
                <w:szCs w:val="18"/>
              </w:rPr>
              <w:t xml:space="preserve"> </w:t>
            </w:r>
            <w:r w:rsidRPr="00996686">
              <w:rPr>
                <w:noProof/>
                <w:sz w:val="18"/>
                <w:szCs w:val="18"/>
              </w:rPr>
              <w:t xml:space="preserve"> </w:t>
            </w:r>
            <w:r w:rsidRPr="00996686">
              <w:rPr>
                <w:noProof/>
              </w:rPr>
              <w:drawing>
                <wp:inline distT="0" distB="0" distL="0" distR="0" wp14:anchorId="3458DB14" wp14:editId="4FD94B7B">
                  <wp:extent cx="425472" cy="23496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25472" cy="234962"/>
                          </a:xfrm>
                          <a:prstGeom prst="rect">
                            <a:avLst/>
                          </a:prstGeom>
                        </pic:spPr>
                      </pic:pic>
                    </a:graphicData>
                  </a:graphic>
                </wp:inline>
              </w:drawing>
            </w:r>
            <w:r w:rsidRPr="00996686">
              <w:rPr>
                <w:sz w:val="18"/>
                <w:szCs w:val="18"/>
              </w:rPr>
              <w:t>.</w:t>
            </w:r>
          </w:p>
          <w:p w14:paraId="1F266684" w14:textId="77777777" w:rsidR="00386F73" w:rsidRPr="00996686" w:rsidRDefault="00386F73" w:rsidP="00386F73">
            <w:pPr>
              <w:tabs>
                <w:tab w:val="left" w:pos="445"/>
              </w:tabs>
              <w:spacing w:before="175"/>
              <w:ind w:left="720"/>
              <w:cnfStyle w:val="000000000000" w:firstRow="0" w:lastRow="0" w:firstColumn="0" w:lastColumn="0" w:oddVBand="0" w:evenVBand="0" w:oddHBand="0" w:evenHBand="0" w:firstRowFirstColumn="0" w:firstRowLastColumn="0" w:lastRowFirstColumn="0" w:lastRowLastColumn="0"/>
              <w:rPr>
                <w:rFonts w:ascii="Arial" w:hAnsi="Arial" w:cs="Arial"/>
                <w:sz w:val="19"/>
              </w:rPr>
            </w:pPr>
            <w:r w:rsidRPr="00996686">
              <w:rPr>
                <w:rFonts w:ascii="Arial" w:hAnsi="Arial" w:cs="Arial"/>
                <w:sz w:val="19"/>
              </w:rPr>
              <w:t xml:space="preserve">The </w:t>
            </w:r>
            <w:r w:rsidRPr="00996686">
              <w:rPr>
                <w:rFonts w:ascii="Arial" w:hAnsi="Arial" w:cs="Arial"/>
                <w:b/>
                <w:sz w:val="19"/>
              </w:rPr>
              <w:t>Select a Machine to Continue</w:t>
            </w:r>
            <w:r w:rsidRPr="00996686">
              <w:rPr>
                <w:rFonts w:ascii="Arial" w:hAnsi="Arial" w:cs="Arial"/>
                <w:sz w:val="19"/>
              </w:rPr>
              <w:t xml:space="preserve"> window appears. </w:t>
            </w:r>
          </w:p>
          <w:p w14:paraId="1F37A4A1" w14:textId="77777777" w:rsidR="00386F73" w:rsidRPr="00996686" w:rsidRDefault="00386F73" w:rsidP="00386F73">
            <w:pPr>
              <w:pStyle w:val="ListParagraph"/>
              <w:widowControl w:val="0"/>
              <w:numPr>
                <w:ilvl w:val="0"/>
                <w:numId w:val="44"/>
              </w:numPr>
              <w:tabs>
                <w:tab w:val="left" w:pos="445"/>
              </w:tabs>
              <w:autoSpaceDE w:val="0"/>
              <w:autoSpaceDN w:val="0"/>
              <w:spacing w:before="175"/>
              <w:contextualSpacing w:val="0"/>
              <w:cnfStyle w:val="000000000000" w:firstRow="0" w:lastRow="0" w:firstColumn="0" w:lastColumn="0" w:oddVBand="0" w:evenVBand="0" w:oddHBand="0" w:evenHBand="0" w:firstRowFirstColumn="0" w:firstRowLastColumn="0" w:lastRowFirstColumn="0" w:lastRowLastColumn="0"/>
              <w:rPr>
                <w:bCs/>
                <w:sz w:val="19"/>
              </w:rPr>
            </w:pPr>
            <w:r w:rsidRPr="00996686">
              <w:rPr>
                <w:bCs/>
                <w:sz w:val="19"/>
              </w:rPr>
              <w:t xml:space="preserve">In the </w:t>
            </w:r>
            <w:r w:rsidRPr="00996686">
              <w:rPr>
                <w:b/>
                <w:bCs/>
                <w:sz w:val="19"/>
              </w:rPr>
              <w:t xml:space="preserve">Choose One </w:t>
            </w:r>
            <w:r w:rsidRPr="00996686">
              <w:rPr>
                <w:bCs/>
                <w:sz w:val="19"/>
              </w:rPr>
              <w:t xml:space="preserve">drop-down list box, select a machine, and then select </w:t>
            </w:r>
            <w:r w:rsidRPr="00996686">
              <w:rPr>
                <w:b/>
                <w:bCs/>
                <w:sz w:val="19"/>
              </w:rPr>
              <w:t>Apply</w:t>
            </w:r>
            <w:r w:rsidRPr="00996686">
              <w:rPr>
                <w:bCs/>
                <w:sz w:val="19"/>
              </w:rPr>
              <w:t xml:space="preserve">. </w:t>
            </w:r>
          </w:p>
          <w:p w14:paraId="34B383B0" w14:textId="77777777" w:rsidR="00386F73" w:rsidRDefault="00386F73" w:rsidP="00386F73">
            <w:pPr>
              <w:tabs>
                <w:tab w:val="left" w:pos="445"/>
              </w:tabs>
              <w:spacing w:before="175" w:line="276" w:lineRule="auto"/>
              <w:ind w:left="720"/>
              <w:cnfStyle w:val="000000000000" w:firstRow="0" w:lastRow="0" w:firstColumn="0" w:lastColumn="0" w:oddVBand="0" w:evenVBand="0" w:oddHBand="0" w:evenHBand="0" w:firstRowFirstColumn="0" w:firstRowLastColumn="0" w:lastRowFirstColumn="0" w:lastRowLastColumn="0"/>
              <w:rPr>
                <w:rFonts w:ascii="Arial" w:hAnsi="Arial" w:cs="Arial"/>
                <w:sz w:val="19"/>
              </w:rPr>
            </w:pPr>
            <w:r w:rsidRPr="00231FFD">
              <w:rPr>
                <w:rFonts w:ascii="Arial" w:hAnsi="Arial" w:cs="Arial"/>
                <w:sz w:val="19"/>
              </w:rPr>
              <w:t xml:space="preserve">The </w:t>
            </w:r>
            <w:r>
              <w:rPr>
                <w:rFonts w:ascii="Arial" w:hAnsi="Arial" w:cs="Arial"/>
                <w:sz w:val="19"/>
              </w:rPr>
              <w:t xml:space="preserve">selected operation is clocked </w:t>
            </w:r>
            <w:r w:rsidRPr="00231FFD">
              <w:rPr>
                <w:rFonts w:ascii="Arial" w:hAnsi="Arial" w:cs="Arial"/>
                <w:sz w:val="19"/>
              </w:rPr>
              <w:t>on.</w:t>
            </w:r>
          </w:p>
          <w:p w14:paraId="65CFD08D" w14:textId="77777777" w:rsidR="00386F73" w:rsidRDefault="00386F73" w:rsidP="00386F73">
            <w:pPr>
              <w:tabs>
                <w:tab w:val="left" w:pos="445"/>
              </w:tabs>
              <w:ind w:left="360"/>
              <w:cnfStyle w:val="000000000000" w:firstRow="0" w:lastRow="0" w:firstColumn="0" w:lastColumn="0" w:oddVBand="0" w:evenVBand="0" w:oddHBand="0" w:evenHBand="0" w:firstRowFirstColumn="0" w:firstRowLastColumn="0" w:lastRowFirstColumn="0" w:lastRowLastColumn="0"/>
              <w:rPr>
                <w:rFonts w:ascii="Arial" w:hAnsi="Arial" w:cs="Arial"/>
                <w:b/>
                <w:bCs/>
                <w:sz w:val="19"/>
              </w:rPr>
            </w:pPr>
          </w:p>
          <w:p w14:paraId="7080945A" w14:textId="77777777" w:rsidR="00386F73" w:rsidRPr="00996686" w:rsidRDefault="00386F73" w:rsidP="00386F73">
            <w:pPr>
              <w:tabs>
                <w:tab w:val="left" w:pos="445"/>
              </w:tabs>
              <w:ind w:left="360"/>
              <w:cnfStyle w:val="000000000000" w:firstRow="0" w:lastRow="0" w:firstColumn="0" w:lastColumn="0" w:oddVBand="0" w:evenVBand="0" w:oddHBand="0" w:evenHBand="0" w:firstRowFirstColumn="0" w:firstRowLastColumn="0" w:lastRowFirstColumn="0" w:lastRowLastColumn="0"/>
              <w:rPr>
                <w:rFonts w:ascii="Arial" w:hAnsi="Arial" w:cs="Arial"/>
                <w:bCs/>
                <w:sz w:val="19"/>
              </w:rPr>
            </w:pPr>
            <w:r w:rsidRPr="00996686">
              <w:rPr>
                <w:rFonts w:ascii="Arial" w:hAnsi="Arial" w:cs="Arial"/>
                <w:b/>
                <w:bCs/>
                <w:sz w:val="19"/>
              </w:rPr>
              <w:t>Results</w:t>
            </w:r>
            <w:r w:rsidRPr="00996686">
              <w:rPr>
                <w:rFonts w:ascii="Arial" w:hAnsi="Arial" w:cs="Arial"/>
                <w:bCs/>
                <w:sz w:val="19"/>
              </w:rPr>
              <w:t>:</w:t>
            </w:r>
          </w:p>
          <w:p w14:paraId="0FC82674" w14:textId="77777777" w:rsidR="00386F73" w:rsidRPr="00DF12EF" w:rsidRDefault="00386F73" w:rsidP="00386F73">
            <w:pPr>
              <w:tabs>
                <w:tab w:val="left" w:pos="445"/>
              </w:tabs>
              <w:ind w:left="360"/>
              <w:cnfStyle w:val="000000000000" w:firstRow="0" w:lastRow="0" w:firstColumn="0" w:lastColumn="0" w:oddVBand="0" w:evenVBand="0" w:oddHBand="0" w:evenHBand="0" w:firstRowFirstColumn="0" w:firstRowLastColumn="0" w:lastRowFirstColumn="0" w:lastRowLastColumn="0"/>
              <w:rPr>
                <w:rFonts w:ascii="Arial" w:hAnsi="Arial" w:cs="Arial"/>
                <w:bCs/>
                <w:sz w:val="19"/>
                <w:szCs w:val="19"/>
              </w:rPr>
            </w:pPr>
            <w:r w:rsidRPr="00DF12EF">
              <w:rPr>
                <w:rFonts w:ascii="Arial" w:hAnsi="Arial" w:cs="Arial"/>
                <w:bCs/>
                <w:sz w:val="19"/>
                <w:szCs w:val="19"/>
              </w:rPr>
              <w:t>The selected operation is clocked</w:t>
            </w:r>
            <w:r>
              <w:rPr>
                <w:rFonts w:ascii="Arial" w:hAnsi="Arial" w:cs="Arial"/>
                <w:bCs/>
                <w:sz w:val="19"/>
                <w:szCs w:val="19"/>
              </w:rPr>
              <w:t xml:space="preserve"> </w:t>
            </w:r>
            <w:r w:rsidRPr="00DF12EF">
              <w:rPr>
                <w:rFonts w:ascii="Arial" w:hAnsi="Arial" w:cs="Arial"/>
                <w:bCs/>
                <w:sz w:val="19"/>
                <w:szCs w:val="19"/>
              </w:rPr>
              <w:t xml:space="preserve">on and </w:t>
            </w:r>
            <w:r w:rsidRPr="00DF12EF">
              <w:rPr>
                <w:rFonts w:ascii="Arial" w:eastAsia="Times New Roman" w:hAnsi="Arial" w:cs="Arial"/>
                <w:sz w:val="19"/>
                <w:szCs w:val="19"/>
              </w:rPr>
              <w:t xml:space="preserve">the status of the operation changes </w:t>
            </w:r>
            <w:r>
              <w:rPr>
                <w:rFonts w:ascii="Arial" w:eastAsia="Times New Roman" w:hAnsi="Arial" w:cs="Arial"/>
                <w:sz w:val="19"/>
                <w:szCs w:val="19"/>
              </w:rPr>
              <w:t xml:space="preserve">from </w:t>
            </w:r>
            <w:r w:rsidRPr="00DF12EF">
              <w:rPr>
                <w:rFonts w:ascii="Arial" w:eastAsia="Times New Roman" w:hAnsi="Arial" w:cs="Arial"/>
                <w:b/>
                <w:sz w:val="19"/>
                <w:szCs w:val="19"/>
              </w:rPr>
              <w:t>Ready</w:t>
            </w:r>
            <w:r>
              <w:rPr>
                <w:rFonts w:ascii="Arial" w:eastAsia="Times New Roman" w:hAnsi="Arial" w:cs="Arial"/>
                <w:sz w:val="19"/>
                <w:szCs w:val="19"/>
              </w:rPr>
              <w:t xml:space="preserve"> to</w:t>
            </w:r>
            <w:r w:rsidRPr="00DF12EF">
              <w:rPr>
                <w:rFonts w:ascii="Arial" w:eastAsia="Times New Roman" w:hAnsi="Arial" w:cs="Arial"/>
                <w:sz w:val="19"/>
                <w:szCs w:val="19"/>
              </w:rPr>
              <w:t xml:space="preserve"> </w:t>
            </w:r>
            <w:r w:rsidRPr="00DF12EF">
              <w:rPr>
                <w:rFonts w:ascii="Arial" w:eastAsia="Times New Roman" w:hAnsi="Arial" w:cs="Arial"/>
                <w:b/>
                <w:bCs/>
                <w:sz w:val="19"/>
                <w:szCs w:val="19"/>
              </w:rPr>
              <w:t>In Progress</w:t>
            </w:r>
            <w:r w:rsidRPr="00DF12EF">
              <w:rPr>
                <w:rFonts w:ascii="Arial" w:eastAsia="Times New Roman" w:hAnsi="Arial" w:cs="Arial"/>
                <w:sz w:val="19"/>
                <w:szCs w:val="19"/>
              </w:rPr>
              <w:t xml:space="preserve">. </w:t>
            </w:r>
          </w:p>
        </w:tc>
      </w:tr>
      <w:tr w:rsidR="00386F73" w:rsidRPr="007C55C9" w14:paraId="177D7BB3"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6C810BCB" w14:textId="77777777" w:rsidR="00386F73" w:rsidRPr="007C55C9" w:rsidRDefault="00386F73" w:rsidP="00386F73">
            <w:pPr>
              <w:tabs>
                <w:tab w:val="left" w:pos="445"/>
              </w:tabs>
              <w:spacing w:before="175"/>
              <w:rPr>
                <w:rFonts w:ascii="Arial" w:hAnsi="Arial" w:cs="Arial"/>
                <w:sz w:val="19"/>
              </w:rPr>
            </w:pPr>
            <w:r>
              <w:rPr>
                <w:rFonts w:ascii="Arial" w:hAnsi="Arial" w:cs="Arial"/>
                <w:sz w:val="19"/>
              </w:rPr>
              <w:t>CLOCKED ON</w:t>
            </w:r>
          </w:p>
        </w:tc>
        <w:tc>
          <w:tcPr>
            <w:tcW w:w="4675" w:type="dxa"/>
          </w:tcPr>
          <w:p w14:paraId="2DAE6C4C" w14:textId="77777777" w:rsidR="00386F73" w:rsidRPr="007C55C9" w:rsidRDefault="00386F73" w:rsidP="00386F73">
            <w:pPr>
              <w:pStyle w:val="ListParagraph"/>
              <w:tabs>
                <w:tab w:val="left" w:pos="445"/>
              </w:tabs>
              <w:spacing w:before="175" w:line="276" w:lineRule="auto"/>
              <w:ind w:left="0"/>
              <w:cnfStyle w:val="000000000000" w:firstRow="0" w:lastRow="0" w:firstColumn="0" w:lastColumn="0" w:oddVBand="0" w:evenVBand="0" w:oddHBand="0" w:evenHBand="0" w:firstRowFirstColumn="0" w:firstRowLastColumn="0" w:lastRowFirstColumn="0" w:lastRowLastColumn="0"/>
              <w:rPr>
                <w:sz w:val="19"/>
              </w:rPr>
            </w:pPr>
            <w:r>
              <w:rPr>
                <w:sz w:val="19"/>
              </w:rPr>
              <w:t>Select to access the operations that you have clocked on.</w:t>
            </w:r>
          </w:p>
        </w:tc>
      </w:tr>
    </w:tbl>
    <w:p w14:paraId="43FF3E92" w14:textId="77777777" w:rsidR="00386F73" w:rsidRPr="00996686" w:rsidRDefault="00386F73" w:rsidP="00386F73">
      <w:pPr>
        <w:tabs>
          <w:tab w:val="left" w:pos="445"/>
        </w:tabs>
        <w:ind w:left="360"/>
        <w:rPr>
          <w:rFonts w:ascii="Arial" w:hAnsi="Arial" w:cs="Arial"/>
          <w:sz w:val="19"/>
        </w:rPr>
      </w:pPr>
      <w:r w:rsidRPr="00996686">
        <w:rPr>
          <w:rFonts w:ascii="Arial" w:hAnsi="Arial" w:cs="Arial"/>
          <w:b/>
          <w:sz w:val="19"/>
        </w:rPr>
        <w:t>Tip</w:t>
      </w:r>
      <w:r w:rsidRPr="00996686">
        <w:rPr>
          <w:rFonts w:ascii="Arial" w:hAnsi="Arial" w:cs="Arial"/>
          <w:b/>
          <w:bCs/>
          <w:sz w:val="19"/>
        </w:rPr>
        <w:t xml:space="preserve">: </w:t>
      </w:r>
      <w:r w:rsidRPr="00996686">
        <w:rPr>
          <w:rFonts w:ascii="Arial" w:hAnsi="Arial" w:cs="Arial"/>
          <w:sz w:val="19"/>
        </w:rPr>
        <w:t xml:space="preserve">To search for an </w:t>
      </w:r>
      <w:r>
        <w:rPr>
          <w:rFonts w:ascii="Arial" w:hAnsi="Arial" w:cs="Arial"/>
          <w:sz w:val="19"/>
        </w:rPr>
        <w:t>operation</w:t>
      </w:r>
      <w:r w:rsidRPr="00996686">
        <w:rPr>
          <w:rFonts w:ascii="Arial" w:hAnsi="Arial" w:cs="Arial"/>
          <w:sz w:val="19"/>
        </w:rPr>
        <w:t xml:space="preserve"> using a barcode, select </w:t>
      </w:r>
      <w:r>
        <w:rPr>
          <w:noProof/>
        </w:rPr>
        <w:drawing>
          <wp:inline distT="0" distB="0" distL="0" distR="0" wp14:anchorId="5E3196E2" wp14:editId="2F7636D7">
            <wp:extent cx="254013" cy="21591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54013" cy="215911"/>
                    </a:xfrm>
                    <a:prstGeom prst="rect">
                      <a:avLst/>
                    </a:prstGeom>
                  </pic:spPr>
                </pic:pic>
              </a:graphicData>
            </a:graphic>
          </wp:inline>
        </w:drawing>
      </w:r>
      <w:r>
        <w:rPr>
          <w:rFonts w:ascii="Arial" w:hAnsi="Arial" w:cs="Arial"/>
          <w:sz w:val="19"/>
        </w:rPr>
        <w:t xml:space="preserve">, </w:t>
      </w:r>
      <w:r w:rsidRPr="00996686">
        <w:rPr>
          <w:rFonts w:ascii="Arial" w:hAnsi="Arial" w:cs="Arial"/>
          <w:sz w:val="19"/>
        </w:rPr>
        <w:t xml:space="preserve">and </w:t>
      </w:r>
      <w:r>
        <w:rPr>
          <w:rFonts w:ascii="Arial" w:hAnsi="Arial" w:cs="Arial"/>
          <w:sz w:val="19"/>
        </w:rPr>
        <w:t xml:space="preserve">then </w:t>
      </w:r>
      <w:r w:rsidRPr="00996686">
        <w:rPr>
          <w:rFonts w:ascii="Arial" w:hAnsi="Arial" w:cs="Arial"/>
          <w:sz w:val="19"/>
        </w:rPr>
        <w:t xml:space="preserve">scan for the barcode </w:t>
      </w:r>
      <w:r>
        <w:rPr>
          <w:rFonts w:ascii="Arial" w:hAnsi="Arial" w:cs="Arial"/>
          <w:sz w:val="19"/>
        </w:rPr>
        <w:t>of the lot or work order associated with the operation</w:t>
      </w:r>
      <w:r w:rsidRPr="00996686">
        <w:rPr>
          <w:rFonts w:ascii="Arial" w:hAnsi="Arial" w:cs="Arial"/>
          <w:sz w:val="19"/>
        </w:rPr>
        <w:t xml:space="preserve">. The </w:t>
      </w:r>
      <w:r>
        <w:rPr>
          <w:rFonts w:ascii="Arial" w:hAnsi="Arial" w:cs="Arial"/>
          <w:sz w:val="19"/>
        </w:rPr>
        <w:t xml:space="preserve">Operations </w:t>
      </w:r>
      <w:r w:rsidRPr="00996686">
        <w:rPr>
          <w:rFonts w:ascii="Arial" w:hAnsi="Arial" w:cs="Arial"/>
          <w:sz w:val="19"/>
        </w:rPr>
        <w:t>application supports the barcodes of standards Code 39 and Code 128 only.</w:t>
      </w:r>
    </w:p>
    <w:p w14:paraId="321037E3" w14:textId="77777777" w:rsidR="00386F73" w:rsidRPr="00996686" w:rsidRDefault="00386F73" w:rsidP="00386F73">
      <w:pPr>
        <w:pStyle w:val="BodyText"/>
        <w:spacing w:before="271" w:line="360" w:lineRule="auto"/>
        <w:ind w:left="360" w:right="162"/>
        <w:rPr>
          <w:rFonts w:eastAsia="Times New Roman"/>
          <w:color w:val="333333"/>
          <w:sz w:val="24"/>
          <w:szCs w:val="24"/>
        </w:rPr>
      </w:pPr>
      <w:r w:rsidRPr="00996686">
        <w:rPr>
          <w:rFonts w:eastAsia="Times New Roman"/>
          <w:b/>
        </w:rPr>
        <w:t>Results</w:t>
      </w:r>
      <w:r w:rsidRPr="00996686">
        <w:rPr>
          <w:rFonts w:eastAsia="Times New Roman"/>
          <w:color w:val="333333"/>
          <w:sz w:val="24"/>
          <w:szCs w:val="24"/>
        </w:rPr>
        <w:t>:</w:t>
      </w:r>
    </w:p>
    <w:p w14:paraId="333CD8EE" w14:textId="77777777" w:rsidR="00386F73" w:rsidRPr="00996686" w:rsidRDefault="00386F73" w:rsidP="00386F73">
      <w:pPr>
        <w:tabs>
          <w:tab w:val="left" w:pos="445"/>
        </w:tabs>
        <w:spacing w:before="175"/>
        <w:ind w:left="104"/>
        <w:rPr>
          <w:rFonts w:ascii="Arial" w:hAnsi="Arial" w:cs="Arial"/>
          <w:sz w:val="19"/>
        </w:rPr>
      </w:pPr>
      <w:r w:rsidRPr="00996686">
        <w:rPr>
          <w:rFonts w:ascii="Arial" w:hAnsi="Arial" w:cs="Arial"/>
          <w:sz w:val="19"/>
        </w:rPr>
        <w:tab/>
      </w:r>
      <w:r w:rsidRPr="00996686">
        <w:rPr>
          <w:rFonts w:ascii="Arial" w:hAnsi="Arial" w:cs="Arial"/>
          <w:sz w:val="19"/>
        </w:rPr>
        <w:tab/>
        <w:t xml:space="preserve">The operations based on the specified search criteria appear. </w:t>
      </w:r>
    </w:p>
    <w:p w14:paraId="405AF7A8" w14:textId="77777777" w:rsidR="00386F73" w:rsidRPr="00996686" w:rsidRDefault="00386F73" w:rsidP="00386F73">
      <w:pPr>
        <w:tabs>
          <w:tab w:val="left" w:pos="445"/>
        </w:tabs>
        <w:spacing w:before="175"/>
        <w:ind w:left="720"/>
        <w:rPr>
          <w:rFonts w:ascii="Arial" w:hAnsi="Arial" w:cs="Arial"/>
          <w:b/>
          <w:bCs/>
          <w:sz w:val="19"/>
        </w:rPr>
      </w:pPr>
      <w:r w:rsidRPr="00996686">
        <w:rPr>
          <w:rFonts w:ascii="Arial" w:hAnsi="Arial" w:cs="Arial"/>
          <w:b/>
          <w:bCs/>
          <w:sz w:val="19"/>
        </w:rPr>
        <w:t>Tip:</w:t>
      </w:r>
    </w:p>
    <w:p w14:paraId="7CDBAFA9" w14:textId="77777777" w:rsidR="00386F73" w:rsidRPr="00996686" w:rsidRDefault="00386F73" w:rsidP="00386F73">
      <w:pPr>
        <w:tabs>
          <w:tab w:val="left" w:pos="445"/>
        </w:tabs>
        <w:spacing w:before="175"/>
        <w:ind w:left="720"/>
        <w:rPr>
          <w:rFonts w:ascii="Arial" w:hAnsi="Arial" w:cs="Arial"/>
          <w:sz w:val="19"/>
        </w:rPr>
      </w:pPr>
      <w:r w:rsidRPr="00996686">
        <w:rPr>
          <w:rFonts w:ascii="Arial" w:hAnsi="Arial" w:cs="Arial"/>
          <w:sz w:val="19"/>
        </w:rPr>
        <w:t xml:space="preserve">To clear the results and perform new search, select </w:t>
      </w:r>
      <w:r w:rsidRPr="00996686">
        <w:rPr>
          <w:rFonts w:ascii="Arial" w:hAnsi="Arial" w:cs="Arial"/>
          <w:b/>
          <w:bCs/>
          <w:sz w:val="19"/>
        </w:rPr>
        <w:t>Clear Results</w:t>
      </w:r>
      <w:r w:rsidRPr="00996686">
        <w:rPr>
          <w:rFonts w:ascii="Arial" w:hAnsi="Arial" w:cs="Arial"/>
          <w:sz w:val="19"/>
        </w:rPr>
        <w:t xml:space="preserve"> in the </w:t>
      </w:r>
      <w:r w:rsidRPr="007062DE">
        <w:rPr>
          <w:rFonts w:ascii="Arial" w:hAnsi="Arial" w:cs="Arial"/>
          <w:b/>
          <w:sz w:val="19"/>
        </w:rPr>
        <w:t>Open</w:t>
      </w:r>
      <w:r w:rsidRPr="00996686">
        <w:rPr>
          <w:rFonts w:ascii="Arial" w:hAnsi="Arial" w:cs="Arial"/>
          <w:sz w:val="19"/>
        </w:rPr>
        <w:t xml:space="preserve"> page.</w:t>
      </w:r>
    </w:p>
    <w:p w14:paraId="12EED91D" w14:textId="77777777" w:rsidR="00386F73" w:rsidRPr="00996686" w:rsidRDefault="00386F73" w:rsidP="00386F73">
      <w:pPr>
        <w:tabs>
          <w:tab w:val="left" w:pos="445"/>
        </w:tabs>
        <w:spacing w:before="175"/>
        <w:ind w:left="104"/>
        <w:rPr>
          <w:rFonts w:ascii="Arial" w:hAnsi="Arial" w:cs="Arial"/>
          <w:sz w:val="19"/>
        </w:rPr>
      </w:pPr>
    </w:p>
    <w:p w14:paraId="700BE49B" w14:textId="77777777" w:rsidR="00386F73" w:rsidRPr="00996686" w:rsidRDefault="00386F73" w:rsidP="00386F73">
      <w:pPr>
        <w:tabs>
          <w:tab w:val="left" w:pos="445"/>
        </w:tabs>
        <w:spacing w:before="175"/>
        <w:ind w:left="104"/>
        <w:rPr>
          <w:rFonts w:ascii="Arial" w:hAnsi="Arial" w:cs="Arial"/>
          <w:sz w:val="19"/>
        </w:rPr>
      </w:pPr>
    </w:p>
    <w:p w14:paraId="134DFB8F" w14:textId="77777777" w:rsidR="00386F73" w:rsidRPr="00996686" w:rsidRDefault="00386F73" w:rsidP="00386F73">
      <w:pPr>
        <w:widowControl w:val="0"/>
        <w:autoSpaceDE w:val="0"/>
        <w:autoSpaceDN w:val="0"/>
        <w:spacing w:before="113" w:after="0" w:line="350" w:lineRule="auto"/>
        <w:ind w:left="140" w:right="162"/>
        <w:rPr>
          <w:rFonts w:ascii="Arial" w:eastAsia="Arial" w:hAnsi="Arial" w:cs="Arial"/>
          <w:color w:val="000080"/>
          <w:sz w:val="35"/>
        </w:rPr>
      </w:pPr>
      <w:r>
        <w:rPr>
          <w:rFonts w:ascii="Arial" w:eastAsia="Arial" w:hAnsi="Arial" w:cs="Arial"/>
          <w:color w:val="000080"/>
          <w:sz w:val="35"/>
        </w:rPr>
        <w:t xml:space="preserve">Clock </w:t>
      </w:r>
      <w:r w:rsidRPr="00996686">
        <w:rPr>
          <w:rFonts w:ascii="Arial" w:eastAsia="Arial" w:hAnsi="Arial" w:cs="Arial"/>
          <w:color w:val="000080"/>
          <w:sz w:val="35"/>
        </w:rPr>
        <w:t>on an Operation</w:t>
      </w:r>
    </w:p>
    <w:p w14:paraId="31B84A22" w14:textId="77777777" w:rsidR="00386F73" w:rsidRPr="00996686" w:rsidRDefault="00386F73" w:rsidP="00386F73">
      <w:pPr>
        <w:pStyle w:val="BodyText"/>
        <w:spacing w:before="271" w:line="360" w:lineRule="auto"/>
        <w:ind w:left="140" w:right="162"/>
      </w:pPr>
      <w:r w:rsidRPr="009B073D">
        <w:rPr>
          <w:rFonts w:eastAsia="Times New Roman"/>
        </w:rPr>
        <w:t>The operations are planned for execution in one or more Production Units during production, however you can only clock on an operation in one Production Unit. After you clock on an operation in one production unit, the selected operation is no longer available in the other Production Units.</w:t>
      </w:r>
    </w:p>
    <w:p w14:paraId="0600C223" w14:textId="77777777" w:rsidR="00386F73" w:rsidRPr="00996686" w:rsidRDefault="00386F73" w:rsidP="00386F73">
      <w:pPr>
        <w:pStyle w:val="BodyText"/>
        <w:spacing w:before="271" w:line="360" w:lineRule="auto"/>
        <w:ind w:left="140" w:right="162"/>
        <w:rPr>
          <w:rFonts w:eastAsia="Times New Roman"/>
        </w:rPr>
      </w:pPr>
      <w:r w:rsidRPr="002532D3">
        <w:rPr>
          <w:rFonts w:eastAsia="Times New Roman"/>
        </w:rPr>
        <w:t xml:space="preserve">Clocking on an operation denotes that you are ready to accept the work and perform the operation. You must accept an operation available only in </w:t>
      </w:r>
      <w:r w:rsidRPr="002532D3">
        <w:rPr>
          <w:rFonts w:eastAsia="Times New Roman"/>
          <w:b/>
        </w:rPr>
        <w:t>Ready</w:t>
      </w:r>
      <w:r w:rsidRPr="002532D3">
        <w:rPr>
          <w:rFonts w:eastAsia="Times New Roman"/>
        </w:rPr>
        <w:t xml:space="preserve"> status before you can complete the operation for a work order. Clocking on an operation also enables a timer for that operation so that you can track the time taken </w:t>
      </w:r>
      <w:r w:rsidRPr="002532D3">
        <w:rPr>
          <w:rFonts w:eastAsia="Times New Roman"/>
        </w:rPr>
        <w:lastRenderedPageBreak/>
        <w:t>for you to complete the operation. The time taken to complete an operation is unique for each user and the time measured for one user does not appear for the other users.</w:t>
      </w:r>
      <w:r w:rsidRPr="00996686">
        <w:rPr>
          <w:rFonts w:eastAsia="Times New Roman"/>
        </w:rPr>
        <w:t xml:space="preserve">  </w:t>
      </w:r>
    </w:p>
    <w:p w14:paraId="66246CA3" w14:textId="77777777" w:rsidR="00386F73" w:rsidRPr="00996686" w:rsidRDefault="00386F73" w:rsidP="00386F73">
      <w:pPr>
        <w:pStyle w:val="BodyText"/>
        <w:spacing w:before="271" w:line="360" w:lineRule="auto"/>
        <w:ind w:left="140" w:right="162"/>
        <w:rPr>
          <w:rFonts w:eastAsia="Times New Roman"/>
        </w:rPr>
      </w:pPr>
      <w:r w:rsidRPr="00996686">
        <w:rPr>
          <w:rFonts w:eastAsia="Times New Roman"/>
          <w:b/>
        </w:rPr>
        <w:t>Note</w:t>
      </w:r>
      <w:r>
        <w:rPr>
          <w:rFonts w:eastAsia="Times New Roman"/>
        </w:rPr>
        <w:t xml:space="preserve">: </w:t>
      </w:r>
      <w:r w:rsidRPr="002532D3">
        <w:rPr>
          <w:rFonts w:eastAsia="Times New Roman"/>
        </w:rPr>
        <w:t xml:space="preserve">More than one user can clock on the same operation in a Production Unit and the status of the operation displays one of the clock-on status indicators in the Operations application. For more information on operation status indicators, refer to </w:t>
      </w:r>
      <w:r w:rsidRPr="00996686">
        <w:rPr>
          <w:rFonts w:eastAsia="Times New Roman"/>
        </w:rPr>
        <w:t>the &lt;placeholder of the topic&gt; topic.</w:t>
      </w:r>
    </w:p>
    <w:p w14:paraId="1E68A4B3" w14:textId="77777777" w:rsidR="00386F73" w:rsidRPr="00996686" w:rsidRDefault="00386F73" w:rsidP="00386F73">
      <w:pPr>
        <w:pStyle w:val="ListParagraph"/>
        <w:widowControl w:val="0"/>
        <w:numPr>
          <w:ilvl w:val="0"/>
          <w:numId w:val="39"/>
        </w:numPr>
        <w:tabs>
          <w:tab w:val="left" w:pos="445"/>
        </w:tabs>
        <w:autoSpaceDE w:val="0"/>
        <w:autoSpaceDN w:val="0"/>
        <w:spacing w:before="175" w:after="0" w:line="240" w:lineRule="auto"/>
        <w:contextualSpacing w:val="0"/>
        <w:rPr>
          <w:sz w:val="19"/>
        </w:rPr>
      </w:pPr>
      <w:r w:rsidRPr="00996686">
        <w:rPr>
          <w:sz w:val="19"/>
        </w:rPr>
        <w:t>Log in to the Plant Applications Universal Client.</w:t>
      </w:r>
    </w:p>
    <w:p w14:paraId="2F8327B1" w14:textId="77777777" w:rsidR="00386F73" w:rsidRPr="00996686" w:rsidRDefault="00386F73" w:rsidP="00386F73">
      <w:pPr>
        <w:pStyle w:val="ListParagraph"/>
        <w:widowControl w:val="0"/>
        <w:numPr>
          <w:ilvl w:val="0"/>
          <w:numId w:val="39"/>
        </w:numPr>
        <w:tabs>
          <w:tab w:val="left" w:pos="445"/>
        </w:tabs>
        <w:autoSpaceDE w:val="0"/>
        <w:autoSpaceDN w:val="0"/>
        <w:spacing w:before="175" w:after="0" w:line="240" w:lineRule="auto"/>
        <w:contextualSpacing w:val="0"/>
        <w:rPr>
          <w:sz w:val="19"/>
        </w:rPr>
      </w:pPr>
      <w:r>
        <w:rPr>
          <w:sz w:val="19"/>
        </w:rPr>
        <w:t>Select Operations</w:t>
      </w:r>
      <w:r w:rsidRPr="00996686">
        <w:rPr>
          <w:sz w:val="19"/>
        </w:rPr>
        <w:t>.</w:t>
      </w:r>
    </w:p>
    <w:p w14:paraId="559681C6" w14:textId="77777777" w:rsidR="00386F73" w:rsidRPr="00996686" w:rsidRDefault="00386F73" w:rsidP="00386F73">
      <w:pPr>
        <w:pStyle w:val="ListParagraph"/>
        <w:widowControl w:val="0"/>
        <w:numPr>
          <w:ilvl w:val="0"/>
          <w:numId w:val="39"/>
        </w:numPr>
        <w:tabs>
          <w:tab w:val="left" w:pos="445"/>
        </w:tabs>
        <w:autoSpaceDE w:val="0"/>
        <w:autoSpaceDN w:val="0"/>
        <w:spacing w:before="175" w:after="0" w:line="240" w:lineRule="auto"/>
        <w:contextualSpacing w:val="0"/>
        <w:rPr>
          <w:sz w:val="19"/>
        </w:rPr>
      </w:pPr>
      <w:r w:rsidRPr="00996686">
        <w:rPr>
          <w:sz w:val="19"/>
        </w:rPr>
        <w:t xml:space="preserve">In the </w:t>
      </w:r>
      <w:r w:rsidRPr="00996686">
        <w:rPr>
          <w:b/>
          <w:sz w:val="19"/>
        </w:rPr>
        <w:t>Machines</w:t>
      </w:r>
      <w:r w:rsidRPr="00996686">
        <w:rPr>
          <w:sz w:val="19"/>
        </w:rPr>
        <w:t xml:space="preserve"> drop-down list box, select a machine. </w:t>
      </w:r>
    </w:p>
    <w:p w14:paraId="09FD65EB" w14:textId="77777777" w:rsidR="00386F73" w:rsidRPr="001819F2" w:rsidRDefault="00386F73" w:rsidP="00386F73">
      <w:pPr>
        <w:tabs>
          <w:tab w:val="left" w:pos="445"/>
        </w:tabs>
        <w:spacing w:before="175"/>
        <w:ind w:left="810"/>
        <w:rPr>
          <w:rFonts w:ascii="Arial" w:eastAsia="Times New Roman" w:hAnsi="Arial" w:cs="Arial"/>
          <w:sz w:val="19"/>
          <w:szCs w:val="19"/>
        </w:rPr>
      </w:pPr>
      <w:r w:rsidRPr="001819F2">
        <w:rPr>
          <w:rFonts w:ascii="Arial" w:hAnsi="Arial" w:cs="Arial"/>
          <w:sz w:val="19"/>
          <w:szCs w:val="19"/>
        </w:rPr>
        <w:t>The</w:t>
      </w:r>
      <w:r w:rsidRPr="001819F2">
        <w:rPr>
          <w:rFonts w:ascii="Arial" w:eastAsia="Times New Roman" w:hAnsi="Arial" w:cs="Arial"/>
          <w:sz w:val="19"/>
          <w:szCs w:val="19"/>
        </w:rPr>
        <w:t xml:space="preserve"> </w:t>
      </w:r>
      <w:r w:rsidRPr="001819F2">
        <w:rPr>
          <w:rFonts w:ascii="Arial" w:eastAsia="Times New Roman" w:hAnsi="Arial" w:cs="Arial"/>
          <w:b/>
          <w:sz w:val="19"/>
          <w:szCs w:val="19"/>
        </w:rPr>
        <w:t>Open</w:t>
      </w:r>
      <w:r w:rsidRPr="001819F2">
        <w:rPr>
          <w:rFonts w:ascii="Arial" w:eastAsia="Times New Roman" w:hAnsi="Arial" w:cs="Arial"/>
          <w:sz w:val="19"/>
          <w:szCs w:val="19"/>
        </w:rPr>
        <w:t xml:space="preserve"> page appears.</w:t>
      </w:r>
    </w:p>
    <w:p w14:paraId="593BABCE" w14:textId="77777777" w:rsidR="00386F73" w:rsidRPr="00996686" w:rsidRDefault="00386F73" w:rsidP="00386F73">
      <w:pPr>
        <w:pStyle w:val="ListParagraph"/>
        <w:widowControl w:val="0"/>
        <w:numPr>
          <w:ilvl w:val="0"/>
          <w:numId w:val="39"/>
        </w:numPr>
        <w:tabs>
          <w:tab w:val="left" w:pos="445"/>
        </w:tabs>
        <w:autoSpaceDE w:val="0"/>
        <w:autoSpaceDN w:val="0"/>
        <w:spacing w:before="175" w:after="0" w:line="240" w:lineRule="auto"/>
        <w:contextualSpacing w:val="0"/>
        <w:rPr>
          <w:sz w:val="18"/>
          <w:szCs w:val="18"/>
        </w:rPr>
      </w:pPr>
      <w:r w:rsidRPr="00996686">
        <w:rPr>
          <w:sz w:val="19"/>
        </w:rPr>
        <w:t>Select</w:t>
      </w:r>
      <w:r w:rsidRPr="00996686">
        <w:rPr>
          <w:sz w:val="18"/>
          <w:szCs w:val="18"/>
        </w:rPr>
        <w:t xml:space="preserve"> </w:t>
      </w:r>
      <w:r w:rsidRPr="00996686">
        <w:rPr>
          <w:sz w:val="19"/>
        </w:rPr>
        <w:t xml:space="preserve">an operation in </w:t>
      </w:r>
      <w:r w:rsidRPr="00996686">
        <w:rPr>
          <w:b/>
          <w:sz w:val="19"/>
        </w:rPr>
        <w:t>Ready</w:t>
      </w:r>
      <w:r w:rsidRPr="00996686">
        <w:rPr>
          <w:sz w:val="19"/>
        </w:rPr>
        <w:t xml:space="preserve"> status in the </w:t>
      </w:r>
      <w:r w:rsidRPr="00996686">
        <w:rPr>
          <w:b/>
          <w:sz w:val="19"/>
        </w:rPr>
        <w:t>Open</w:t>
      </w:r>
      <w:r w:rsidRPr="00996686">
        <w:rPr>
          <w:sz w:val="19"/>
        </w:rPr>
        <w:t xml:space="preserve"> page, and then select</w:t>
      </w:r>
      <w:r w:rsidRPr="00996686">
        <w:rPr>
          <w:sz w:val="18"/>
          <w:szCs w:val="18"/>
        </w:rPr>
        <w:t xml:space="preserve"> </w:t>
      </w:r>
      <w:r w:rsidRPr="00996686">
        <w:rPr>
          <w:noProof/>
          <w:sz w:val="18"/>
          <w:szCs w:val="18"/>
        </w:rPr>
        <w:t xml:space="preserve"> </w:t>
      </w:r>
      <w:r w:rsidRPr="00996686">
        <w:rPr>
          <w:noProof/>
        </w:rPr>
        <w:drawing>
          <wp:inline distT="0" distB="0" distL="0" distR="0" wp14:anchorId="6522AEAB" wp14:editId="7E93CAC8">
            <wp:extent cx="425472" cy="234962"/>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25472" cy="234962"/>
                    </a:xfrm>
                    <a:prstGeom prst="rect">
                      <a:avLst/>
                    </a:prstGeom>
                  </pic:spPr>
                </pic:pic>
              </a:graphicData>
            </a:graphic>
          </wp:inline>
        </w:drawing>
      </w:r>
      <w:r w:rsidRPr="00996686">
        <w:rPr>
          <w:sz w:val="18"/>
          <w:szCs w:val="18"/>
        </w:rPr>
        <w:t>.</w:t>
      </w:r>
    </w:p>
    <w:p w14:paraId="613AE9F5" w14:textId="77777777" w:rsidR="00386F73" w:rsidRPr="00996686" w:rsidRDefault="00386F73" w:rsidP="00386F73">
      <w:pPr>
        <w:tabs>
          <w:tab w:val="left" w:pos="445"/>
        </w:tabs>
        <w:spacing w:before="175"/>
        <w:ind w:left="810"/>
        <w:rPr>
          <w:rFonts w:ascii="Arial" w:hAnsi="Arial" w:cs="Arial"/>
          <w:sz w:val="19"/>
        </w:rPr>
      </w:pPr>
      <w:r w:rsidRPr="00996686">
        <w:rPr>
          <w:rFonts w:ascii="Arial" w:hAnsi="Arial" w:cs="Arial"/>
          <w:sz w:val="19"/>
        </w:rPr>
        <w:t xml:space="preserve">The </w:t>
      </w:r>
      <w:r w:rsidRPr="00996686">
        <w:rPr>
          <w:rFonts w:ascii="Arial" w:hAnsi="Arial" w:cs="Arial"/>
          <w:noProof/>
          <w:sz w:val="19"/>
        </w:rPr>
        <w:drawing>
          <wp:inline distT="0" distB="0" distL="0" distR="0" wp14:anchorId="06D753BF" wp14:editId="0DB467E2">
            <wp:extent cx="425472" cy="209561"/>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25472" cy="209561"/>
                    </a:xfrm>
                    <a:prstGeom prst="rect">
                      <a:avLst/>
                    </a:prstGeom>
                  </pic:spPr>
                </pic:pic>
              </a:graphicData>
            </a:graphic>
          </wp:inline>
        </w:drawing>
      </w:r>
      <w:r w:rsidRPr="00996686">
        <w:rPr>
          <w:rFonts w:ascii="Arial" w:hAnsi="Arial" w:cs="Arial"/>
          <w:sz w:val="19"/>
        </w:rPr>
        <w:t xml:space="preserve"> icon appears next to the </w:t>
      </w:r>
      <w:r>
        <w:rPr>
          <w:rFonts w:ascii="Arial" w:hAnsi="Arial" w:cs="Arial"/>
          <w:sz w:val="19"/>
        </w:rPr>
        <w:t>operation</w:t>
      </w:r>
      <w:r w:rsidRPr="00996686">
        <w:rPr>
          <w:rFonts w:ascii="Arial" w:hAnsi="Arial" w:cs="Arial"/>
          <w:sz w:val="19"/>
        </w:rPr>
        <w:t xml:space="preserve"> indicating that you have clocked on the selected </w:t>
      </w:r>
      <w:r>
        <w:rPr>
          <w:rFonts w:ascii="Arial" w:hAnsi="Arial" w:cs="Arial"/>
          <w:sz w:val="19"/>
        </w:rPr>
        <w:t>operation</w:t>
      </w:r>
      <w:r w:rsidRPr="00996686">
        <w:rPr>
          <w:rFonts w:ascii="Arial" w:hAnsi="Arial" w:cs="Arial"/>
          <w:sz w:val="19"/>
        </w:rPr>
        <w:t xml:space="preserve">. A timer also appears in the </w:t>
      </w:r>
      <w:r w:rsidRPr="00996686">
        <w:rPr>
          <w:rFonts w:ascii="Arial" w:hAnsi="Arial" w:cs="Arial"/>
          <w:b/>
          <w:sz w:val="19"/>
        </w:rPr>
        <w:t>&lt;operation_details&gt;</w:t>
      </w:r>
      <w:r w:rsidRPr="00996686">
        <w:rPr>
          <w:rFonts w:ascii="Arial" w:hAnsi="Arial" w:cs="Arial"/>
          <w:sz w:val="19"/>
        </w:rPr>
        <w:t xml:space="preserve"> section that denotes the total cycle time taken to complete the operation for that user. </w:t>
      </w:r>
      <w:r w:rsidRPr="0066064F">
        <w:rPr>
          <w:rFonts w:ascii="Arial" w:hAnsi="Arial" w:cs="Arial"/>
          <w:sz w:val="19"/>
        </w:rPr>
        <w:t>The time taken to complete an operation is unique for each user and the time measured for one user does not appear for the other users.</w:t>
      </w:r>
    </w:p>
    <w:p w14:paraId="2C2E39F7" w14:textId="77777777" w:rsidR="00386F73" w:rsidRPr="00996686" w:rsidRDefault="00386F73" w:rsidP="00386F73">
      <w:pPr>
        <w:tabs>
          <w:tab w:val="left" w:pos="445"/>
        </w:tabs>
        <w:spacing w:before="175"/>
        <w:ind w:left="810"/>
        <w:rPr>
          <w:rFonts w:ascii="Arial" w:hAnsi="Arial" w:cs="Arial"/>
          <w:sz w:val="19"/>
        </w:rPr>
      </w:pPr>
      <w:r w:rsidRPr="00996686">
        <w:rPr>
          <w:rFonts w:ascii="Arial" w:hAnsi="Arial" w:cs="Arial"/>
          <w:b/>
          <w:sz w:val="19"/>
        </w:rPr>
        <w:t>Note</w:t>
      </w:r>
      <w:r>
        <w:rPr>
          <w:rFonts w:ascii="Arial" w:hAnsi="Arial" w:cs="Arial"/>
          <w:sz w:val="19"/>
        </w:rPr>
        <w:t xml:space="preserve">: When you clock </w:t>
      </w:r>
      <w:r w:rsidRPr="00996686">
        <w:rPr>
          <w:rFonts w:ascii="Arial" w:hAnsi="Arial" w:cs="Arial"/>
          <w:sz w:val="19"/>
        </w:rPr>
        <w:t xml:space="preserve">off an operation without completing the operation, the timer stops measuring the time and starts only when you clock-on that operation again.   </w:t>
      </w:r>
    </w:p>
    <w:p w14:paraId="04728A08" w14:textId="77777777" w:rsidR="00386F73" w:rsidRPr="00996686" w:rsidRDefault="00386F73" w:rsidP="00386F73">
      <w:pPr>
        <w:tabs>
          <w:tab w:val="left" w:pos="445"/>
        </w:tabs>
        <w:spacing w:before="175"/>
        <w:ind w:left="810"/>
        <w:rPr>
          <w:rFonts w:ascii="Arial" w:hAnsi="Arial" w:cs="Arial"/>
          <w:sz w:val="19"/>
        </w:rPr>
      </w:pPr>
      <w:r w:rsidRPr="00996686">
        <w:rPr>
          <w:rFonts w:ascii="Arial" w:hAnsi="Arial" w:cs="Arial"/>
          <w:b/>
          <w:sz w:val="19"/>
        </w:rPr>
        <w:t>Tip</w:t>
      </w:r>
      <w:r w:rsidRPr="00996686">
        <w:rPr>
          <w:rFonts w:ascii="Arial" w:hAnsi="Arial" w:cs="Arial"/>
          <w:sz w:val="19"/>
        </w:rPr>
        <w:t xml:space="preserve">: The </w:t>
      </w:r>
      <w:r w:rsidRPr="00996686">
        <w:rPr>
          <w:rFonts w:ascii="Arial" w:hAnsi="Arial" w:cs="Arial"/>
          <w:b/>
          <w:sz w:val="19"/>
        </w:rPr>
        <w:t>Users</w:t>
      </w:r>
      <w:r w:rsidRPr="00996686">
        <w:rPr>
          <w:rFonts w:ascii="Arial" w:hAnsi="Arial" w:cs="Arial"/>
          <w:sz w:val="19"/>
        </w:rPr>
        <w:t xml:space="preserve"> column in the </w:t>
      </w:r>
      <w:r w:rsidRPr="00996686">
        <w:rPr>
          <w:rFonts w:ascii="Arial" w:hAnsi="Arial" w:cs="Arial"/>
          <w:b/>
          <w:sz w:val="19"/>
        </w:rPr>
        <w:t>Operations</w:t>
      </w:r>
      <w:r w:rsidRPr="00996686">
        <w:rPr>
          <w:rFonts w:ascii="Arial" w:hAnsi="Arial" w:cs="Arial"/>
          <w:sz w:val="19"/>
        </w:rPr>
        <w:t xml:space="preserve"> page displays the IDs of the users that has clocked on.</w:t>
      </w:r>
    </w:p>
    <w:p w14:paraId="39260B74" w14:textId="77777777" w:rsidR="00386F73" w:rsidRPr="00996686" w:rsidRDefault="00386F73" w:rsidP="00386F73">
      <w:pPr>
        <w:pStyle w:val="BodyText"/>
        <w:spacing w:before="271" w:line="360" w:lineRule="auto"/>
        <w:ind w:left="360" w:right="162"/>
        <w:rPr>
          <w:rFonts w:eastAsia="Times New Roman"/>
          <w:color w:val="333333"/>
          <w:sz w:val="24"/>
          <w:szCs w:val="24"/>
        </w:rPr>
      </w:pPr>
      <w:r w:rsidRPr="00996686">
        <w:rPr>
          <w:rFonts w:eastAsia="Times New Roman"/>
          <w:b/>
        </w:rPr>
        <w:t>Results</w:t>
      </w:r>
      <w:r w:rsidRPr="00996686">
        <w:rPr>
          <w:rFonts w:eastAsia="Times New Roman"/>
          <w:color w:val="333333"/>
          <w:sz w:val="24"/>
          <w:szCs w:val="24"/>
        </w:rPr>
        <w:t>:</w:t>
      </w:r>
    </w:p>
    <w:p w14:paraId="039243FA" w14:textId="77777777" w:rsidR="00386F73" w:rsidRPr="00F978E8" w:rsidRDefault="00386F73" w:rsidP="00386F73">
      <w:pPr>
        <w:tabs>
          <w:tab w:val="left" w:pos="445"/>
        </w:tabs>
        <w:ind w:left="360"/>
        <w:rPr>
          <w:rFonts w:ascii="Arial" w:hAnsi="Arial" w:cs="Arial"/>
          <w:bCs/>
          <w:sz w:val="19"/>
          <w:szCs w:val="19"/>
        </w:rPr>
      </w:pPr>
      <w:r w:rsidRPr="00F978E8">
        <w:rPr>
          <w:rFonts w:ascii="Arial" w:hAnsi="Arial" w:cs="Arial"/>
          <w:bCs/>
          <w:sz w:val="19"/>
          <w:szCs w:val="19"/>
        </w:rPr>
        <w:t xml:space="preserve">The selected operation is clocked on and </w:t>
      </w:r>
      <w:r w:rsidRPr="00F978E8">
        <w:rPr>
          <w:rFonts w:ascii="Arial" w:eastAsia="Times New Roman" w:hAnsi="Arial" w:cs="Arial"/>
          <w:sz w:val="19"/>
          <w:szCs w:val="19"/>
        </w:rPr>
        <w:t xml:space="preserve">the status of the operation changes to </w:t>
      </w:r>
      <w:r w:rsidRPr="00F978E8">
        <w:rPr>
          <w:rFonts w:ascii="Arial" w:eastAsia="Times New Roman" w:hAnsi="Arial" w:cs="Arial"/>
          <w:b/>
          <w:bCs/>
          <w:sz w:val="19"/>
          <w:szCs w:val="19"/>
        </w:rPr>
        <w:t>In Progress</w:t>
      </w:r>
      <w:r w:rsidRPr="00F978E8">
        <w:rPr>
          <w:rFonts w:ascii="Arial" w:eastAsia="Times New Roman" w:hAnsi="Arial" w:cs="Arial"/>
          <w:sz w:val="19"/>
          <w:szCs w:val="19"/>
        </w:rPr>
        <w:t xml:space="preserve">. </w:t>
      </w:r>
    </w:p>
    <w:p w14:paraId="1D467157" w14:textId="77777777" w:rsidR="00386F73" w:rsidRPr="00996686" w:rsidRDefault="00386F73" w:rsidP="00386F73">
      <w:pPr>
        <w:widowControl w:val="0"/>
        <w:autoSpaceDE w:val="0"/>
        <w:autoSpaceDN w:val="0"/>
        <w:spacing w:before="113" w:after="0" w:line="350" w:lineRule="auto"/>
        <w:ind w:left="140" w:right="162" w:firstLine="220"/>
        <w:rPr>
          <w:rFonts w:ascii="Arial" w:hAnsi="Arial" w:cs="Arial"/>
          <w:sz w:val="19"/>
        </w:rPr>
      </w:pPr>
      <w:r w:rsidRPr="00371F30">
        <w:rPr>
          <w:rFonts w:ascii="Arial" w:hAnsi="Arial" w:cs="Arial"/>
          <w:b/>
          <w:sz w:val="19"/>
        </w:rPr>
        <w:t>Tip</w:t>
      </w:r>
      <w:r w:rsidRPr="00371F30">
        <w:rPr>
          <w:rFonts w:ascii="Arial" w:hAnsi="Arial" w:cs="Arial"/>
          <w:bCs/>
          <w:sz w:val="19"/>
        </w:rPr>
        <w:t xml:space="preserve">: </w:t>
      </w:r>
      <w:r>
        <w:rPr>
          <w:rFonts w:ascii="Arial" w:hAnsi="Arial" w:cs="Arial"/>
          <w:bCs/>
          <w:sz w:val="19"/>
        </w:rPr>
        <w:t>You can s</w:t>
      </w:r>
      <w:r w:rsidRPr="00371F30">
        <w:rPr>
          <w:rFonts w:ascii="Arial" w:hAnsi="Arial" w:cs="Arial"/>
          <w:bCs/>
          <w:sz w:val="19"/>
        </w:rPr>
        <w:t xml:space="preserve">elect </w:t>
      </w:r>
      <w:r w:rsidRPr="00371F30">
        <w:rPr>
          <w:rFonts w:ascii="Arial" w:hAnsi="Arial" w:cs="Arial"/>
          <w:bCs/>
          <w:noProof/>
          <w:sz w:val="19"/>
        </w:rPr>
        <w:drawing>
          <wp:inline distT="0" distB="0" distL="0" distR="0" wp14:anchorId="5D0203FE" wp14:editId="31601EA3">
            <wp:extent cx="425472" cy="20956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25472" cy="209561"/>
                    </a:xfrm>
                    <a:prstGeom prst="rect">
                      <a:avLst/>
                    </a:prstGeom>
                  </pic:spPr>
                </pic:pic>
              </a:graphicData>
            </a:graphic>
          </wp:inline>
        </w:drawing>
      </w:r>
      <w:r w:rsidRPr="00371F30">
        <w:rPr>
          <w:rFonts w:ascii="Arial" w:hAnsi="Arial" w:cs="Arial"/>
          <w:bCs/>
          <w:sz w:val="19"/>
        </w:rPr>
        <w:t xml:space="preserve"> </w:t>
      </w:r>
      <w:r>
        <w:rPr>
          <w:rFonts w:ascii="Arial" w:hAnsi="Arial" w:cs="Arial"/>
          <w:bCs/>
          <w:sz w:val="19"/>
        </w:rPr>
        <w:t>for a clocked-on</w:t>
      </w:r>
      <w:r w:rsidRPr="00371F30">
        <w:rPr>
          <w:rFonts w:ascii="Arial" w:hAnsi="Arial" w:cs="Arial"/>
          <w:bCs/>
          <w:sz w:val="19"/>
        </w:rPr>
        <w:t xml:space="preserve"> </w:t>
      </w:r>
      <w:r>
        <w:rPr>
          <w:rFonts w:ascii="Arial" w:hAnsi="Arial" w:cs="Arial"/>
          <w:bCs/>
          <w:sz w:val="19"/>
        </w:rPr>
        <w:t xml:space="preserve">operation to clock </w:t>
      </w:r>
      <w:r w:rsidRPr="00371F30">
        <w:rPr>
          <w:rFonts w:ascii="Arial" w:hAnsi="Arial" w:cs="Arial"/>
          <w:bCs/>
          <w:sz w:val="19"/>
        </w:rPr>
        <w:t>off the selected operation.</w:t>
      </w:r>
      <w:r>
        <w:rPr>
          <w:rFonts w:ascii="Arial" w:hAnsi="Arial" w:cs="Arial"/>
          <w:sz w:val="19"/>
        </w:rPr>
        <w:t xml:space="preserve"> </w:t>
      </w:r>
    </w:p>
    <w:p w14:paraId="3276CDD4" w14:textId="77777777" w:rsidR="00386F73" w:rsidRPr="00996686" w:rsidRDefault="00386F73" w:rsidP="00386F73">
      <w:pPr>
        <w:tabs>
          <w:tab w:val="left" w:pos="445"/>
        </w:tabs>
        <w:ind w:left="360"/>
        <w:rPr>
          <w:rFonts w:ascii="Arial" w:hAnsi="Arial" w:cs="Arial"/>
          <w:bCs/>
          <w:sz w:val="19"/>
        </w:rPr>
      </w:pPr>
    </w:p>
    <w:p w14:paraId="12C312D6" w14:textId="77777777" w:rsidR="00386F73" w:rsidRPr="00996686" w:rsidRDefault="00386F73" w:rsidP="00386F73">
      <w:pPr>
        <w:widowControl w:val="0"/>
        <w:autoSpaceDE w:val="0"/>
        <w:autoSpaceDN w:val="0"/>
        <w:spacing w:before="113" w:after="0" w:line="350" w:lineRule="auto"/>
        <w:ind w:left="140" w:right="162"/>
        <w:rPr>
          <w:rFonts w:ascii="Arial" w:eastAsia="Arial" w:hAnsi="Arial" w:cs="Arial"/>
          <w:color w:val="000080"/>
          <w:sz w:val="35"/>
        </w:rPr>
      </w:pPr>
      <w:r w:rsidRPr="00996686">
        <w:rPr>
          <w:rFonts w:ascii="Arial" w:hAnsi="Arial" w:cs="Arial"/>
          <w:sz w:val="19"/>
        </w:rPr>
        <w:t xml:space="preserve"> </w:t>
      </w:r>
      <w:r>
        <w:rPr>
          <w:rFonts w:ascii="Arial" w:eastAsia="Arial" w:hAnsi="Arial" w:cs="Arial"/>
          <w:color w:val="000080"/>
          <w:sz w:val="35"/>
        </w:rPr>
        <w:t xml:space="preserve">Clock </w:t>
      </w:r>
      <w:r w:rsidRPr="00996686">
        <w:rPr>
          <w:rFonts w:ascii="Arial" w:eastAsia="Arial" w:hAnsi="Arial" w:cs="Arial"/>
          <w:color w:val="000080"/>
          <w:sz w:val="35"/>
        </w:rPr>
        <w:t>Off an Operation</w:t>
      </w:r>
    </w:p>
    <w:p w14:paraId="60B666E5" w14:textId="77777777" w:rsidR="00386F73" w:rsidRPr="00996686" w:rsidRDefault="00386F73" w:rsidP="00386F73">
      <w:pPr>
        <w:pStyle w:val="BodyText"/>
        <w:spacing w:before="271" w:line="360" w:lineRule="auto"/>
        <w:ind w:left="140" w:right="162"/>
        <w:rPr>
          <w:rFonts w:eastAsia="Times New Roman"/>
        </w:rPr>
      </w:pPr>
      <w:r>
        <w:rPr>
          <w:rFonts w:eastAsia="Times New Roman"/>
        </w:rPr>
        <w:t xml:space="preserve">Clocking </w:t>
      </w:r>
      <w:r w:rsidRPr="00996686">
        <w:rPr>
          <w:rFonts w:eastAsia="Times New Roman"/>
        </w:rPr>
        <w:t xml:space="preserve">off an operation denotes that either you have completed the operation in the work order or you failed to complete that operation due to a hinderance and stopped working on it. </w:t>
      </w:r>
      <w:r w:rsidRPr="00C227EA">
        <w:t>The timer stops measuring the time as soon as you clock off the operatio</w:t>
      </w:r>
      <w:r>
        <w:t xml:space="preserve">n and tarts only when you clock </w:t>
      </w:r>
      <w:r w:rsidRPr="00C227EA">
        <w:t>on that operation again.</w:t>
      </w:r>
      <w:r>
        <w:t xml:space="preserve"> </w:t>
      </w:r>
    </w:p>
    <w:p w14:paraId="50964026" w14:textId="77777777" w:rsidR="00386F73" w:rsidRPr="00C32377" w:rsidRDefault="00386F73" w:rsidP="00386F73">
      <w:pPr>
        <w:pStyle w:val="ListParagraph"/>
        <w:widowControl w:val="0"/>
        <w:numPr>
          <w:ilvl w:val="0"/>
          <w:numId w:val="40"/>
        </w:numPr>
        <w:tabs>
          <w:tab w:val="left" w:pos="445"/>
        </w:tabs>
        <w:autoSpaceDE w:val="0"/>
        <w:autoSpaceDN w:val="0"/>
        <w:spacing w:before="175" w:after="0" w:line="240" w:lineRule="auto"/>
        <w:contextualSpacing w:val="0"/>
        <w:rPr>
          <w:sz w:val="19"/>
          <w:szCs w:val="19"/>
        </w:rPr>
      </w:pPr>
      <w:r w:rsidRPr="00C32377">
        <w:rPr>
          <w:sz w:val="19"/>
          <w:szCs w:val="19"/>
        </w:rPr>
        <w:t>Log in to the Plant Applications Universal Client.</w:t>
      </w:r>
    </w:p>
    <w:p w14:paraId="2F27CD4B" w14:textId="77777777" w:rsidR="00386F73" w:rsidRPr="00C32377" w:rsidRDefault="00386F73" w:rsidP="00386F73">
      <w:pPr>
        <w:pStyle w:val="ListParagraph"/>
        <w:widowControl w:val="0"/>
        <w:numPr>
          <w:ilvl w:val="0"/>
          <w:numId w:val="40"/>
        </w:numPr>
        <w:tabs>
          <w:tab w:val="left" w:pos="445"/>
        </w:tabs>
        <w:autoSpaceDE w:val="0"/>
        <w:autoSpaceDN w:val="0"/>
        <w:spacing w:before="175" w:after="0" w:line="240" w:lineRule="auto"/>
        <w:contextualSpacing w:val="0"/>
        <w:rPr>
          <w:sz w:val="19"/>
          <w:szCs w:val="19"/>
        </w:rPr>
      </w:pPr>
      <w:r w:rsidRPr="00C32377">
        <w:rPr>
          <w:sz w:val="19"/>
          <w:szCs w:val="19"/>
        </w:rPr>
        <w:t>Select Operations.</w:t>
      </w:r>
    </w:p>
    <w:p w14:paraId="24FB87C5" w14:textId="77777777" w:rsidR="00386F73" w:rsidRPr="00C32377" w:rsidRDefault="00386F73" w:rsidP="00386F73">
      <w:pPr>
        <w:pStyle w:val="ListParagraph"/>
        <w:widowControl w:val="0"/>
        <w:numPr>
          <w:ilvl w:val="0"/>
          <w:numId w:val="40"/>
        </w:numPr>
        <w:tabs>
          <w:tab w:val="left" w:pos="445"/>
        </w:tabs>
        <w:autoSpaceDE w:val="0"/>
        <w:autoSpaceDN w:val="0"/>
        <w:spacing w:before="175" w:after="0" w:line="240" w:lineRule="auto"/>
        <w:contextualSpacing w:val="0"/>
        <w:rPr>
          <w:sz w:val="19"/>
          <w:szCs w:val="19"/>
        </w:rPr>
      </w:pPr>
      <w:r w:rsidRPr="00C32377">
        <w:rPr>
          <w:sz w:val="19"/>
          <w:szCs w:val="19"/>
        </w:rPr>
        <w:t xml:space="preserve">In the </w:t>
      </w:r>
      <w:r w:rsidRPr="00C32377">
        <w:rPr>
          <w:b/>
          <w:sz w:val="19"/>
          <w:szCs w:val="19"/>
        </w:rPr>
        <w:t>Machines</w:t>
      </w:r>
      <w:r w:rsidRPr="00C32377">
        <w:rPr>
          <w:sz w:val="19"/>
          <w:szCs w:val="19"/>
        </w:rPr>
        <w:t xml:space="preserve"> drop-down list box, select a machine. </w:t>
      </w:r>
    </w:p>
    <w:p w14:paraId="60945C04" w14:textId="77777777" w:rsidR="00386F73" w:rsidRPr="00C32377" w:rsidRDefault="00386F73" w:rsidP="00386F73">
      <w:pPr>
        <w:tabs>
          <w:tab w:val="left" w:pos="445"/>
        </w:tabs>
        <w:spacing w:before="175"/>
        <w:ind w:left="720"/>
        <w:rPr>
          <w:rFonts w:ascii="Arial" w:eastAsia="Times New Roman" w:hAnsi="Arial" w:cs="Arial"/>
          <w:sz w:val="19"/>
          <w:szCs w:val="19"/>
        </w:rPr>
      </w:pPr>
      <w:r>
        <w:rPr>
          <w:rFonts w:ascii="Arial" w:hAnsi="Arial" w:cs="Arial"/>
          <w:sz w:val="19"/>
          <w:szCs w:val="19"/>
        </w:rPr>
        <w:t>The</w:t>
      </w:r>
      <w:r w:rsidRPr="00C32377">
        <w:rPr>
          <w:rFonts w:ascii="Arial" w:eastAsia="Times New Roman" w:hAnsi="Arial" w:cs="Arial"/>
          <w:sz w:val="19"/>
          <w:szCs w:val="19"/>
        </w:rPr>
        <w:t xml:space="preserve"> </w:t>
      </w:r>
      <w:r w:rsidRPr="00C32377">
        <w:rPr>
          <w:rFonts w:ascii="Arial" w:eastAsia="Times New Roman" w:hAnsi="Arial" w:cs="Arial"/>
          <w:b/>
          <w:sz w:val="19"/>
          <w:szCs w:val="19"/>
        </w:rPr>
        <w:t>Open</w:t>
      </w:r>
      <w:r w:rsidRPr="00C32377">
        <w:rPr>
          <w:rFonts w:ascii="Arial" w:eastAsia="Times New Roman" w:hAnsi="Arial" w:cs="Arial"/>
          <w:sz w:val="19"/>
          <w:szCs w:val="19"/>
        </w:rPr>
        <w:t xml:space="preserve"> page appears.</w:t>
      </w:r>
    </w:p>
    <w:p w14:paraId="369B0249" w14:textId="77777777" w:rsidR="00386F73" w:rsidRPr="00C32377" w:rsidRDefault="00386F73" w:rsidP="00386F73">
      <w:pPr>
        <w:pStyle w:val="ListParagraph"/>
        <w:widowControl w:val="0"/>
        <w:numPr>
          <w:ilvl w:val="0"/>
          <w:numId w:val="40"/>
        </w:numPr>
        <w:tabs>
          <w:tab w:val="left" w:pos="445"/>
        </w:tabs>
        <w:autoSpaceDE w:val="0"/>
        <w:autoSpaceDN w:val="0"/>
        <w:spacing w:before="175" w:after="0" w:line="240" w:lineRule="auto"/>
        <w:contextualSpacing w:val="0"/>
        <w:rPr>
          <w:sz w:val="19"/>
          <w:szCs w:val="19"/>
        </w:rPr>
      </w:pPr>
      <w:r w:rsidRPr="00C32377">
        <w:rPr>
          <w:sz w:val="19"/>
          <w:szCs w:val="19"/>
        </w:rPr>
        <w:t xml:space="preserve">Select </w:t>
      </w:r>
      <w:r w:rsidRPr="00C32377">
        <w:rPr>
          <w:noProof/>
          <w:sz w:val="19"/>
          <w:szCs w:val="19"/>
        </w:rPr>
        <w:drawing>
          <wp:inline distT="0" distB="0" distL="0" distR="0" wp14:anchorId="4F841441" wp14:editId="1909CE91">
            <wp:extent cx="425472" cy="209561"/>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25472" cy="209561"/>
                    </a:xfrm>
                    <a:prstGeom prst="rect">
                      <a:avLst/>
                    </a:prstGeom>
                  </pic:spPr>
                </pic:pic>
              </a:graphicData>
            </a:graphic>
          </wp:inline>
        </w:drawing>
      </w:r>
      <w:r w:rsidRPr="00C32377">
        <w:rPr>
          <w:sz w:val="19"/>
          <w:szCs w:val="19"/>
        </w:rPr>
        <w:t xml:space="preserve"> for the </w:t>
      </w:r>
      <w:r>
        <w:rPr>
          <w:sz w:val="19"/>
          <w:szCs w:val="19"/>
        </w:rPr>
        <w:t xml:space="preserve">operation that you want to clock </w:t>
      </w:r>
      <w:r w:rsidRPr="00C32377">
        <w:rPr>
          <w:sz w:val="19"/>
          <w:szCs w:val="19"/>
        </w:rPr>
        <w:t xml:space="preserve">off. </w:t>
      </w:r>
    </w:p>
    <w:p w14:paraId="73B37585" w14:textId="77777777" w:rsidR="00386F73" w:rsidRPr="00C32377" w:rsidRDefault="00386F73" w:rsidP="00386F73">
      <w:pPr>
        <w:tabs>
          <w:tab w:val="left" w:pos="445"/>
        </w:tabs>
        <w:spacing w:before="175"/>
        <w:ind w:left="810"/>
        <w:rPr>
          <w:rFonts w:ascii="Arial" w:hAnsi="Arial" w:cs="Arial"/>
          <w:sz w:val="19"/>
          <w:szCs w:val="19"/>
        </w:rPr>
      </w:pPr>
      <w:r w:rsidRPr="00C32377">
        <w:rPr>
          <w:rFonts w:ascii="Arial" w:hAnsi="Arial" w:cs="Arial"/>
          <w:sz w:val="19"/>
          <w:szCs w:val="19"/>
        </w:rPr>
        <w:lastRenderedPageBreak/>
        <w:t xml:space="preserve">The </w:t>
      </w:r>
      <w:r w:rsidRPr="00C32377">
        <w:rPr>
          <w:rFonts w:ascii="Arial" w:hAnsi="Arial" w:cs="Arial"/>
          <w:noProof/>
          <w:sz w:val="19"/>
          <w:szCs w:val="19"/>
        </w:rPr>
        <w:drawing>
          <wp:inline distT="0" distB="0" distL="0" distR="0" wp14:anchorId="2846590F" wp14:editId="2DD359C2">
            <wp:extent cx="425472" cy="234962"/>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25472" cy="234962"/>
                    </a:xfrm>
                    <a:prstGeom prst="rect">
                      <a:avLst/>
                    </a:prstGeom>
                  </pic:spPr>
                </pic:pic>
              </a:graphicData>
            </a:graphic>
          </wp:inline>
        </w:drawing>
      </w:r>
      <w:r w:rsidRPr="00C32377">
        <w:rPr>
          <w:rFonts w:ascii="Arial" w:hAnsi="Arial" w:cs="Arial"/>
          <w:sz w:val="19"/>
          <w:szCs w:val="19"/>
        </w:rPr>
        <w:t xml:space="preserve"> icon appears next to the work order indicating that you have clocked off the selected </w:t>
      </w:r>
      <w:r>
        <w:rPr>
          <w:rFonts w:ascii="Arial" w:hAnsi="Arial" w:cs="Arial"/>
          <w:sz w:val="19"/>
          <w:szCs w:val="19"/>
        </w:rPr>
        <w:t>operation</w:t>
      </w:r>
      <w:r w:rsidRPr="00C32377">
        <w:rPr>
          <w:rFonts w:ascii="Arial" w:hAnsi="Arial" w:cs="Arial"/>
          <w:sz w:val="19"/>
          <w:szCs w:val="19"/>
        </w:rPr>
        <w:t xml:space="preserve">. </w:t>
      </w:r>
      <w:r w:rsidRPr="00F978E8">
        <w:rPr>
          <w:rFonts w:ascii="Arial" w:hAnsi="Arial" w:cs="Arial"/>
          <w:sz w:val="19"/>
          <w:szCs w:val="19"/>
        </w:rPr>
        <w:t xml:space="preserve">The timer stops measuring the time as soon as you clock off the operation and tarts only when you clock on that operation again. </w:t>
      </w:r>
      <w:r w:rsidRPr="00C32377">
        <w:rPr>
          <w:rFonts w:ascii="Arial" w:hAnsi="Arial" w:cs="Arial"/>
          <w:sz w:val="19"/>
          <w:szCs w:val="19"/>
        </w:rPr>
        <w:t xml:space="preserve">   </w:t>
      </w:r>
    </w:p>
    <w:p w14:paraId="46B068B3" w14:textId="77777777" w:rsidR="00386F73" w:rsidRPr="00996686" w:rsidRDefault="00386F73" w:rsidP="00386F73">
      <w:pPr>
        <w:tabs>
          <w:tab w:val="left" w:pos="445"/>
        </w:tabs>
        <w:spacing w:before="175"/>
        <w:ind w:left="360"/>
        <w:rPr>
          <w:rFonts w:ascii="Arial" w:hAnsi="Arial" w:cs="Arial"/>
          <w:sz w:val="19"/>
        </w:rPr>
      </w:pPr>
    </w:p>
    <w:p w14:paraId="78AD7EC1" w14:textId="77777777" w:rsidR="00386F73" w:rsidRPr="00996686" w:rsidRDefault="00386F73" w:rsidP="00386F73">
      <w:pPr>
        <w:pStyle w:val="BodyText"/>
        <w:spacing w:before="271" w:line="360" w:lineRule="auto"/>
        <w:ind w:left="140" w:right="162"/>
        <w:rPr>
          <w:rFonts w:eastAsia="Times New Roman"/>
          <w:b/>
          <w:color w:val="333333"/>
          <w:sz w:val="24"/>
          <w:szCs w:val="24"/>
        </w:rPr>
      </w:pPr>
      <w:r w:rsidRPr="00996686">
        <w:rPr>
          <w:sz w:val="18"/>
          <w:szCs w:val="18"/>
        </w:rPr>
        <w:t xml:space="preserve">  </w:t>
      </w:r>
      <w:r w:rsidRPr="00996686">
        <w:rPr>
          <w:rFonts w:eastAsia="Times New Roman"/>
          <w:b/>
        </w:rPr>
        <w:t>Results</w:t>
      </w:r>
      <w:r w:rsidRPr="00996686">
        <w:rPr>
          <w:rFonts w:eastAsia="Times New Roman"/>
          <w:b/>
          <w:color w:val="333333"/>
          <w:sz w:val="24"/>
          <w:szCs w:val="24"/>
        </w:rPr>
        <w:t>:</w:t>
      </w:r>
    </w:p>
    <w:p w14:paraId="32E4A940" w14:textId="77777777" w:rsidR="00386F73" w:rsidRPr="00DA55D3" w:rsidRDefault="00386F73" w:rsidP="00386F73">
      <w:pPr>
        <w:tabs>
          <w:tab w:val="left" w:pos="445"/>
        </w:tabs>
        <w:spacing w:before="175"/>
        <w:ind w:left="360"/>
        <w:rPr>
          <w:rFonts w:ascii="Arial" w:hAnsi="Arial" w:cs="Arial"/>
          <w:sz w:val="19"/>
          <w:szCs w:val="19"/>
        </w:rPr>
      </w:pPr>
      <w:r w:rsidRPr="00DA55D3">
        <w:rPr>
          <w:rFonts w:ascii="Arial" w:hAnsi="Arial" w:cs="Arial"/>
          <w:sz w:val="19"/>
          <w:szCs w:val="19"/>
        </w:rPr>
        <w:t xml:space="preserve">The selected operation is clocked off. </w:t>
      </w:r>
    </w:p>
    <w:p w14:paraId="093DCEE6" w14:textId="77777777" w:rsidR="00386F73" w:rsidRPr="00996686" w:rsidRDefault="00386F73" w:rsidP="00386F73">
      <w:pPr>
        <w:tabs>
          <w:tab w:val="left" w:pos="445"/>
        </w:tabs>
        <w:spacing w:before="175"/>
        <w:ind w:left="360"/>
        <w:rPr>
          <w:rFonts w:ascii="Arial" w:hAnsi="Arial" w:cs="Arial"/>
          <w:sz w:val="18"/>
          <w:szCs w:val="18"/>
        </w:rPr>
      </w:pPr>
    </w:p>
    <w:p w14:paraId="23370E72" w14:textId="77777777" w:rsidR="00386F73" w:rsidRPr="00996686" w:rsidRDefault="00386F73" w:rsidP="00386F73">
      <w:pPr>
        <w:tabs>
          <w:tab w:val="left" w:pos="445"/>
        </w:tabs>
        <w:spacing w:before="175"/>
        <w:ind w:left="360"/>
        <w:rPr>
          <w:rFonts w:ascii="Arial" w:hAnsi="Arial" w:cs="Arial"/>
        </w:rPr>
      </w:pPr>
    </w:p>
    <w:p w14:paraId="1231EA6F" w14:textId="77777777" w:rsidR="00386F73" w:rsidRPr="00996686" w:rsidRDefault="00386F73" w:rsidP="00386F73">
      <w:pPr>
        <w:tabs>
          <w:tab w:val="left" w:pos="445"/>
        </w:tabs>
        <w:spacing w:before="175"/>
        <w:ind w:left="360"/>
        <w:rPr>
          <w:rFonts w:ascii="Arial" w:hAnsi="Arial" w:cs="Arial"/>
        </w:rPr>
      </w:pPr>
    </w:p>
    <w:p w14:paraId="1FFB4E96" w14:textId="77777777" w:rsidR="00386F73" w:rsidRPr="00996686" w:rsidRDefault="00386F73" w:rsidP="00386F73">
      <w:pPr>
        <w:widowControl w:val="0"/>
        <w:autoSpaceDE w:val="0"/>
        <w:autoSpaceDN w:val="0"/>
        <w:spacing w:before="113" w:after="0" w:line="350" w:lineRule="auto"/>
        <w:ind w:left="140" w:right="162"/>
        <w:rPr>
          <w:rFonts w:ascii="Arial" w:eastAsia="Arial" w:hAnsi="Arial" w:cs="Arial"/>
          <w:color w:val="000080"/>
          <w:sz w:val="35"/>
        </w:rPr>
      </w:pPr>
      <w:r w:rsidRPr="00996686">
        <w:rPr>
          <w:rFonts w:ascii="Arial" w:eastAsia="Arial" w:hAnsi="Arial" w:cs="Arial"/>
          <w:color w:val="000080"/>
          <w:sz w:val="35"/>
        </w:rPr>
        <w:t>Complete an Operation</w:t>
      </w:r>
    </w:p>
    <w:p w14:paraId="0702950E" w14:textId="77777777" w:rsidR="00386F73" w:rsidRPr="00610A8C" w:rsidRDefault="00386F73" w:rsidP="00386F73">
      <w:pPr>
        <w:tabs>
          <w:tab w:val="left" w:pos="445"/>
        </w:tabs>
        <w:spacing w:before="175"/>
        <w:ind w:left="360"/>
        <w:rPr>
          <w:rFonts w:ascii="Arial" w:hAnsi="Arial" w:cs="Arial"/>
          <w:sz w:val="19"/>
          <w:szCs w:val="19"/>
        </w:rPr>
      </w:pPr>
      <w:r>
        <w:rPr>
          <w:rFonts w:ascii="Arial" w:hAnsi="Arial" w:cs="Arial"/>
          <w:sz w:val="19"/>
          <w:szCs w:val="19"/>
        </w:rPr>
        <w:t>Completing an operation denotes that all the activities associated with the operation are completed. As an operator, y</w:t>
      </w:r>
      <w:r w:rsidRPr="00610A8C">
        <w:rPr>
          <w:rFonts w:ascii="Arial" w:hAnsi="Arial" w:cs="Arial"/>
          <w:sz w:val="19"/>
          <w:szCs w:val="19"/>
        </w:rPr>
        <w:t>ou can complete an operation</w:t>
      </w:r>
      <w:r>
        <w:rPr>
          <w:rFonts w:ascii="Arial" w:hAnsi="Arial" w:cs="Arial"/>
          <w:sz w:val="19"/>
          <w:szCs w:val="19"/>
        </w:rPr>
        <w:t xml:space="preserve"> in the Operations application</w:t>
      </w:r>
      <w:r w:rsidRPr="00610A8C">
        <w:rPr>
          <w:rFonts w:ascii="Arial" w:hAnsi="Arial" w:cs="Arial"/>
          <w:sz w:val="19"/>
          <w:szCs w:val="19"/>
        </w:rPr>
        <w:t xml:space="preserve"> only when:  </w:t>
      </w:r>
    </w:p>
    <w:p w14:paraId="091CF548" w14:textId="77777777" w:rsidR="00386F73" w:rsidRPr="00610A8C" w:rsidRDefault="00386F73" w:rsidP="00386F73">
      <w:pPr>
        <w:pStyle w:val="ListParagraph"/>
        <w:widowControl w:val="0"/>
        <w:numPr>
          <w:ilvl w:val="0"/>
          <w:numId w:val="45"/>
        </w:numPr>
        <w:tabs>
          <w:tab w:val="left" w:pos="445"/>
        </w:tabs>
        <w:autoSpaceDE w:val="0"/>
        <w:autoSpaceDN w:val="0"/>
        <w:spacing w:before="175" w:after="0" w:line="240" w:lineRule="auto"/>
        <w:contextualSpacing w:val="0"/>
        <w:rPr>
          <w:sz w:val="19"/>
          <w:szCs w:val="19"/>
        </w:rPr>
      </w:pPr>
      <w:r w:rsidRPr="00610A8C">
        <w:rPr>
          <w:sz w:val="19"/>
          <w:szCs w:val="19"/>
        </w:rPr>
        <w:t xml:space="preserve">The operation is in </w:t>
      </w:r>
      <w:r>
        <w:rPr>
          <w:b/>
          <w:sz w:val="19"/>
          <w:szCs w:val="19"/>
        </w:rPr>
        <w:t xml:space="preserve">In </w:t>
      </w:r>
      <w:r w:rsidRPr="00610A8C">
        <w:rPr>
          <w:b/>
          <w:sz w:val="19"/>
          <w:szCs w:val="19"/>
        </w:rPr>
        <w:t>Progress</w:t>
      </w:r>
      <w:r w:rsidRPr="00610A8C">
        <w:rPr>
          <w:sz w:val="19"/>
          <w:szCs w:val="19"/>
        </w:rPr>
        <w:t xml:space="preserve"> status.</w:t>
      </w:r>
    </w:p>
    <w:p w14:paraId="36FA91AA" w14:textId="77777777" w:rsidR="00386F73" w:rsidRPr="00610A8C" w:rsidRDefault="00386F73" w:rsidP="00386F73">
      <w:pPr>
        <w:pStyle w:val="ListParagraph"/>
        <w:widowControl w:val="0"/>
        <w:numPr>
          <w:ilvl w:val="0"/>
          <w:numId w:val="45"/>
        </w:numPr>
        <w:tabs>
          <w:tab w:val="left" w:pos="445"/>
        </w:tabs>
        <w:autoSpaceDE w:val="0"/>
        <w:autoSpaceDN w:val="0"/>
        <w:spacing w:before="175" w:after="0" w:line="240" w:lineRule="auto"/>
        <w:contextualSpacing w:val="0"/>
        <w:rPr>
          <w:sz w:val="19"/>
          <w:szCs w:val="19"/>
        </w:rPr>
      </w:pPr>
      <w:r w:rsidRPr="00610A8C">
        <w:rPr>
          <w:sz w:val="19"/>
          <w:szCs w:val="19"/>
        </w:rPr>
        <w:t xml:space="preserve">The </w:t>
      </w:r>
      <w:r>
        <w:rPr>
          <w:sz w:val="19"/>
          <w:szCs w:val="19"/>
        </w:rPr>
        <w:t>required</w:t>
      </w:r>
      <w:r w:rsidRPr="00610A8C">
        <w:rPr>
          <w:sz w:val="19"/>
          <w:szCs w:val="19"/>
        </w:rPr>
        <w:t xml:space="preserve"> BOM parts </w:t>
      </w:r>
      <w:r>
        <w:rPr>
          <w:sz w:val="19"/>
          <w:szCs w:val="19"/>
        </w:rPr>
        <w:t>necessary to</w:t>
      </w:r>
      <w:r w:rsidRPr="00610A8C">
        <w:rPr>
          <w:sz w:val="19"/>
          <w:szCs w:val="19"/>
        </w:rPr>
        <w:t xml:space="preserve"> complete the operation are consumed. </w:t>
      </w:r>
    </w:p>
    <w:p w14:paraId="45B2FDAD" w14:textId="77777777" w:rsidR="00386F73" w:rsidRPr="00610A8C" w:rsidRDefault="00386F73" w:rsidP="00386F73">
      <w:pPr>
        <w:pStyle w:val="ListParagraph"/>
        <w:widowControl w:val="0"/>
        <w:numPr>
          <w:ilvl w:val="0"/>
          <w:numId w:val="45"/>
        </w:numPr>
        <w:tabs>
          <w:tab w:val="left" w:pos="445"/>
        </w:tabs>
        <w:autoSpaceDE w:val="0"/>
        <w:autoSpaceDN w:val="0"/>
        <w:spacing w:before="175" w:after="0" w:line="240" w:lineRule="auto"/>
        <w:contextualSpacing w:val="0"/>
        <w:rPr>
          <w:sz w:val="19"/>
          <w:szCs w:val="19"/>
        </w:rPr>
      </w:pPr>
      <w:r w:rsidRPr="00610A8C">
        <w:rPr>
          <w:sz w:val="19"/>
          <w:szCs w:val="19"/>
        </w:rPr>
        <w:t>All the activities</w:t>
      </w:r>
      <w:r w:rsidRPr="00610A8C">
        <w:rPr>
          <w:b/>
          <w:sz w:val="19"/>
          <w:szCs w:val="19"/>
        </w:rPr>
        <w:t xml:space="preserve"> </w:t>
      </w:r>
      <w:r w:rsidRPr="00610A8C">
        <w:rPr>
          <w:sz w:val="19"/>
          <w:szCs w:val="19"/>
        </w:rPr>
        <w:t>in the</w:t>
      </w:r>
      <w:r w:rsidRPr="00610A8C">
        <w:rPr>
          <w:b/>
          <w:sz w:val="19"/>
          <w:szCs w:val="19"/>
        </w:rPr>
        <w:t xml:space="preserve"> Quality Variable</w:t>
      </w:r>
      <w:r w:rsidRPr="00610A8C">
        <w:rPr>
          <w:sz w:val="19"/>
          <w:szCs w:val="19"/>
        </w:rPr>
        <w:t xml:space="preserve"> section associated</w:t>
      </w:r>
      <w:r w:rsidRPr="00610A8C">
        <w:rPr>
          <w:b/>
          <w:sz w:val="19"/>
          <w:szCs w:val="19"/>
        </w:rPr>
        <w:t xml:space="preserve"> </w:t>
      </w:r>
      <w:r w:rsidRPr="00610A8C">
        <w:rPr>
          <w:sz w:val="19"/>
          <w:szCs w:val="19"/>
        </w:rPr>
        <w:t xml:space="preserve">with the operation are performed.  </w:t>
      </w:r>
    </w:p>
    <w:p w14:paraId="7EBAA44B" w14:textId="77777777" w:rsidR="00386F73" w:rsidRDefault="00386F73" w:rsidP="00386F73">
      <w:pPr>
        <w:tabs>
          <w:tab w:val="left" w:pos="445"/>
        </w:tabs>
        <w:spacing w:before="175"/>
        <w:rPr>
          <w:rFonts w:ascii="Arial" w:hAnsi="Arial" w:cs="Arial"/>
          <w:sz w:val="19"/>
          <w:szCs w:val="19"/>
        </w:rPr>
      </w:pPr>
    </w:p>
    <w:p w14:paraId="593DD844" w14:textId="77777777" w:rsidR="00386F73" w:rsidRDefault="00386F73" w:rsidP="00386F73">
      <w:pPr>
        <w:tabs>
          <w:tab w:val="left" w:pos="445"/>
        </w:tabs>
        <w:spacing w:before="175"/>
        <w:ind w:left="360"/>
        <w:rPr>
          <w:rFonts w:ascii="Arial" w:hAnsi="Arial" w:cs="Arial"/>
          <w:sz w:val="19"/>
          <w:szCs w:val="19"/>
        </w:rPr>
      </w:pPr>
      <w:r w:rsidRPr="003A6683">
        <w:rPr>
          <w:rFonts w:ascii="Arial" w:hAnsi="Arial" w:cs="Arial"/>
          <w:b/>
          <w:sz w:val="19"/>
          <w:szCs w:val="19"/>
        </w:rPr>
        <w:t>Note</w:t>
      </w:r>
      <w:r>
        <w:rPr>
          <w:rFonts w:ascii="Arial" w:hAnsi="Arial" w:cs="Arial"/>
          <w:sz w:val="19"/>
          <w:szCs w:val="19"/>
        </w:rPr>
        <w:t xml:space="preserve">: When more than one operator has clocked on the same operation and one of the operator select the </w:t>
      </w:r>
      <w:r w:rsidRPr="003A6683">
        <w:rPr>
          <w:rFonts w:ascii="Arial" w:hAnsi="Arial" w:cs="Arial"/>
          <w:b/>
          <w:sz w:val="19"/>
          <w:szCs w:val="19"/>
        </w:rPr>
        <w:t>Complete</w:t>
      </w:r>
      <w:r>
        <w:rPr>
          <w:rFonts w:ascii="Arial" w:hAnsi="Arial" w:cs="Arial"/>
          <w:sz w:val="19"/>
          <w:szCs w:val="19"/>
        </w:rPr>
        <w:t xml:space="preserve"> option, the operation is marked as complete for all the operators. </w:t>
      </w:r>
    </w:p>
    <w:p w14:paraId="349E8ED5" w14:textId="77777777" w:rsidR="00386F73" w:rsidRPr="00996686" w:rsidRDefault="00386F73" w:rsidP="00386F73">
      <w:pPr>
        <w:tabs>
          <w:tab w:val="left" w:pos="445"/>
        </w:tabs>
        <w:spacing w:before="175"/>
        <w:rPr>
          <w:rFonts w:ascii="Arial" w:hAnsi="Arial" w:cs="Arial"/>
          <w:sz w:val="19"/>
          <w:szCs w:val="19"/>
        </w:rPr>
      </w:pPr>
    </w:p>
    <w:p w14:paraId="41DA4AF5" w14:textId="77777777" w:rsidR="00386F73" w:rsidRPr="00996686" w:rsidRDefault="00386F73" w:rsidP="00386F73">
      <w:pPr>
        <w:pStyle w:val="ListParagraph"/>
        <w:widowControl w:val="0"/>
        <w:numPr>
          <w:ilvl w:val="0"/>
          <w:numId w:val="41"/>
        </w:numPr>
        <w:tabs>
          <w:tab w:val="left" w:pos="445"/>
        </w:tabs>
        <w:autoSpaceDE w:val="0"/>
        <w:autoSpaceDN w:val="0"/>
        <w:spacing w:before="175" w:after="0" w:line="240" w:lineRule="auto"/>
        <w:contextualSpacing w:val="0"/>
        <w:rPr>
          <w:sz w:val="19"/>
        </w:rPr>
      </w:pPr>
      <w:bookmarkStart w:id="68" w:name="_Hlk529800317"/>
      <w:r w:rsidRPr="00996686">
        <w:rPr>
          <w:sz w:val="19"/>
        </w:rPr>
        <w:t>Log in to the Plant Applications Universal Client.</w:t>
      </w:r>
    </w:p>
    <w:p w14:paraId="6E7A8114" w14:textId="77777777" w:rsidR="00386F73" w:rsidRPr="00996686" w:rsidRDefault="00386F73" w:rsidP="00386F73">
      <w:pPr>
        <w:pStyle w:val="ListParagraph"/>
        <w:widowControl w:val="0"/>
        <w:numPr>
          <w:ilvl w:val="0"/>
          <w:numId w:val="41"/>
        </w:numPr>
        <w:tabs>
          <w:tab w:val="left" w:pos="445"/>
        </w:tabs>
        <w:autoSpaceDE w:val="0"/>
        <w:autoSpaceDN w:val="0"/>
        <w:spacing w:before="175" w:after="0" w:line="240" w:lineRule="auto"/>
        <w:contextualSpacing w:val="0"/>
        <w:rPr>
          <w:sz w:val="19"/>
        </w:rPr>
      </w:pPr>
      <w:r>
        <w:rPr>
          <w:sz w:val="19"/>
        </w:rPr>
        <w:t>Select Operations</w:t>
      </w:r>
      <w:r w:rsidRPr="00996686">
        <w:rPr>
          <w:sz w:val="19"/>
        </w:rPr>
        <w:t>.</w:t>
      </w:r>
    </w:p>
    <w:p w14:paraId="6CB6C191" w14:textId="77777777" w:rsidR="00386F73" w:rsidRPr="00996686" w:rsidRDefault="00386F73" w:rsidP="00386F73">
      <w:pPr>
        <w:pStyle w:val="ListParagraph"/>
        <w:widowControl w:val="0"/>
        <w:numPr>
          <w:ilvl w:val="0"/>
          <w:numId w:val="41"/>
        </w:numPr>
        <w:tabs>
          <w:tab w:val="left" w:pos="445"/>
        </w:tabs>
        <w:autoSpaceDE w:val="0"/>
        <w:autoSpaceDN w:val="0"/>
        <w:spacing w:before="175" w:after="0" w:line="240" w:lineRule="auto"/>
        <w:contextualSpacing w:val="0"/>
        <w:rPr>
          <w:sz w:val="19"/>
        </w:rPr>
      </w:pPr>
      <w:r w:rsidRPr="00996686">
        <w:rPr>
          <w:sz w:val="19"/>
        </w:rPr>
        <w:t xml:space="preserve">In the </w:t>
      </w:r>
      <w:r w:rsidRPr="00996686">
        <w:rPr>
          <w:b/>
          <w:sz w:val="19"/>
        </w:rPr>
        <w:t>Machines</w:t>
      </w:r>
      <w:r w:rsidRPr="00996686">
        <w:rPr>
          <w:sz w:val="19"/>
        </w:rPr>
        <w:t xml:space="preserve"> drop-down list box, select a machine. </w:t>
      </w:r>
    </w:p>
    <w:p w14:paraId="3A2CC7B2" w14:textId="77777777" w:rsidR="00386F73" w:rsidRPr="00A56676" w:rsidRDefault="00386F73" w:rsidP="00386F73">
      <w:pPr>
        <w:tabs>
          <w:tab w:val="left" w:pos="445"/>
        </w:tabs>
        <w:spacing w:before="175"/>
        <w:ind w:left="720"/>
        <w:rPr>
          <w:rFonts w:ascii="Arial" w:eastAsia="Times New Roman" w:hAnsi="Arial" w:cs="Arial"/>
          <w:sz w:val="19"/>
          <w:szCs w:val="19"/>
        </w:rPr>
      </w:pPr>
      <w:r>
        <w:rPr>
          <w:rFonts w:ascii="Arial" w:hAnsi="Arial" w:cs="Arial"/>
          <w:sz w:val="19"/>
          <w:szCs w:val="19"/>
        </w:rPr>
        <w:t>T</w:t>
      </w:r>
      <w:r w:rsidRPr="00A56676">
        <w:rPr>
          <w:rFonts w:ascii="Arial" w:hAnsi="Arial" w:cs="Arial"/>
          <w:sz w:val="19"/>
          <w:szCs w:val="19"/>
        </w:rPr>
        <w:t>he</w:t>
      </w:r>
      <w:r w:rsidRPr="00A56676">
        <w:rPr>
          <w:rFonts w:ascii="Arial" w:eastAsia="Times New Roman" w:hAnsi="Arial" w:cs="Arial"/>
          <w:sz w:val="19"/>
          <w:szCs w:val="19"/>
        </w:rPr>
        <w:t xml:space="preserve"> </w:t>
      </w:r>
      <w:r w:rsidRPr="00A56676">
        <w:rPr>
          <w:rFonts w:ascii="Arial" w:eastAsia="Times New Roman" w:hAnsi="Arial" w:cs="Arial"/>
          <w:b/>
          <w:sz w:val="19"/>
          <w:szCs w:val="19"/>
        </w:rPr>
        <w:t>Open</w:t>
      </w:r>
      <w:r w:rsidRPr="00A56676">
        <w:rPr>
          <w:rFonts w:ascii="Arial" w:eastAsia="Times New Roman" w:hAnsi="Arial" w:cs="Arial"/>
          <w:sz w:val="19"/>
          <w:szCs w:val="19"/>
        </w:rPr>
        <w:t xml:space="preserve"> page appears.</w:t>
      </w:r>
    </w:p>
    <w:p w14:paraId="62F5C06B" w14:textId="77777777" w:rsidR="00386F73" w:rsidRPr="00996686" w:rsidRDefault="00386F73" w:rsidP="00386F73">
      <w:pPr>
        <w:pStyle w:val="ListParagraph"/>
        <w:widowControl w:val="0"/>
        <w:numPr>
          <w:ilvl w:val="0"/>
          <w:numId w:val="41"/>
        </w:numPr>
        <w:tabs>
          <w:tab w:val="left" w:pos="445"/>
        </w:tabs>
        <w:autoSpaceDE w:val="0"/>
        <w:autoSpaceDN w:val="0"/>
        <w:spacing w:before="175" w:after="0" w:line="240" w:lineRule="auto"/>
        <w:contextualSpacing w:val="0"/>
        <w:rPr>
          <w:sz w:val="19"/>
        </w:rPr>
      </w:pPr>
      <w:r w:rsidRPr="00996686">
        <w:rPr>
          <w:sz w:val="19"/>
        </w:rPr>
        <w:t xml:space="preserve">In the </w:t>
      </w:r>
      <w:r w:rsidRPr="00996686">
        <w:rPr>
          <w:b/>
          <w:sz w:val="19"/>
        </w:rPr>
        <w:t xml:space="preserve">Open </w:t>
      </w:r>
      <w:r w:rsidRPr="00996686">
        <w:rPr>
          <w:sz w:val="19"/>
        </w:rPr>
        <w:t xml:space="preserve">page, select an operation. </w:t>
      </w:r>
    </w:p>
    <w:p w14:paraId="08E3B106" w14:textId="77777777" w:rsidR="00386F73" w:rsidRPr="00996686" w:rsidRDefault="00386F73" w:rsidP="00386F73">
      <w:pPr>
        <w:tabs>
          <w:tab w:val="left" w:pos="445"/>
        </w:tabs>
        <w:spacing w:before="175"/>
        <w:ind w:left="720"/>
        <w:rPr>
          <w:rFonts w:ascii="Arial" w:hAnsi="Arial" w:cs="Arial"/>
          <w:sz w:val="19"/>
        </w:rPr>
      </w:pPr>
      <w:r>
        <w:rPr>
          <w:rFonts w:ascii="Arial" w:hAnsi="Arial" w:cs="Arial"/>
          <w:sz w:val="19"/>
        </w:rPr>
        <w:t>T</w:t>
      </w:r>
      <w:r w:rsidRPr="00996686">
        <w:rPr>
          <w:rFonts w:ascii="Arial" w:hAnsi="Arial" w:cs="Arial"/>
          <w:sz w:val="19"/>
        </w:rPr>
        <w:t xml:space="preserve">he </w:t>
      </w:r>
      <w:r w:rsidRPr="00996686">
        <w:rPr>
          <w:rFonts w:ascii="Arial" w:hAnsi="Arial" w:cs="Arial"/>
          <w:b/>
          <w:sz w:val="19"/>
        </w:rPr>
        <w:t>Document</w:t>
      </w:r>
      <w:r w:rsidRPr="00996686">
        <w:rPr>
          <w:rFonts w:ascii="Arial" w:hAnsi="Arial" w:cs="Arial"/>
          <w:sz w:val="19"/>
        </w:rPr>
        <w:t xml:space="preserve"> </w:t>
      </w:r>
      <w:r>
        <w:rPr>
          <w:rFonts w:ascii="Arial" w:hAnsi="Arial" w:cs="Arial"/>
          <w:sz w:val="19"/>
        </w:rPr>
        <w:t>page appears displaying the operation details</w:t>
      </w:r>
      <w:r w:rsidRPr="00996686">
        <w:rPr>
          <w:rFonts w:ascii="Arial" w:hAnsi="Arial" w:cs="Arial"/>
          <w:sz w:val="19"/>
        </w:rPr>
        <w:t>.</w:t>
      </w:r>
    </w:p>
    <w:bookmarkEnd w:id="68"/>
    <w:p w14:paraId="220AF917" w14:textId="77777777" w:rsidR="00386F73" w:rsidRPr="00996686" w:rsidRDefault="00386F73" w:rsidP="00386F73">
      <w:pPr>
        <w:pStyle w:val="ListParagraph"/>
        <w:widowControl w:val="0"/>
        <w:numPr>
          <w:ilvl w:val="0"/>
          <w:numId w:val="41"/>
        </w:numPr>
        <w:tabs>
          <w:tab w:val="left" w:pos="445"/>
        </w:tabs>
        <w:autoSpaceDE w:val="0"/>
        <w:autoSpaceDN w:val="0"/>
        <w:spacing w:before="175" w:after="0" w:line="240" w:lineRule="auto"/>
        <w:contextualSpacing w:val="0"/>
        <w:rPr>
          <w:sz w:val="19"/>
        </w:rPr>
      </w:pPr>
      <w:r w:rsidRPr="00996686">
        <w:rPr>
          <w:sz w:val="19"/>
        </w:rPr>
        <w:t xml:space="preserve">Select </w:t>
      </w:r>
      <w:r w:rsidRPr="00996686">
        <w:rPr>
          <w:noProof/>
          <w:sz w:val="19"/>
        </w:rPr>
        <w:drawing>
          <wp:inline distT="0" distB="0" distL="0" distR="0" wp14:anchorId="202741FE" wp14:editId="1D1B70F0">
            <wp:extent cx="961970" cy="308047"/>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978848" cy="313452"/>
                    </a:xfrm>
                    <a:prstGeom prst="rect">
                      <a:avLst/>
                    </a:prstGeom>
                  </pic:spPr>
                </pic:pic>
              </a:graphicData>
            </a:graphic>
          </wp:inline>
        </w:drawing>
      </w:r>
      <w:r w:rsidRPr="00996686">
        <w:rPr>
          <w:sz w:val="19"/>
        </w:rPr>
        <w:t xml:space="preserve"> for the operation you want to complete. </w:t>
      </w:r>
    </w:p>
    <w:p w14:paraId="1A02ACE4" w14:textId="77777777" w:rsidR="00386F73" w:rsidRPr="001B53AE" w:rsidRDefault="00386F73" w:rsidP="00386F73">
      <w:pPr>
        <w:tabs>
          <w:tab w:val="left" w:pos="445"/>
        </w:tabs>
        <w:spacing w:before="175"/>
        <w:ind w:left="720"/>
        <w:rPr>
          <w:rFonts w:ascii="Arial" w:hAnsi="Arial" w:cs="Arial"/>
          <w:sz w:val="19"/>
        </w:rPr>
      </w:pPr>
      <w:r w:rsidRPr="00996686">
        <w:rPr>
          <w:rFonts w:ascii="Arial" w:hAnsi="Arial" w:cs="Arial"/>
          <w:sz w:val="19"/>
        </w:rPr>
        <w:t>The</w:t>
      </w:r>
      <w:r w:rsidRPr="001B53AE">
        <w:rPr>
          <w:rFonts w:ascii="Arial" w:hAnsi="Arial" w:cs="Arial"/>
          <w:sz w:val="19"/>
        </w:rPr>
        <w:t xml:space="preserve"> status of the operation changes to </w:t>
      </w:r>
      <w:r w:rsidRPr="001B53AE">
        <w:rPr>
          <w:rFonts w:ascii="Arial" w:hAnsi="Arial" w:cs="Arial"/>
          <w:b/>
          <w:sz w:val="19"/>
        </w:rPr>
        <w:t>Complete</w:t>
      </w:r>
      <w:r w:rsidRPr="001B53AE">
        <w:rPr>
          <w:rFonts w:ascii="Arial" w:hAnsi="Arial" w:cs="Arial"/>
          <w:sz w:val="19"/>
        </w:rPr>
        <w:t xml:space="preserve">. </w:t>
      </w:r>
    </w:p>
    <w:p w14:paraId="73AF6FE1" w14:textId="77777777" w:rsidR="00386F73" w:rsidRPr="00996686" w:rsidRDefault="00386F73" w:rsidP="00386F73">
      <w:pPr>
        <w:tabs>
          <w:tab w:val="left" w:pos="445"/>
        </w:tabs>
        <w:spacing w:before="175"/>
        <w:ind w:left="720"/>
        <w:rPr>
          <w:rFonts w:ascii="Arial" w:eastAsia="Times New Roman" w:hAnsi="Arial" w:cs="Arial"/>
        </w:rPr>
      </w:pPr>
    </w:p>
    <w:p w14:paraId="2C640EC3" w14:textId="77777777" w:rsidR="00386F73" w:rsidRPr="00996686" w:rsidRDefault="00386F73" w:rsidP="00386F73">
      <w:pPr>
        <w:pStyle w:val="BodyText"/>
        <w:spacing w:before="271" w:line="360" w:lineRule="auto"/>
        <w:ind w:left="360" w:right="162"/>
        <w:rPr>
          <w:rFonts w:eastAsia="Times New Roman"/>
          <w:b/>
          <w:color w:val="333333"/>
          <w:sz w:val="24"/>
          <w:szCs w:val="24"/>
        </w:rPr>
      </w:pPr>
      <w:r w:rsidRPr="00996686">
        <w:rPr>
          <w:rFonts w:eastAsia="Times New Roman"/>
          <w:b/>
        </w:rPr>
        <w:t>Results</w:t>
      </w:r>
      <w:r w:rsidRPr="00996686">
        <w:rPr>
          <w:rFonts w:eastAsia="Times New Roman"/>
          <w:b/>
          <w:color w:val="333333"/>
          <w:sz w:val="24"/>
          <w:szCs w:val="24"/>
        </w:rPr>
        <w:t>:</w:t>
      </w:r>
    </w:p>
    <w:p w14:paraId="15972AC8" w14:textId="77777777" w:rsidR="00386F73" w:rsidRPr="00A97D62" w:rsidRDefault="00386F73" w:rsidP="00386F73">
      <w:pPr>
        <w:tabs>
          <w:tab w:val="left" w:pos="445"/>
        </w:tabs>
        <w:spacing w:before="175" w:line="360" w:lineRule="auto"/>
        <w:ind w:left="360"/>
        <w:rPr>
          <w:rFonts w:ascii="Arial" w:eastAsia="Times New Roman" w:hAnsi="Arial" w:cs="Arial"/>
          <w:sz w:val="19"/>
          <w:szCs w:val="19"/>
        </w:rPr>
      </w:pPr>
      <w:r w:rsidRPr="00A97D62">
        <w:rPr>
          <w:rFonts w:ascii="Arial" w:eastAsia="Times New Roman" w:hAnsi="Arial" w:cs="Arial"/>
          <w:sz w:val="19"/>
          <w:szCs w:val="19"/>
        </w:rPr>
        <w:t xml:space="preserve">The operation associated with the work order is completed and appears in the </w:t>
      </w:r>
      <w:r w:rsidRPr="006F5D53">
        <w:rPr>
          <w:rFonts w:ascii="Arial" w:eastAsia="Times New Roman" w:hAnsi="Arial" w:cs="Arial"/>
          <w:b/>
          <w:sz w:val="19"/>
          <w:szCs w:val="19"/>
        </w:rPr>
        <w:t>Complete</w:t>
      </w:r>
      <w:r w:rsidRPr="00A97D62">
        <w:rPr>
          <w:rFonts w:ascii="Arial" w:eastAsia="Times New Roman" w:hAnsi="Arial" w:cs="Arial"/>
          <w:sz w:val="19"/>
          <w:szCs w:val="19"/>
        </w:rPr>
        <w:t xml:space="preserve"> page. </w:t>
      </w:r>
    </w:p>
    <w:p w14:paraId="6350E943" w14:textId="77777777" w:rsidR="00386F73" w:rsidRPr="00996686" w:rsidRDefault="00386F73" w:rsidP="00386F73">
      <w:pPr>
        <w:tabs>
          <w:tab w:val="left" w:pos="445"/>
        </w:tabs>
        <w:spacing w:before="175"/>
        <w:ind w:left="720"/>
        <w:rPr>
          <w:rFonts w:ascii="Arial" w:hAnsi="Arial" w:cs="Arial"/>
          <w:sz w:val="19"/>
        </w:rPr>
      </w:pPr>
    </w:p>
    <w:p w14:paraId="3211886E" w14:textId="77777777" w:rsidR="00386F73" w:rsidRPr="00996686" w:rsidRDefault="00386F73" w:rsidP="00386F73">
      <w:pPr>
        <w:widowControl w:val="0"/>
        <w:autoSpaceDE w:val="0"/>
        <w:autoSpaceDN w:val="0"/>
        <w:spacing w:before="113" w:after="0" w:line="350" w:lineRule="auto"/>
        <w:ind w:left="140" w:right="162"/>
        <w:rPr>
          <w:rFonts w:ascii="Arial" w:eastAsia="Arial" w:hAnsi="Arial" w:cs="Arial"/>
          <w:color w:val="000080"/>
          <w:sz w:val="35"/>
        </w:rPr>
      </w:pPr>
      <w:r w:rsidRPr="00996686">
        <w:rPr>
          <w:rFonts w:ascii="Arial" w:eastAsia="Arial" w:hAnsi="Arial" w:cs="Arial"/>
          <w:color w:val="000080"/>
          <w:sz w:val="35"/>
        </w:rPr>
        <w:t>Access the Documents</w:t>
      </w:r>
    </w:p>
    <w:p w14:paraId="65ABBCAD" w14:textId="77777777" w:rsidR="00386F73" w:rsidRDefault="00386F73" w:rsidP="00386F73">
      <w:pPr>
        <w:tabs>
          <w:tab w:val="left" w:pos="445"/>
        </w:tabs>
        <w:spacing w:before="175" w:line="360" w:lineRule="auto"/>
        <w:ind w:left="360"/>
        <w:rPr>
          <w:rFonts w:ascii="Arial" w:eastAsia="Times New Roman" w:hAnsi="Arial" w:cs="Arial"/>
          <w:sz w:val="19"/>
          <w:szCs w:val="19"/>
        </w:rPr>
      </w:pPr>
      <w:r w:rsidRPr="000E2CBB">
        <w:rPr>
          <w:rFonts w:ascii="Arial" w:eastAsia="Times New Roman" w:hAnsi="Arial" w:cs="Arial"/>
          <w:sz w:val="19"/>
          <w:szCs w:val="19"/>
        </w:rPr>
        <w:t xml:space="preserve">The Operations application enables you to view the instruction documents associated with the work order. All the documents appear in the PDF format.  From the Documents section, you can to view, download, and print the documents. </w:t>
      </w:r>
    </w:p>
    <w:p w14:paraId="08721517" w14:textId="77777777" w:rsidR="00386F73" w:rsidRPr="000E2CBB" w:rsidRDefault="00386F73" w:rsidP="00386F73">
      <w:pPr>
        <w:tabs>
          <w:tab w:val="left" w:pos="445"/>
        </w:tabs>
        <w:spacing w:before="175" w:line="360" w:lineRule="auto"/>
        <w:ind w:left="360"/>
        <w:rPr>
          <w:rFonts w:ascii="Arial" w:hAnsi="Arial" w:cs="Arial"/>
          <w:sz w:val="19"/>
          <w:szCs w:val="19"/>
        </w:rPr>
      </w:pPr>
      <w:r w:rsidRPr="000E2CBB">
        <w:rPr>
          <w:rFonts w:ascii="Arial" w:eastAsia="Times New Roman" w:hAnsi="Arial" w:cs="Arial"/>
          <w:sz w:val="19"/>
          <w:szCs w:val="19"/>
        </w:rPr>
        <w:t xml:space="preserve">Plant Applications Enterprise Resource Planning (ERP) scheduler </w:t>
      </w:r>
      <w:r w:rsidRPr="000E2CBB">
        <w:rPr>
          <w:rFonts w:ascii="Arial" w:hAnsi="Arial" w:cs="Arial"/>
          <w:sz w:val="19"/>
          <w:szCs w:val="19"/>
        </w:rPr>
        <w:t xml:space="preserve">integration allows the Operations application to import the </w:t>
      </w:r>
      <w:commentRangeStart w:id="69"/>
      <w:r w:rsidRPr="000E2CBB">
        <w:rPr>
          <w:rFonts w:ascii="Arial" w:hAnsi="Arial" w:cs="Arial"/>
          <w:b/>
          <w:sz w:val="19"/>
          <w:szCs w:val="19"/>
        </w:rPr>
        <w:t>Operation</w:t>
      </w:r>
      <w:r w:rsidRPr="000E2CBB">
        <w:rPr>
          <w:rFonts w:ascii="Arial" w:hAnsi="Arial" w:cs="Arial"/>
          <w:sz w:val="19"/>
          <w:szCs w:val="19"/>
        </w:rPr>
        <w:t xml:space="preserve"> and </w:t>
      </w:r>
      <w:r w:rsidRPr="000E2CBB">
        <w:rPr>
          <w:rFonts w:ascii="Arial" w:hAnsi="Arial" w:cs="Arial"/>
          <w:b/>
          <w:sz w:val="19"/>
          <w:szCs w:val="19"/>
        </w:rPr>
        <w:t>Route Level</w:t>
      </w:r>
      <w:r w:rsidRPr="000E2CBB">
        <w:rPr>
          <w:rFonts w:ascii="Arial" w:hAnsi="Arial" w:cs="Arial"/>
          <w:sz w:val="19"/>
          <w:szCs w:val="19"/>
        </w:rPr>
        <w:t xml:space="preserve"> </w:t>
      </w:r>
      <w:commentRangeEnd w:id="69"/>
      <w:r>
        <w:rPr>
          <w:rStyle w:val="CommentReference"/>
        </w:rPr>
        <w:commentReference w:id="69"/>
      </w:r>
      <w:r w:rsidRPr="000E2CBB">
        <w:rPr>
          <w:rFonts w:ascii="Arial" w:hAnsi="Arial" w:cs="Arial"/>
          <w:sz w:val="19"/>
          <w:szCs w:val="19"/>
        </w:rPr>
        <w:t>documents associated with the operation defined while creating the work order or route. </w:t>
      </w:r>
    </w:p>
    <w:p w14:paraId="1B9FB779" w14:textId="77777777" w:rsidR="00386F73" w:rsidRPr="00996686" w:rsidRDefault="00386F73" w:rsidP="00386F73">
      <w:pPr>
        <w:pStyle w:val="ListParagraph"/>
        <w:widowControl w:val="0"/>
        <w:numPr>
          <w:ilvl w:val="0"/>
          <w:numId w:val="42"/>
        </w:numPr>
        <w:tabs>
          <w:tab w:val="left" w:pos="445"/>
        </w:tabs>
        <w:autoSpaceDE w:val="0"/>
        <w:autoSpaceDN w:val="0"/>
        <w:spacing w:before="175" w:after="0" w:line="240" w:lineRule="auto"/>
        <w:contextualSpacing w:val="0"/>
        <w:rPr>
          <w:sz w:val="19"/>
        </w:rPr>
      </w:pPr>
      <w:r w:rsidRPr="00996686">
        <w:rPr>
          <w:sz w:val="19"/>
        </w:rPr>
        <w:t>Log in to the Plant Applications Universal Client.</w:t>
      </w:r>
    </w:p>
    <w:p w14:paraId="594E6590" w14:textId="77777777" w:rsidR="00386F73" w:rsidRPr="00996686" w:rsidRDefault="00386F73" w:rsidP="00386F73">
      <w:pPr>
        <w:pStyle w:val="ListParagraph"/>
        <w:widowControl w:val="0"/>
        <w:numPr>
          <w:ilvl w:val="0"/>
          <w:numId w:val="42"/>
        </w:numPr>
        <w:tabs>
          <w:tab w:val="left" w:pos="445"/>
        </w:tabs>
        <w:autoSpaceDE w:val="0"/>
        <w:autoSpaceDN w:val="0"/>
        <w:spacing w:before="175" w:after="0" w:line="240" w:lineRule="auto"/>
        <w:contextualSpacing w:val="0"/>
        <w:rPr>
          <w:sz w:val="19"/>
        </w:rPr>
      </w:pPr>
      <w:r>
        <w:rPr>
          <w:sz w:val="19"/>
        </w:rPr>
        <w:t>Select Operations</w:t>
      </w:r>
      <w:r w:rsidRPr="00996686">
        <w:rPr>
          <w:sz w:val="19"/>
        </w:rPr>
        <w:t>.</w:t>
      </w:r>
    </w:p>
    <w:p w14:paraId="2F9B1F87" w14:textId="77777777" w:rsidR="00386F73" w:rsidRPr="00996686" w:rsidRDefault="00386F73" w:rsidP="00386F73">
      <w:pPr>
        <w:pStyle w:val="ListParagraph"/>
        <w:widowControl w:val="0"/>
        <w:numPr>
          <w:ilvl w:val="0"/>
          <w:numId w:val="42"/>
        </w:numPr>
        <w:tabs>
          <w:tab w:val="left" w:pos="445"/>
        </w:tabs>
        <w:autoSpaceDE w:val="0"/>
        <w:autoSpaceDN w:val="0"/>
        <w:spacing w:before="175" w:after="0" w:line="240" w:lineRule="auto"/>
        <w:contextualSpacing w:val="0"/>
        <w:rPr>
          <w:sz w:val="19"/>
        </w:rPr>
      </w:pPr>
      <w:r w:rsidRPr="00996686">
        <w:rPr>
          <w:sz w:val="19"/>
        </w:rPr>
        <w:t xml:space="preserve">In the </w:t>
      </w:r>
      <w:r w:rsidRPr="00996686">
        <w:rPr>
          <w:b/>
          <w:sz w:val="19"/>
        </w:rPr>
        <w:t>Machines</w:t>
      </w:r>
      <w:r w:rsidRPr="00996686">
        <w:rPr>
          <w:sz w:val="19"/>
        </w:rPr>
        <w:t xml:space="preserve"> drop-down list box, select a machine. </w:t>
      </w:r>
    </w:p>
    <w:p w14:paraId="6D154C31" w14:textId="77777777" w:rsidR="00386F73" w:rsidRPr="00D20CF0" w:rsidRDefault="00386F73" w:rsidP="00386F73">
      <w:pPr>
        <w:tabs>
          <w:tab w:val="left" w:pos="445"/>
        </w:tabs>
        <w:spacing w:before="175"/>
        <w:ind w:left="720"/>
        <w:rPr>
          <w:rFonts w:ascii="Arial" w:eastAsia="Times New Roman" w:hAnsi="Arial" w:cs="Arial"/>
          <w:sz w:val="19"/>
          <w:szCs w:val="19"/>
        </w:rPr>
      </w:pPr>
      <w:r w:rsidRPr="00D20CF0">
        <w:rPr>
          <w:rFonts w:ascii="Arial" w:hAnsi="Arial" w:cs="Arial"/>
          <w:sz w:val="19"/>
          <w:szCs w:val="19"/>
        </w:rPr>
        <w:t>The</w:t>
      </w:r>
      <w:r w:rsidRPr="00D20CF0">
        <w:rPr>
          <w:rFonts w:ascii="Arial" w:eastAsia="Times New Roman" w:hAnsi="Arial" w:cs="Arial"/>
          <w:sz w:val="19"/>
          <w:szCs w:val="19"/>
        </w:rPr>
        <w:t xml:space="preserve"> </w:t>
      </w:r>
      <w:r w:rsidRPr="00D20CF0">
        <w:rPr>
          <w:rFonts w:ascii="Arial" w:eastAsia="Times New Roman" w:hAnsi="Arial" w:cs="Arial"/>
          <w:b/>
          <w:sz w:val="19"/>
          <w:szCs w:val="19"/>
        </w:rPr>
        <w:t>Open</w:t>
      </w:r>
      <w:r w:rsidRPr="00D20CF0">
        <w:rPr>
          <w:rFonts w:ascii="Arial" w:eastAsia="Times New Roman" w:hAnsi="Arial" w:cs="Arial"/>
          <w:sz w:val="19"/>
          <w:szCs w:val="19"/>
        </w:rPr>
        <w:t xml:space="preserve"> page appears.</w:t>
      </w:r>
    </w:p>
    <w:p w14:paraId="6518DEF2" w14:textId="77777777" w:rsidR="00386F73" w:rsidRPr="006112E0" w:rsidRDefault="00386F73" w:rsidP="00386F73">
      <w:pPr>
        <w:pStyle w:val="ListParagraph"/>
        <w:widowControl w:val="0"/>
        <w:numPr>
          <w:ilvl w:val="0"/>
          <w:numId w:val="42"/>
        </w:numPr>
        <w:tabs>
          <w:tab w:val="left" w:pos="445"/>
        </w:tabs>
        <w:autoSpaceDE w:val="0"/>
        <w:autoSpaceDN w:val="0"/>
        <w:spacing w:before="175" w:after="0" w:line="240" w:lineRule="auto"/>
        <w:contextualSpacing w:val="0"/>
        <w:rPr>
          <w:sz w:val="19"/>
        </w:rPr>
      </w:pPr>
      <w:r w:rsidRPr="006112E0">
        <w:rPr>
          <w:sz w:val="19"/>
        </w:rPr>
        <w:t xml:space="preserve">In the </w:t>
      </w:r>
      <w:r w:rsidRPr="006112E0">
        <w:rPr>
          <w:b/>
          <w:sz w:val="19"/>
        </w:rPr>
        <w:t xml:space="preserve">Open </w:t>
      </w:r>
      <w:r w:rsidRPr="006112E0">
        <w:rPr>
          <w:sz w:val="19"/>
        </w:rPr>
        <w:t xml:space="preserve">page, select an operation. </w:t>
      </w:r>
    </w:p>
    <w:p w14:paraId="062DE088" w14:textId="77777777" w:rsidR="00386F73" w:rsidRPr="00996686" w:rsidRDefault="00386F73" w:rsidP="00386F73">
      <w:pPr>
        <w:tabs>
          <w:tab w:val="left" w:pos="445"/>
        </w:tabs>
        <w:spacing w:before="175"/>
        <w:ind w:left="720"/>
        <w:rPr>
          <w:rFonts w:ascii="Arial" w:hAnsi="Arial" w:cs="Arial"/>
          <w:sz w:val="19"/>
        </w:rPr>
      </w:pPr>
      <w:r>
        <w:rPr>
          <w:rFonts w:ascii="Arial" w:hAnsi="Arial" w:cs="Arial"/>
          <w:sz w:val="19"/>
        </w:rPr>
        <w:t>The</w:t>
      </w:r>
      <w:r w:rsidRPr="00996686">
        <w:rPr>
          <w:rFonts w:ascii="Arial" w:hAnsi="Arial" w:cs="Arial"/>
          <w:sz w:val="19"/>
        </w:rPr>
        <w:t xml:space="preserve"> </w:t>
      </w:r>
      <w:r w:rsidRPr="00996686">
        <w:rPr>
          <w:rFonts w:ascii="Arial" w:hAnsi="Arial" w:cs="Arial"/>
          <w:b/>
          <w:sz w:val="19"/>
        </w:rPr>
        <w:t>Document</w:t>
      </w:r>
      <w:r w:rsidRPr="00996686">
        <w:rPr>
          <w:rFonts w:ascii="Arial" w:hAnsi="Arial" w:cs="Arial"/>
          <w:sz w:val="19"/>
        </w:rPr>
        <w:t xml:space="preserve"> section </w:t>
      </w:r>
      <w:r w:rsidRPr="0039105D">
        <w:rPr>
          <w:rFonts w:ascii="Arial" w:hAnsi="Arial" w:cs="Arial"/>
          <w:sz w:val="19"/>
        </w:rPr>
        <w:t xml:space="preserve">displays the instruction documents defined while creating the operation in the </w:t>
      </w:r>
      <w:r w:rsidRPr="0039105D">
        <w:rPr>
          <w:rFonts w:ascii="Arial" w:hAnsi="Arial" w:cs="Arial"/>
          <w:b/>
          <w:sz w:val="19"/>
        </w:rPr>
        <w:t>Operation</w:t>
      </w:r>
      <w:r w:rsidRPr="0039105D">
        <w:rPr>
          <w:rFonts w:ascii="Arial" w:hAnsi="Arial" w:cs="Arial"/>
          <w:sz w:val="19"/>
        </w:rPr>
        <w:t xml:space="preserve"> section.</w:t>
      </w:r>
    </w:p>
    <w:p w14:paraId="290B6320" w14:textId="77777777" w:rsidR="00386F73" w:rsidRPr="00996686" w:rsidRDefault="00386F73" w:rsidP="00386F73">
      <w:pPr>
        <w:pStyle w:val="ListParagraph"/>
        <w:widowControl w:val="0"/>
        <w:numPr>
          <w:ilvl w:val="0"/>
          <w:numId w:val="42"/>
        </w:numPr>
        <w:tabs>
          <w:tab w:val="left" w:pos="445"/>
        </w:tabs>
        <w:autoSpaceDE w:val="0"/>
        <w:autoSpaceDN w:val="0"/>
        <w:spacing w:before="175" w:after="0" w:line="240" w:lineRule="auto"/>
        <w:contextualSpacing w:val="0"/>
        <w:rPr>
          <w:sz w:val="19"/>
        </w:rPr>
      </w:pPr>
      <w:r w:rsidRPr="00996686">
        <w:rPr>
          <w:sz w:val="19"/>
        </w:rPr>
        <w:t xml:space="preserve">Select </w:t>
      </w:r>
      <w:r w:rsidRPr="00996686">
        <w:rPr>
          <w:b/>
          <w:sz w:val="19"/>
        </w:rPr>
        <w:t>Route Level</w:t>
      </w:r>
      <w:r w:rsidRPr="00996686">
        <w:rPr>
          <w:sz w:val="19"/>
        </w:rPr>
        <w:t xml:space="preserve"> to view the instruction documents defined at the route level for that operation. </w:t>
      </w:r>
    </w:p>
    <w:p w14:paraId="34E6926D" w14:textId="77777777" w:rsidR="00386F73" w:rsidRPr="00996686" w:rsidRDefault="00386F73" w:rsidP="00386F73">
      <w:pPr>
        <w:pStyle w:val="BodyText"/>
        <w:spacing w:before="271" w:line="360" w:lineRule="auto"/>
        <w:ind w:left="360" w:right="162"/>
        <w:rPr>
          <w:rFonts w:eastAsia="Times New Roman"/>
          <w:b/>
          <w:color w:val="333333"/>
          <w:sz w:val="24"/>
          <w:szCs w:val="24"/>
        </w:rPr>
      </w:pPr>
      <w:r w:rsidRPr="00996686">
        <w:rPr>
          <w:rFonts w:eastAsia="Times New Roman"/>
          <w:b/>
        </w:rPr>
        <w:t>Results</w:t>
      </w:r>
      <w:r w:rsidRPr="00996686">
        <w:rPr>
          <w:rFonts w:eastAsia="Times New Roman"/>
          <w:b/>
          <w:color w:val="333333"/>
          <w:sz w:val="24"/>
          <w:szCs w:val="24"/>
        </w:rPr>
        <w:t>:</w:t>
      </w:r>
    </w:p>
    <w:p w14:paraId="0C8C243C" w14:textId="77777777" w:rsidR="00386F73" w:rsidRPr="00996686" w:rsidRDefault="00386F73" w:rsidP="00386F73">
      <w:pPr>
        <w:pStyle w:val="BodyText"/>
        <w:spacing w:before="271" w:line="360" w:lineRule="auto"/>
        <w:ind w:left="360" w:right="162"/>
      </w:pPr>
      <w:r w:rsidRPr="00996686">
        <w:t>The documents associated with the work order at operation and route level appears</w:t>
      </w:r>
      <w:r w:rsidRPr="00996686">
        <w:rPr>
          <w:rFonts w:eastAsia="Times New Roman"/>
        </w:rPr>
        <w:t xml:space="preserve">. </w:t>
      </w:r>
    </w:p>
    <w:p w14:paraId="7756D3F5" w14:textId="77777777" w:rsidR="00386F73" w:rsidRPr="00996686" w:rsidRDefault="00386F73" w:rsidP="00386F73">
      <w:pPr>
        <w:widowControl w:val="0"/>
        <w:autoSpaceDE w:val="0"/>
        <w:autoSpaceDN w:val="0"/>
        <w:spacing w:before="113" w:after="0" w:line="350" w:lineRule="auto"/>
        <w:ind w:left="140" w:right="162"/>
        <w:rPr>
          <w:rFonts w:ascii="Arial" w:eastAsia="Arial" w:hAnsi="Arial" w:cs="Arial"/>
          <w:color w:val="000080"/>
          <w:sz w:val="35"/>
        </w:rPr>
      </w:pPr>
      <w:r>
        <w:rPr>
          <w:rFonts w:ascii="Arial" w:eastAsia="Arial" w:hAnsi="Arial" w:cs="Arial"/>
          <w:color w:val="000080"/>
          <w:sz w:val="35"/>
        </w:rPr>
        <w:t>About</w:t>
      </w:r>
      <w:commentRangeStart w:id="70"/>
      <w:r w:rsidRPr="00996686">
        <w:rPr>
          <w:rFonts w:ascii="Arial" w:eastAsia="Arial" w:hAnsi="Arial" w:cs="Arial"/>
          <w:color w:val="000080"/>
          <w:sz w:val="35"/>
        </w:rPr>
        <w:t xml:space="preserve"> the Quality Data</w:t>
      </w:r>
      <w:commentRangeEnd w:id="70"/>
      <w:r>
        <w:rPr>
          <w:rStyle w:val="CommentReference"/>
        </w:rPr>
        <w:commentReference w:id="70"/>
      </w:r>
    </w:p>
    <w:p w14:paraId="590E46C1" w14:textId="77777777" w:rsidR="00386F73" w:rsidRPr="00B61121" w:rsidRDefault="00386F73" w:rsidP="00386F73">
      <w:pPr>
        <w:tabs>
          <w:tab w:val="left" w:pos="445"/>
        </w:tabs>
        <w:spacing w:before="175"/>
        <w:ind w:left="360"/>
        <w:rPr>
          <w:rFonts w:ascii="Arial" w:hAnsi="Arial" w:cs="Arial"/>
          <w:sz w:val="19"/>
          <w:szCs w:val="19"/>
        </w:rPr>
      </w:pPr>
      <w:r w:rsidRPr="00B61121">
        <w:rPr>
          <w:rFonts w:ascii="Arial" w:hAnsi="Arial" w:cs="Arial"/>
          <w:sz w:val="19"/>
          <w:szCs w:val="19"/>
        </w:rPr>
        <w:t xml:space="preserve">The </w:t>
      </w:r>
      <w:r w:rsidRPr="00B61121">
        <w:rPr>
          <w:rFonts w:ascii="Arial" w:hAnsi="Arial" w:cs="Arial"/>
          <w:b/>
          <w:sz w:val="19"/>
          <w:szCs w:val="19"/>
        </w:rPr>
        <w:t>Quality Data</w:t>
      </w:r>
      <w:r w:rsidRPr="00B61121">
        <w:rPr>
          <w:rFonts w:ascii="Arial" w:hAnsi="Arial" w:cs="Arial"/>
          <w:sz w:val="19"/>
          <w:szCs w:val="19"/>
        </w:rPr>
        <w:t xml:space="preserve"> section in the Operation application displays the activities associated with an operation. To complete an operation, all the activities associated with the operation must be completed. </w:t>
      </w:r>
    </w:p>
    <w:p w14:paraId="13BD318F" w14:textId="77777777" w:rsidR="00386F73" w:rsidRPr="00B61121" w:rsidRDefault="00386F73" w:rsidP="00386F73">
      <w:pPr>
        <w:tabs>
          <w:tab w:val="left" w:pos="445"/>
        </w:tabs>
        <w:spacing w:before="175"/>
        <w:ind w:left="360"/>
        <w:rPr>
          <w:rFonts w:ascii="Arial" w:eastAsia="Times New Roman" w:hAnsi="Arial" w:cs="Arial"/>
          <w:sz w:val="19"/>
          <w:szCs w:val="19"/>
        </w:rPr>
      </w:pPr>
      <w:r w:rsidRPr="00B61121">
        <w:rPr>
          <w:rFonts w:ascii="Arial" w:hAnsi="Arial" w:cs="Arial"/>
          <w:sz w:val="19"/>
          <w:szCs w:val="19"/>
        </w:rPr>
        <w:t>The</w:t>
      </w:r>
      <w:r w:rsidRPr="00B61121">
        <w:rPr>
          <w:rFonts w:ascii="Arial" w:eastAsia="Times New Roman" w:hAnsi="Arial" w:cs="Arial"/>
          <w:sz w:val="19"/>
          <w:szCs w:val="19"/>
        </w:rPr>
        <w:t xml:space="preserve"> activities that appear in the Operations application are imported from the Plant Applications Activities application. For more information, refer to the &lt;placeholder of the topic&gt; topic.</w:t>
      </w:r>
    </w:p>
    <w:p w14:paraId="5C22ED73" w14:textId="77777777" w:rsidR="00386F73" w:rsidRPr="00996686" w:rsidRDefault="00386F73" w:rsidP="00386F73">
      <w:pPr>
        <w:tabs>
          <w:tab w:val="left" w:pos="445"/>
        </w:tabs>
        <w:spacing w:before="175"/>
        <w:ind w:left="360"/>
        <w:rPr>
          <w:rFonts w:ascii="Arial" w:hAnsi="Arial" w:cs="Arial"/>
        </w:rPr>
      </w:pPr>
    </w:p>
    <w:p w14:paraId="42FC3EF3" w14:textId="77777777" w:rsidR="00386F73" w:rsidRPr="00996686" w:rsidRDefault="00386F73" w:rsidP="00386F73">
      <w:pPr>
        <w:tabs>
          <w:tab w:val="left" w:pos="445"/>
        </w:tabs>
        <w:spacing w:before="175"/>
        <w:ind w:left="360"/>
        <w:rPr>
          <w:rFonts w:ascii="Arial" w:hAnsi="Arial" w:cs="Arial"/>
        </w:rPr>
      </w:pPr>
    </w:p>
    <w:p w14:paraId="6207D8E0" w14:textId="77777777" w:rsidR="00386F73" w:rsidRPr="00996686" w:rsidRDefault="00386F73" w:rsidP="00386F73">
      <w:pPr>
        <w:widowControl w:val="0"/>
        <w:autoSpaceDE w:val="0"/>
        <w:autoSpaceDN w:val="0"/>
        <w:spacing w:before="113" w:after="0" w:line="350" w:lineRule="auto"/>
        <w:ind w:left="140" w:right="162"/>
        <w:rPr>
          <w:rFonts w:ascii="Arial" w:eastAsia="Arial" w:hAnsi="Arial" w:cs="Arial"/>
          <w:color w:val="000080"/>
          <w:sz w:val="35"/>
        </w:rPr>
      </w:pPr>
      <w:r w:rsidRPr="00996686">
        <w:rPr>
          <w:rFonts w:ascii="Arial" w:eastAsia="Arial" w:hAnsi="Arial" w:cs="Arial"/>
          <w:color w:val="000080"/>
          <w:sz w:val="35"/>
        </w:rPr>
        <w:t>Create a Defect</w:t>
      </w:r>
    </w:p>
    <w:p w14:paraId="6217F917" w14:textId="77777777" w:rsidR="00386F73" w:rsidRPr="00996686" w:rsidRDefault="00386F73" w:rsidP="00386F73">
      <w:pPr>
        <w:pStyle w:val="BodyText"/>
        <w:spacing w:before="271" w:line="360" w:lineRule="auto"/>
        <w:ind w:left="140" w:right="162"/>
        <w:rPr>
          <w:rFonts w:eastAsia="Times New Roman"/>
        </w:rPr>
      </w:pPr>
      <w:r w:rsidRPr="00996686">
        <w:rPr>
          <w:rFonts w:eastAsia="Times New Roman"/>
        </w:rPr>
        <w:t>The Operations application in the Plant Applications Universal Client enables you to create a defect for an operation about materials that do not conform to specifications within the manufacturing process.</w:t>
      </w:r>
    </w:p>
    <w:p w14:paraId="4CBBE0E4" w14:textId="77777777" w:rsidR="00386F73" w:rsidRDefault="00386F73" w:rsidP="00386F73">
      <w:pPr>
        <w:pStyle w:val="BodyText"/>
        <w:spacing w:before="271" w:line="360" w:lineRule="auto"/>
        <w:ind w:left="140" w:right="162"/>
        <w:rPr>
          <w:rFonts w:eastAsia="Times New Roman"/>
        </w:rPr>
      </w:pPr>
      <w:r w:rsidRPr="003A722F">
        <w:rPr>
          <w:rFonts w:eastAsia="Times New Roman"/>
        </w:rPr>
        <w:t xml:space="preserve">As an operator, you can access the Operations application to create a defect for the operations that are </w:t>
      </w:r>
      <w:r w:rsidRPr="003A722F">
        <w:rPr>
          <w:rFonts w:eastAsia="Times New Roman"/>
        </w:rPr>
        <w:lastRenderedPageBreak/>
        <w:t xml:space="preserve">clocked-on and are available in </w:t>
      </w:r>
      <w:r w:rsidRPr="00135C18">
        <w:rPr>
          <w:rFonts w:eastAsia="Times New Roman"/>
          <w:b/>
        </w:rPr>
        <w:t>In Progress</w:t>
      </w:r>
      <w:r w:rsidRPr="003A722F">
        <w:rPr>
          <w:rFonts w:eastAsia="Times New Roman"/>
        </w:rPr>
        <w:t xml:space="preserve"> status. After you submit a defect for an operation, the status of the serial number and operation changes to </w:t>
      </w:r>
      <w:r w:rsidRPr="003A722F">
        <w:rPr>
          <w:rFonts w:eastAsia="Times New Roman"/>
          <w:b/>
        </w:rPr>
        <w:t>On Hold</w:t>
      </w:r>
      <w:r w:rsidRPr="003A722F">
        <w:rPr>
          <w:rFonts w:eastAsia="Times New Roman"/>
        </w:rPr>
        <w:t xml:space="preserve">. The operation is clocked-off for all the users that has clocked-on the operation and the users cannot access the </w:t>
      </w:r>
      <w:r w:rsidRPr="00135C18">
        <w:rPr>
          <w:rFonts w:eastAsia="Times New Roman"/>
          <w:b/>
        </w:rPr>
        <w:t>BOM</w:t>
      </w:r>
      <w:r w:rsidRPr="003A722F">
        <w:rPr>
          <w:rFonts w:eastAsia="Times New Roman"/>
        </w:rPr>
        <w:t xml:space="preserve"> and </w:t>
      </w:r>
      <w:r w:rsidRPr="00135C18">
        <w:rPr>
          <w:rFonts w:eastAsia="Times New Roman"/>
          <w:b/>
        </w:rPr>
        <w:t>Quality Data</w:t>
      </w:r>
      <w:r w:rsidRPr="003A722F">
        <w:rPr>
          <w:rFonts w:eastAsia="Times New Roman"/>
        </w:rPr>
        <w:t xml:space="preserve"> sections. To create a defect, the reason tree that you configured in the Plant Applications administrator must also be entered in the script file used for the integration of the reason tree with the Operations application.</w:t>
      </w:r>
    </w:p>
    <w:p w14:paraId="5EAF5621" w14:textId="77777777" w:rsidR="00386F73" w:rsidRPr="00996686" w:rsidRDefault="00386F73" w:rsidP="00386F73">
      <w:pPr>
        <w:pStyle w:val="BodyText"/>
        <w:spacing w:before="271" w:line="360" w:lineRule="auto"/>
        <w:ind w:left="140" w:right="162"/>
        <w:rPr>
          <w:rFonts w:eastAsia="Times New Roman"/>
        </w:rPr>
      </w:pPr>
    </w:p>
    <w:p w14:paraId="07881EE3" w14:textId="77777777" w:rsidR="00386F73" w:rsidRPr="00996686" w:rsidRDefault="00386F73" w:rsidP="00386F73">
      <w:pPr>
        <w:pStyle w:val="ListParagraph"/>
        <w:widowControl w:val="0"/>
        <w:numPr>
          <w:ilvl w:val="0"/>
          <w:numId w:val="46"/>
        </w:numPr>
        <w:tabs>
          <w:tab w:val="left" w:pos="445"/>
        </w:tabs>
        <w:autoSpaceDE w:val="0"/>
        <w:autoSpaceDN w:val="0"/>
        <w:spacing w:before="175" w:after="0" w:line="240" w:lineRule="auto"/>
        <w:contextualSpacing w:val="0"/>
        <w:rPr>
          <w:sz w:val="19"/>
        </w:rPr>
      </w:pPr>
      <w:r w:rsidRPr="00996686">
        <w:rPr>
          <w:sz w:val="19"/>
        </w:rPr>
        <w:t>Log in to the Plant Applications Universal Client.</w:t>
      </w:r>
    </w:p>
    <w:p w14:paraId="0C15975A" w14:textId="77777777" w:rsidR="00386F73" w:rsidRPr="00F10514" w:rsidRDefault="00386F73" w:rsidP="00386F73">
      <w:pPr>
        <w:pStyle w:val="ListParagraph"/>
        <w:widowControl w:val="0"/>
        <w:numPr>
          <w:ilvl w:val="0"/>
          <w:numId w:val="46"/>
        </w:numPr>
        <w:tabs>
          <w:tab w:val="left" w:pos="445"/>
        </w:tabs>
        <w:autoSpaceDE w:val="0"/>
        <w:autoSpaceDN w:val="0"/>
        <w:spacing w:before="175" w:after="0" w:line="240" w:lineRule="auto"/>
        <w:contextualSpacing w:val="0"/>
        <w:rPr>
          <w:sz w:val="19"/>
          <w:szCs w:val="19"/>
        </w:rPr>
      </w:pPr>
      <w:r w:rsidRPr="00F10514">
        <w:rPr>
          <w:sz w:val="19"/>
          <w:szCs w:val="19"/>
        </w:rPr>
        <w:t>Select Operations.</w:t>
      </w:r>
    </w:p>
    <w:p w14:paraId="335C039B" w14:textId="77777777" w:rsidR="00386F73" w:rsidRPr="00F10514" w:rsidRDefault="00386F73" w:rsidP="00386F73">
      <w:pPr>
        <w:pStyle w:val="ListParagraph"/>
        <w:widowControl w:val="0"/>
        <w:numPr>
          <w:ilvl w:val="0"/>
          <w:numId w:val="46"/>
        </w:numPr>
        <w:tabs>
          <w:tab w:val="left" w:pos="445"/>
        </w:tabs>
        <w:autoSpaceDE w:val="0"/>
        <w:autoSpaceDN w:val="0"/>
        <w:spacing w:before="175" w:after="0" w:line="240" w:lineRule="auto"/>
        <w:contextualSpacing w:val="0"/>
        <w:rPr>
          <w:sz w:val="19"/>
          <w:szCs w:val="19"/>
        </w:rPr>
      </w:pPr>
      <w:r w:rsidRPr="00F10514">
        <w:rPr>
          <w:sz w:val="19"/>
          <w:szCs w:val="19"/>
        </w:rPr>
        <w:t xml:space="preserve">In the </w:t>
      </w:r>
      <w:r w:rsidRPr="00F10514">
        <w:rPr>
          <w:b/>
          <w:sz w:val="19"/>
          <w:szCs w:val="19"/>
        </w:rPr>
        <w:t>Machines</w:t>
      </w:r>
      <w:r w:rsidRPr="00F10514">
        <w:rPr>
          <w:sz w:val="19"/>
          <w:szCs w:val="19"/>
        </w:rPr>
        <w:t xml:space="preserve"> drop-down list box, select a machine. </w:t>
      </w:r>
    </w:p>
    <w:p w14:paraId="6C0315B7" w14:textId="77777777" w:rsidR="00386F73" w:rsidRPr="00F10514" w:rsidRDefault="00386F73" w:rsidP="00386F73">
      <w:pPr>
        <w:tabs>
          <w:tab w:val="left" w:pos="445"/>
        </w:tabs>
        <w:spacing w:before="175"/>
        <w:ind w:left="720"/>
        <w:rPr>
          <w:rFonts w:ascii="Arial" w:eastAsia="Times New Roman" w:hAnsi="Arial" w:cs="Arial"/>
          <w:sz w:val="19"/>
          <w:szCs w:val="19"/>
        </w:rPr>
      </w:pPr>
      <w:r w:rsidRPr="00F10514">
        <w:rPr>
          <w:rFonts w:ascii="Arial" w:hAnsi="Arial" w:cs="Arial"/>
          <w:sz w:val="19"/>
          <w:szCs w:val="19"/>
        </w:rPr>
        <w:t>The</w:t>
      </w:r>
      <w:r w:rsidRPr="00F10514">
        <w:rPr>
          <w:rFonts w:ascii="Arial" w:eastAsia="Times New Roman" w:hAnsi="Arial" w:cs="Arial"/>
          <w:sz w:val="19"/>
          <w:szCs w:val="19"/>
        </w:rPr>
        <w:t xml:space="preserve"> </w:t>
      </w:r>
      <w:r w:rsidRPr="00F10514">
        <w:rPr>
          <w:rFonts w:ascii="Arial" w:eastAsia="Times New Roman" w:hAnsi="Arial" w:cs="Arial"/>
          <w:b/>
          <w:sz w:val="19"/>
          <w:szCs w:val="19"/>
        </w:rPr>
        <w:t>Open</w:t>
      </w:r>
      <w:r w:rsidRPr="00F10514">
        <w:rPr>
          <w:rFonts w:ascii="Arial" w:eastAsia="Times New Roman" w:hAnsi="Arial" w:cs="Arial"/>
          <w:sz w:val="19"/>
          <w:szCs w:val="19"/>
        </w:rPr>
        <w:t xml:space="preserve"> page appears.</w:t>
      </w:r>
    </w:p>
    <w:p w14:paraId="4D650777" w14:textId="77777777" w:rsidR="00386F73" w:rsidRPr="00F10514" w:rsidRDefault="00386F73" w:rsidP="00386F73">
      <w:pPr>
        <w:pStyle w:val="ListParagraph"/>
        <w:widowControl w:val="0"/>
        <w:numPr>
          <w:ilvl w:val="0"/>
          <w:numId w:val="46"/>
        </w:numPr>
        <w:tabs>
          <w:tab w:val="left" w:pos="445"/>
        </w:tabs>
        <w:autoSpaceDE w:val="0"/>
        <w:autoSpaceDN w:val="0"/>
        <w:spacing w:before="175" w:after="0" w:line="240" w:lineRule="auto"/>
        <w:contextualSpacing w:val="0"/>
        <w:rPr>
          <w:sz w:val="19"/>
          <w:szCs w:val="19"/>
        </w:rPr>
      </w:pPr>
      <w:r w:rsidRPr="00F10514">
        <w:rPr>
          <w:sz w:val="19"/>
          <w:szCs w:val="19"/>
        </w:rPr>
        <w:t xml:space="preserve">In the </w:t>
      </w:r>
      <w:r w:rsidRPr="00F10514">
        <w:rPr>
          <w:b/>
          <w:sz w:val="19"/>
          <w:szCs w:val="19"/>
        </w:rPr>
        <w:t xml:space="preserve">Open </w:t>
      </w:r>
      <w:r w:rsidRPr="00F10514">
        <w:rPr>
          <w:sz w:val="19"/>
          <w:szCs w:val="19"/>
        </w:rPr>
        <w:t xml:space="preserve">page, select a clocked-on operation. </w:t>
      </w:r>
    </w:p>
    <w:p w14:paraId="37DC2EFB" w14:textId="77777777" w:rsidR="00386F73" w:rsidRPr="00F10514" w:rsidRDefault="00386F73" w:rsidP="00386F73">
      <w:pPr>
        <w:tabs>
          <w:tab w:val="left" w:pos="445"/>
        </w:tabs>
        <w:spacing w:before="175"/>
        <w:ind w:left="720"/>
        <w:rPr>
          <w:rFonts w:ascii="Arial" w:hAnsi="Arial" w:cs="Arial"/>
          <w:sz w:val="19"/>
          <w:szCs w:val="19"/>
        </w:rPr>
      </w:pPr>
      <w:r w:rsidRPr="00F10514">
        <w:rPr>
          <w:rFonts w:ascii="Arial" w:hAnsi="Arial" w:cs="Arial"/>
          <w:sz w:val="19"/>
          <w:szCs w:val="19"/>
        </w:rPr>
        <w:t xml:space="preserve">The </w:t>
      </w:r>
      <w:r w:rsidRPr="006148D1">
        <w:rPr>
          <w:rFonts w:ascii="Arial" w:hAnsi="Arial" w:cs="Arial"/>
          <w:b/>
          <w:sz w:val="19"/>
          <w:szCs w:val="19"/>
        </w:rPr>
        <w:t>Document</w:t>
      </w:r>
      <w:r w:rsidRPr="00F10514">
        <w:rPr>
          <w:rFonts w:ascii="Arial" w:hAnsi="Arial" w:cs="Arial"/>
          <w:sz w:val="19"/>
          <w:szCs w:val="19"/>
        </w:rPr>
        <w:t xml:space="preserve"> page appears</w:t>
      </w:r>
      <w:r>
        <w:rPr>
          <w:rFonts w:ascii="Arial" w:hAnsi="Arial" w:cs="Arial"/>
          <w:sz w:val="19"/>
          <w:szCs w:val="19"/>
        </w:rPr>
        <w:t xml:space="preserve"> displaying operation details</w:t>
      </w:r>
      <w:r w:rsidRPr="00F10514">
        <w:rPr>
          <w:rFonts w:ascii="Arial" w:hAnsi="Arial" w:cs="Arial"/>
          <w:sz w:val="19"/>
          <w:szCs w:val="19"/>
        </w:rPr>
        <w:t xml:space="preserve">. </w:t>
      </w:r>
    </w:p>
    <w:p w14:paraId="1503295B" w14:textId="77777777" w:rsidR="00386F73" w:rsidRPr="00996686" w:rsidRDefault="00386F73" w:rsidP="00386F73">
      <w:pPr>
        <w:pStyle w:val="ListParagraph"/>
        <w:widowControl w:val="0"/>
        <w:numPr>
          <w:ilvl w:val="0"/>
          <w:numId w:val="46"/>
        </w:numPr>
        <w:tabs>
          <w:tab w:val="left" w:pos="445"/>
        </w:tabs>
        <w:autoSpaceDE w:val="0"/>
        <w:autoSpaceDN w:val="0"/>
        <w:spacing w:before="175" w:after="0" w:line="240" w:lineRule="auto"/>
        <w:contextualSpacing w:val="0"/>
        <w:rPr>
          <w:sz w:val="19"/>
        </w:rPr>
      </w:pPr>
      <w:r w:rsidRPr="00996686">
        <w:rPr>
          <w:sz w:val="19"/>
        </w:rPr>
        <w:t xml:space="preserve">Select </w:t>
      </w:r>
      <w:r w:rsidRPr="00996686">
        <w:rPr>
          <w:noProof/>
        </w:rPr>
        <w:drawing>
          <wp:inline distT="0" distB="0" distL="0" distR="0" wp14:anchorId="40C85B7D" wp14:editId="616A9C01">
            <wp:extent cx="311166" cy="304816"/>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11166" cy="304816"/>
                    </a:xfrm>
                    <a:prstGeom prst="rect">
                      <a:avLst/>
                    </a:prstGeom>
                  </pic:spPr>
                </pic:pic>
              </a:graphicData>
            </a:graphic>
          </wp:inline>
        </w:drawing>
      </w:r>
      <w:r w:rsidRPr="00996686">
        <w:rPr>
          <w:sz w:val="19"/>
        </w:rPr>
        <w:t xml:space="preserve"> in the page</w:t>
      </w:r>
      <w:r>
        <w:rPr>
          <w:sz w:val="19"/>
        </w:rPr>
        <w:t xml:space="preserve"> displaying operation details</w:t>
      </w:r>
      <w:r w:rsidRPr="00996686">
        <w:rPr>
          <w:sz w:val="19"/>
        </w:rPr>
        <w:t>.</w:t>
      </w:r>
    </w:p>
    <w:p w14:paraId="35563731" w14:textId="77777777" w:rsidR="00386F73" w:rsidRPr="00996686" w:rsidRDefault="00386F73" w:rsidP="00386F73">
      <w:pPr>
        <w:tabs>
          <w:tab w:val="left" w:pos="445"/>
        </w:tabs>
        <w:spacing w:before="175"/>
        <w:ind w:left="720"/>
        <w:rPr>
          <w:rFonts w:ascii="Arial" w:hAnsi="Arial" w:cs="Arial"/>
          <w:sz w:val="19"/>
        </w:rPr>
      </w:pPr>
      <w:r w:rsidRPr="00996686">
        <w:rPr>
          <w:rFonts w:ascii="Arial" w:hAnsi="Arial" w:cs="Arial"/>
          <w:sz w:val="19"/>
        </w:rPr>
        <w:t xml:space="preserve">The </w:t>
      </w:r>
      <w:r w:rsidRPr="00996686">
        <w:rPr>
          <w:rFonts w:ascii="Arial" w:hAnsi="Arial" w:cs="Arial"/>
          <w:b/>
          <w:sz w:val="19"/>
        </w:rPr>
        <w:t>Create Defect</w:t>
      </w:r>
      <w:r w:rsidRPr="00996686">
        <w:rPr>
          <w:rFonts w:ascii="Arial" w:hAnsi="Arial" w:cs="Arial"/>
          <w:sz w:val="19"/>
        </w:rPr>
        <w:t xml:space="preserve"> window appears. </w:t>
      </w:r>
    </w:p>
    <w:p w14:paraId="47900FF1" w14:textId="77777777" w:rsidR="00386F73" w:rsidRPr="00996686" w:rsidRDefault="00386F73" w:rsidP="00386F73">
      <w:pPr>
        <w:pStyle w:val="ListParagraph"/>
        <w:widowControl w:val="0"/>
        <w:numPr>
          <w:ilvl w:val="0"/>
          <w:numId w:val="46"/>
        </w:numPr>
        <w:tabs>
          <w:tab w:val="left" w:pos="445"/>
        </w:tabs>
        <w:autoSpaceDE w:val="0"/>
        <w:autoSpaceDN w:val="0"/>
        <w:spacing w:before="175" w:after="0" w:line="240" w:lineRule="auto"/>
        <w:contextualSpacing w:val="0"/>
        <w:rPr>
          <w:sz w:val="19"/>
        </w:rPr>
      </w:pPr>
      <w:r w:rsidRPr="00996686">
        <w:rPr>
          <w:sz w:val="19"/>
        </w:rPr>
        <w:t xml:space="preserve">In the </w:t>
      </w:r>
      <w:r w:rsidRPr="00996686">
        <w:rPr>
          <w:b/>
          <w:sz w:val="19"/>
        </w:rPr>
        <w:t>Create Defect</w:t>
      </w:r>
      <w:r w:rsidRPr="00996686">
        <w:rPr>
          <w:sz w:val="19"/>
        </w:rPr>
        <w:t xml:space="preserve"> window, specify the appropriate details in the option</w:t>
      </w:r>
      <w:r>
        <w:rPr>
          <w:sz w:val="19"/>
        </w:rPr>
        <w:t>s</w:t>
      </w:r>
      <w:r w:rsidRPr="00996686">
        <w:rPr>
          <w:sz w:val="19"/>
        </w:rPr>
        <w:t xml:space="preserve"> as described in the following table.</w:t>
      </w:r>
    </w:p>
    <w:tbl>
      <w:tblPr>
        <w:tblStyle w:val="GridTable1Light"/>
        <w:tblW w:w="0" w:type="auto"/>
        <w:tblLook w:val="04A0" w:firstRow="1" w:lastRow="0" w:firstColumn="1" w:lastColumn="0" w:noHBand="0" w:noVBand="1"/>
      </w:tblPr>
      <w:tblGrid>
        <w:gridCol w:w="4675"/>
        <w:gridCol w:w="4675"/>
      </w:tblGrid>
      <w:tr w:rsidR="00386F73" w:rsidRPr="00996686" w14:paraId="6ADE3D4B" w14:textId="77777777" w:rsidTr="00386F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CC072C7" w14:textId="77777777" w:rsidR="00386F73" w:rsidRPr="00996686" w:rsidRDefault="00386F73" w:rsidP="00386F73">
            <w:pPr>
              <w:tabs>
                <w:tab w:val="left" w:pos="445"/>
              </w:tabs>
              <w:spacing w:before="175"/>
              <w:rPr>
                <w:rFonts w:ascii="Arial" w:hAnsi="Arial" w:cs="Arial"/>
                <w:sz w:val="19"/>
              </w:rPr>
            </w:pPr>
            <w:r w:rsidRPr="00996686">
              <w:rPr>
                <w:rFonts w:ascii="Arial" w:hAnsi="Arial" w:cs="Arial"/>
                <w:sz w:val="19"/>
              </w:rPr>
              <w:t>Option</w:t>
            </w:r>
          </w:p>
        </w:tc>
        <w:tc>
          <w:tcPr>
            <w:tcW w:w="4675" w:type="dxa"/>
          </w:tcPr>
          <w:p w14:paraId="7E004183" w14:textId="77777777" w:rsidR="00386F73" w:rsidRPr="00996686" w:rsidRDefault="00386F73" w:rsidP="00386F73">
            <w:pPr>
              <w:tabs>
                <w:tab w:val="left" w:pos="445"/>
              </w:tabs>
              <w:spacing w:before="175"/>
              <w:cnfStyle w:val="100000000000" w:firstRow="1" w:lastRow="0" w:firstColumn="0" w:lastColumn="0" w:oddVBand="0" w:evenVBand="0" w:oddHBand="0" w:evenHBand="0" w:firstRowFirstColumn="0" w:firstRowLastColumn="0" w:lastRowFirstColumn="0" w:lastRowLastColumn="0"/>
              <w:rPr>
                <w:rFonts w:ascii="Arial" w:hAnsi="Arial" w:cs="Arial"/>
                <w:sz w:val="19"/>
              </w:rPr>
            </w:pPr>
            <w:r w:rsidRPr="00996686">
              <w:rPr>
                <w:rFonts w:ascii="Arial" w:hAnsi="Arial" w:cs="Arial"/>
                <w:sz w:val="19"/>
              </w:rPr>
              <w:t>Description</w:t>
            </w:r>
          </w:p>
        </w:tc>
      </w:tr>
      <w:tr w:rsidR="00386F73" w:rsidRPr="00996686" w14:paraId="7F371358"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6AE24614" w14:textId="77777777" w:rsidR="00386F73" w:rsidRPr="00996686" w:rsidRDefault="00386F73" w:rsidP="00386F73">
            <w:pPr>
              <w:tabs>
                <w:tab w:val="left" w:pos="445"/>
              </w:tabs>
              <w:spacing w:before="175"/>
              <w:rPr>
                <w:rFonts w:ascii="Arial" w:hAnsi="Arial" w:cs="Arial"/>
                <w:sz w:val="19"/>
              </w:rPr>
            </w:pPr>
            <w:r w:rsidRPr="00996686">
              <w:rPr>
                <w:rFonts w:ascii="Arial" w:hAnsi="Arial" w:cs="Arial"/>
                <w:sz w:val="19"/>
              </w:rPr>
              <w:t>SUMMARY</w:t>
            </w:r>
          </w:p>
        </w:tc>
        <w:tc>
          <w:tcPr>
            <w:tcW w:w="4675" w:type="dxa"/>
          </w:tcPr>
          <w:p w14:paraId="05A75366" w14:textId="77777777" w:rsidR="00386F73" w:rsidRPr="00996686" w:rsidRDefault="00386F73" w:rsidP="00386F73">
            <w:pPr>
              <w:tabs>
                <w:tab w:val="left" w:pos="445"/>
              </w:tabs>
              <w:spacing w:before="175"/>
              <w:cnfStyle w:val="000000000000" w:firstRow="0" w:lastRow="0" w:firstColumn="0" w:lastColumn="0" w:oddVBand="0" w:evenVBand="0" w:oddHBand="0" w:evenHBand="0" w:firstRowFirstColumn="0" w:firstRowLastColumn="0" w:lastRowFirstColumn="0" w:lastRowLastColumn="0"/>
              <w:rPr>
                <w:rFonts w:ascii="Arial" w:hAnsi="Arial" w:cs="Arial"/>
                <w:sz w:val="19"/>
              </w:rPr>
            </w:pPr>
            <w:r w:rsidRPr="00996686">
              <w:rPr>
                <w:rFonts w:ascii="Arial" w:hAnsi="Arial" w:cs="Arial"/>
                <w:sz w:val="19"/>
              </w:rPr>
              <w:t xml:space="preserve">The summary associated with the defect. </w:t>
            </w:r>
          </w:p>
        </w:tc>
      </w:tr>
      <w:tr w:rsidR="00386F73" w:rsidRPr="00996686" w14:paraId="46BD4146"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7EEE0602" w14:textId="77777777" w:rsidR="00386F73" w:rsidRPr="00996686" w:rsidRDefault="00386F73" w:rsidP="00386F73">
            <w:pPr>
              <w:tabs>
                <w:tab w:val="left" w:pos="445"/>
              </w:tabs>
              <w:spacing w:before="175"/>
              <w:rPr>
                <w:rFonts w:ascii="Arial" w:hAnsi="Arial" w:cs="Arial"/>
                <w:sz w:val="19"/>
              </w:rPr>
            </w:pPr>
            <w:r w:rsidRPr="00996686">
              <w:rPr>
                <w:rFonts w:ascii="Arial" w:hAnsi="Arial" w:cs="Arial"/>
                <w:sz w:val="19"/>
              </w:rPr>
              <w:t>LOCATION</w:t>
            </w:r>
          </w:p>
        </w:tc>
        <w:tc>
          <w:tcPr>
            <w:tcW w:w="4675" w:type="dxa"/>
          </w:tcPr>
          <w:p w14:paraId="0C69826D" w14:textId="77777777" w:rsidR="00386F73" w:rsidRPr="00996686" w:rsidRDefault="00386F73" w:rsidP="00386F73">
            <w:pPr>
              <w:tabs>
                <w:tab w:val="left" w:pos="445"/>
              </w:tabs>
              <w:spacing w:before="175"/>
              <w:cnfStyle w:val="000000000000" w:firstRow="0" w:lastRow="0" w:firstColumn="0" w:lastColumn="0" w:oddVBand="0" w:evenVBand="0" w:oddHBand="0" w:evenHBand="0" w:firstRowFirstColumn="0" w:firstRowLastColumn="0" w:lastRowFirstColumn="0" w:lastRowLastColumn="0"/>
              <w:rPr>
                <w:rFonts w:ascii="Arial" w:hAnsi="Arial" w:cs="Arial"/>
                <w:sz w:val="19"/>
              </w:rPr>
            </w:pPr>
            <w:r w:rsidRPr="00996686">
              <w:rPr>
                <w:rFonts w:ascii="Arial" w:hAnsi="Arial" w:cs="Arial"/>
                <w:sz w:val="19"/>
              </w:rPr>
              <w:t xml:space="preserve">By default, the machine or Production Unit associated with the operation appear. </w:t>
            </w:r>
          </w:p>
        </w:tc>
      </w:tr>
      <w:tr w:rsidR="00386F73" w:rsidRPr="00996686" w14:paraId="71C7DE1A"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657E04AD" w14:textId="77777777" w:rsidR="00386F73" w:rsidRPr="00996686" w:rsidRDefault="00386F73" w:rsidP="00386F73">
            <w:pPr>
              <w:tabs>
                <w:tab w:val="left" w:pos="445"/>
              </w:tabs>
              <w:spacing w:before="175"/>
              <w:rPr>
                <w:rFonts w:ascii="Arial" w:hAnsi="Arial" w:cs="Arial"/>
                <w:sz w:val="19"/>
              </w:rPr>
            </w:pPr>
            <w:r w:rsidRPr="00996686">
              <w:rPr>
                <w:rFonts w:ascii="Arial" w:hAnsi="Arial" w:cs="Arial"/>
                <w:sz w:val="19"/>
              </w:rPr>
              <w:t>AFFECTED QUANTITY</w:t>
            </w:r>
          </w:p>
        </w:tc>
        <w:tc>
          <w:tcPr>
            <w:tcW w:w="4675" w:type="dxa"/>
          </w:tcPr>
          <w:p w14:paraId="2E86506B" w14:textId="77777777" w:rsidR="00386F73" w:rsidRPr="00996686" w:rsidRDefault="00386F73" w:rsidP="00386F73">
            <w:pPr>
              <w:tabs>
                <w:tab w:val="left" w:pos="445"/>
              </w:tabs>
              <w:spacing w:before="175"/>
              <w:cnfStyle w:val="000000000000" w:firstRow="0" w:lastRow="0" w:firstColumn="0" w:lastColumn="0" w:oddVBand="0" w:evenVBand="0" w:oddHBand="0" w:evenHBand="0" w:firstRowFirstColumn="0" w:firstRowLastColumn="0" w:lastRowFirstColumn="0" w:lastRowLastColumn="0"/>
              <w:rPr>
                <w:rFonts w:ascii="Arial" w:hAnsi="Arial" w:cs="Arial"/>
                <w:sz w:val="19"/>
              </w:rPr>
            </w:pPr>
            <w:r w:rsidRPr="00996686">
              <w:rPr>
                <w:rFonts w:ascii="Arial" w:hAnsi="Arial" w:cs="Arial"/>
                <w:sz w:val="19"/>
              </w:rPr>
              <w:t xml:space="preserve">The quantity of BOM parts that are affected. </w:t>
            </w:r>
          </w:p>
        </w:tc>
      </w:tr>
      <w:tr w:rsidR="00386F73" w:rsidRPr="00996686" w14:paraId="4DBDE144"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1BA0855B" w14:textId="77777777" w:rsidR="00386F73" w:rsidRPr="00996686" w:rsidRDefault="00386F73" w:rsidP="00386F73">
            <w:pPr>
              <w:tabs>
                <w:tab w:val="left" w:pos="445"/>
              </w:tabs>
              <w:spacing w:before="175"/>
              <w:rPr>
                <w:rFonts w:ascii="Arial" w:hAnsi="Arial" w:cs="Arial"/>
                <w:sz w:val="19"/>
              </w:rPr>
            </w:pPr>
            <w:r w:rsidRPr="00996686">
              <w:rPr>
                <w:rFonts w:ascii="Arial" w:hAnsi="Arial" w:cs="Arial"/>
                <w:sz w:val="19"/>
              </w:rPr>
              <w:t>NON-CONFORMANCE TYPE </w:t>
            </w:r>
          </w:p>
        </w:tc>
        <w:tc>
          <w:tcPr>
            <w:tcW w:w="4675" w:type="dxa"/>
          </w:tcPr>
          <w:p w14:paraId="7828BBE9" w14:textId="77777777" w:rsidR="00386F73" w:rsidRPr="00996686" w:rsidRDefault="00386F73" w:rsidP="00386F73">
            <w:pPr>
              <w:tabs>
                <w:tab w:val="left" w:pos="445"/>
              </w:tabs>
              <w:spacing w:before="175"/>
              <w:cnfStyle w:val="000000000000" w:firstRow="0" w:lastRow="0" w:firstColumn="0" w:lastColumn="0" w:oddVBand="0" w:evenVBand="0" w:oddHBand="0" w:evenHBand="0" w:firstRowFirstColumn="0" w:firstRowLastColumn="0" w:lastRowFirstColumn="0" w:lastRowLastColumn="0"/>
              <w:rPr>
                <w:rFonts w:ascii="Arial" w:hAnsi="Arial" w:cs="Arial"/>
                <w:sz w:val="19"/>
              </w:rPr>
            </w:pPr>
            <w:r w:rsidRPr="00996686">
              <w:rPr>
                <w:rFonts w:ascii="Arial" w:hAnsi="Arial" w:cs="Arial"/>
                <w:sz w:val="19"/>
              </w:rPr>
              <w:t>By default, the non-conformance of the materials that do not conform to the manufacturing specification appear</w:t>
            </w:r>
            <w:r>
              <w:rPr>
                <w:rFonts w:ascii="Arial" w:hAnsi="Arial" w:cs="Arial"/>
                <w:sz w:val="19"/>
              </w:rPr>
              <w:t>s</w:t>
            </w:r>
            <w:r w:rsidRPr="00996686">
              <w:rPr>
                <w:rFonts w:ascii="Arial" w:hAnsi="Arial" w:cs="Arial"/>
                <w:sz w:val="19"/>
              </w:rPr>
              <w:t xml:space="preserve">.  </w:t>
            </w:r>
          </w:p>
        </w:tc>
      </w:tr>
      <w:tr w:rsidR="00386F73" w:rsidRPr="00996686" w14:paraId="09FEDCB2"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0877BEDB" w14:textId="77777777" w:rsidR="00386F73" w:rsidRPr="00996686" w:rsidRDefault="00386F73" w:rsidP="00386F73">
            <w:pPr>
              <w:tabs>
                <w:tab w:val="left" w:pos="445"/>
              </w:tabs>
              <w:spacing w:before="175"/>
              <w:rPr>
                <w:rFonts w:ascii="Arial" w:hAnsi="Arial" w:cs="Arial"/>
                <w:sz w:val="19"/>
              </w:rPr>
            </w:pPr>
            <w:r w:rsidRPr="00996686">
              <w:rPr>
                <w:rFonts w:ascii="Arial" w:hAnsi="Arial" w:cs="Arial"/>
                <w:sz w:val="19"/>
              </w:rPr>
              <w:t>DEFECT TYPE</w:t>
            </w:r>
          </w:p>
        </w:tc>
        <w:tc>
          <w:tcPr>
            <w:tcW w:w="4675" w:type="dxa"/>
          </w:tcPr>
          <w:p w14:paraId="74E1802B" w14:textId="77777777" w:rsidR="00386F73" w:rsidRPr="00996686" w:rsidRDefault="00386F73" w:rsidP="00386F73">
            <w:pPr>
              <w:tabs>
                <w:tab w:val="left" w:pos="445"/>
              </w:tabs>
              <w:spacing w:before="175"/>
              <w:cnfStyle w:val="000000000000" w:firstRow="0" w:lastRow="0" w:firstColumn="0" w:lastColumn="0" w:oddVBand="0" w:evenVBand="0" w:oddHBand="0" w:evenHBand="0" w:firstRowFirstColumn="0" w:firstRowLastColumn="0" w:lastRowFirstColumn="0" w:lastRowLastColumn="0"/>
              <w:rPr>
                <w:rFonts w:ascii="Arial" w:hAnsi="Arial" w:cs="Arial"/>
                <w:sz w:val="19"/>
              </w:rPr>
            </w:pPr>
            <w:r w:rsidRPr="00996686">
              <w:rPr>
                <w:rFonts w:ascii="Arial" w:hAnsi="Arial" w:cs="Arial"/>
                <w:sz w:val="19"/>
              </w:rPr>
              <w:t xml:space="preserve">The type of defect associated with the material of the operation. </w:t>
            </w:r>
          </w:p>
        </w:tc>
      </w:tr>
      <w:tr w:rsidR="00386F73" w:rsidRPr="00996686" w14:paraId="3633DD6F"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116561DF" w14:textId="77777777" w:rsidR="00386F73" w:rsidRPr="00996686" w:rsidRDefault="00386F73" w:rsidP="00386F73">
            <w:pPr>
              <w:tabs>
                <w:tab w:val="left" w:pos="445"/>
              </w:tabs>
              <w:spacing w:before="175"/>
              <w:rPr>
                <w:rFonts w:ascii="Arial" w:hAnsi="Arial" w:cs="Arial"/>
                <w:sz w:val="19"/>
              </w:rPr>
            </w:pPr>
            <w:r w:rsidRPr="00996686">
              <w:rPr>
                <w:rFonts w:ascii="Arial" w:hAnsi="Arial" w:cs="Arial"/>
                <w:sz w:val="19"/>
              </w:rPr>
              <w:t>DEFECT REASON</w:t>
            </w:r>
          </w:p>
        </w:tc>
        <w:tc>
          <w:tcPr>
            <w:tcW w:w="4675" w:type="dxa"/>
          </w:tcPr>
          <w:p w14:paraId="79686D3E" w14:textId="77777777" w:rsidR="00386F73" w:rsidRPr="00996686" w:rsidRDefault="00386F73" w:rsidP="00386F73">
            <w:pPr>
              <w:tabs>
                <w:tab w:val="left" w:pos="445"/>
              </w:tabs>
              <w:spacing w:before="175"/>
              <w:cnfStyle w:val="000000000000" w:firstRow="0" w:lastRow="0" w:firstColumn="0" w:lastColumn="0" w:oddVBand="0" w:evenVBand="0" w:oddHBand="0" w:evenHBand="0" w:firstRowFirstColumn="0" w:firstRowLastColumn="0" w:lastRowFirstColumn="0" w:lastRowLastColumn="0"/>
              <w:rPr>
                <w:rFonts w:ascii="Arial" w:hAnsi="Arial" w:cs="Arial"/>
                <w:sz w:val="19"/>
              </w:rPr>
            </w:pPr>
            <w:r w:rsidRPr="00996686">
              <w:rPr>
                <w:rFonts w:ascii="Arial" w:hAnsi="Arial" w:cs="Arial"/>
                <w:sz w:val="19"/>
              </w:rPr>
              <w:t xml:space="preserve">The reason for the defect in the material associated with the operation. You can use the reason tree to specify the reason </w:t>
            </w:r>
            <w:r>
              <w:rPr>
                <w:rFonts w:ascii="Arial" w:hAnsi="Arial" w:cs="Arial"/>
                <w:sz w:val="19"/>
              </w:rPr>
              <w:t>for</w:t>
            </w:r>
            <w:r w:rsidRPr="00996686">
              <w:rPr>
                <w:rFonts w:ascii="Arial" w:hAnsi="Arial" w:cs="Arial"/>
                <w:sz w:val="19"/>
              </w:rPr>
              <w:t xml:space="preserve"> the defect, and then </w:t>
            </w:r>
            <w:r>
              <w:rPr>
                <w:rFonts w:ascii="Arial" w:hAnsi="Arial" w:cs="Arial"/>
                <w:sz w:val="19"/>
              </w:rPr>
              <w:t>select</w:t>
            </w:r>
            <w:r w:rsidRPr="00996686">
              <w:rPr>
                <w:rFonts w:ascii="Arial" w:hAnsi="Arial" w:cs="Arial"/>
                <w:sz w:val="19"/>
              </w:rPr>
              <w:t xml:space="preserve"> </w:t>
            </w:r>
            <w:r w:rsidRPr="00996686">
              <w:rPr>
                <w:rFonts w:ascii="Arial" w:hAnsi="Arial" w:cs="Arial"/>
                <w:b/>
                <w:sz w:val="19"/>
              </w:rPr>
              <w:t>Apply</w:t>
            </w:r>
            <w:r w:rsidRPr="00996686">
              <w:rPr>
                <w:rFonts w:ascii="Arial" w:hAnsi="Arial" w:cs="Arial"/>
                <w:sz w:val="19"/>
              </w:rPr>
              <w:t xml:space="preserve">. </w:t>
            </w:r>
          </w:p>
        </w:tc>
      </w:tr>
      <w:tr w:rsidR="00386F73" w:rsidRPr="00996686" w14:paraId="32A4173E"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7EC2B32D" w14:textId="77777777" w:rsidR="00386F73" w:rsidRPr="00996686" w:rsidRDefault="00386F73" w:rsidP="00386F73">
            <w:pPr>
              <w:tabs>
                <w:tab w:val="left" w:pos="445"/>
              </w:tabs>
              <w:spacing w:before="175"/>
              <w:rPr>
                <w:rFonts w:ascii="Arial" w:hAnsi="Arial" w:cs="Arial"/>
                <w:sz w:val="19"/>
              </w:rPr>
            </w:pPr>
            <w:r w:rsidRPr="00996686">
              <w:rPr>
                <w:rFonts w:ascii="Arial" w:hAnsi="Arial" w:cs="Arial"/>
                <w:sz w:val="19"/>
              </w:rPr>
              <w:t>FULL DESCRIPTION</w:t>
            </w:r>
          </w:p>
        </w:tc>
        <w:tc>
          <w:tcPr>
            <w:tcW w:w="4675" w:type="dxa"/>
          </w:tcPr>
          <w:p w14:paraId="0E60CCF9" w14:textId="77777777" w:rsidR="00386F73" w:rsidRPr="00996686" w:rsidRDefault="00386F73" w:rsidP="00386F73">
            <w:pPr>
              <w:tabs>
                <w:tab w:val="left" w:pos="445"/>
              </w:tabs>
              <w:spacing w:before="175"/>
              <w:cnfStyle w:val="000000000000" w:firstRow="0" w:lastRow="0" w:firstColumn="0" w:lastColumn="0" w:oddVBand="0" w:evenVBand="0" w:oddHBand="0" w:evenHBand="0" w:firstRowFirstColumn="0" w:firstRowLastColumn="0" w:lastRowFirstColumn="0" w:lastRowLastColumn="0"/>
              <w:rPr>
                <w:rFonts w:ascii="Arial" w:hAnsi="Arial" w:cs="Arial"/>
                <w:sz w:val="19"/>
              </w:rPr>
            </w:pPr>
            <w:r w:rsidRPr="00996686">
              <w:rPr>
                <w:rFonts w:ascii="Arial" w:hAnsi="Arial" w:cs="Arial"/>
                <w:sz w:val="19"/>
              </w:rPr>
              <w:t xml:space="preserve">The detailed description of the defect in the material associated with the operation. </w:t>
            </w:r>
          </w:p>
        </w:tc>
      </w:tr>
    </w:tbl>
    <w:p w14:paraId="5C1C747F" w14:textId="77777777" w:rsidR="00386F73" w:rsidRDefault="00386F73" w:rsidP="00386F73">
      <w:pPr>
        <w:pStyle w:val="ListParagraph"/>
        <w:widowControl w:val="0"/>
        <w:numPr>
          <w:ilvl w:val="0"/>
          <w:numId w:val="46"/>
        </w:numPr>
        <w:tabs>
          <w:tab w:val="left" w:pos="445"/>
        </w:tabs>
        <w:autoSpaceDE w:val="0"/>
        <w:autoSpaceDN w:val="0"/>
        <w:spacing w:before="175" w:after="0" w:line="240" w:lineRule="auto"/>
        <w:contextualSpacing w:val="0"/>
        <w:rPr>
          <w:sz w:val="19"/>
        </w:rPr>
      </w:pPr>
      <w:r>
        <w:rPr>
          <w:sz w:val="19"/>
        </w:rPr>
        <w:t>Select</w:t>
      </w:r>
      <w:r w:rsidRPr="00996686">
        <w:rPr>
          <w:sz w:val="19"/>
        </w:rPr>
        <w:t xml:space="preserve"> </w:t>
      </w:r>
      <w:r w:rsidRPr="00996686">
        <w:rPr>
          <w:b/>
          <w:sz w:val="19"/>
        </w:rPr>
        <w:t>Submit</w:t>
      </w:r>
      <w:r w:rsidRPr="00996686">
        <w:rPr>
          <w:sz w:val="19"/>
        </w:rPr>
        <w:t xml:space="preserve">. </w:t>
      </w:r>
    </w:p>
    <w:p w14:paraId="4AAE1735" w14:textId="77777777" w:rsidR="00386F73" w:rsidRDefault="00386F73" w:rsidP="00386F73">
      <w:pPr>
        <w:tabs>
          <w:tab w:val="left" w:pos="445"/>
        </w:tabs>
        <w:spacing w:before="175"/>
        <w:ind w:left="720"/>
        <w:rPr>
          <w:rFonts w:ascii="Arial" w:hAnsi="Arial" w:cs="Arial"/>
          <w:b/>
          <w:sz w:val="19"/>
        </w:rPr>
      </w:pPr>
      <w:r w:rsidRPr="00F10514">
        <w:rPr>
          <w:rFonts w:ascii="Arial" w:hAnsi="Arial" w:cs="Arial"/>
          <w:sz w:val="19"/>
        </w:rPr>
        <w:t xml:space="preserve">A defect is created for the operation and the operation is placed </w:t>
      </w:r>
      <w:r w:rsidRPr="00F10514">
        <w:rPr>
          <w:rFonts w:ascii="Arial" w:hAnsi="Arial" w:cs="Arial"/>
          <w:b/>
          <w:sz w:val="19"/>
        </w:rPr>
        <w:t>On Hold</w:t>
      </w:r>
      <w:r>
        <w:rPr>
          <w:rFonts w:ascii="Arial" w:hAnsi="Arial" w:cs="Arial"/>
          <w:b/>
          <w:sz w:val="19"/>
        </w:rPr>
        <w:t>.</w:t>
      </w:r>
    </w:p>
    <w:p w14:paraId="13BD3BC0" w14:textId="77777777" w:rsidR="00386F73" w:rsidRDefault="00386F73" w:rsidP="00386F73">
      <w:pPr>
        <w:tabs>
          <w:tab w:val="left" w:pos="445"/>
        </w:tabs>
        <w:spacing w:before="175"/>
        <w:ind w:left="720"/>
        <w:rPr>
          <w:rFonts w:ascii="Arial" w:hAnsi="Arial" w:cs="Arial"/>
          <w:sz w:val="19"/>
        </w:rPr>
      </w:pPr>
    </w:p>
    <w:p w14:paraId="5DA9F304" w14:textId="77777777" w:rsidR="00386F73" w:rsidRPr="00F10514" w:rsidRDefault="00386F73" w:rsidP="00386F73">
      <w:pPr>
        <w:tabs>
          <w:tab w:val="left" w:pos="445"/>
        </w:tabs>
        <w:spacing w:before="175"/>
        <w:ind w:left="720"/>
        <w:rPr>
          <w:rFonts w:ascii="Arial" w:hAnsi="Arial" w:cs="Arial"/>
          <w:sz w:val="19"/>
        </w:rPr>
      </w:pPr>
      <w:r w:rsidRPr="00F10514">
        <w:rPr>
          <w:rFonts w:ascii="Arial" w:hAnsi="Arial" w:cs="Arial"/>
          <w:b/>
          <w:sz w:val="19"/>
        </w:rPr>
        <w:t>Results</w:t>
      </w:r>
      <w:r>
        <w:rPr>
          <w:rFonts w:ascii="Arial" w:hAnsi="Arial" w:cs="Arial"/>
          <w:sz w:val="19"/>
        </w:rPr>
        <w:t>:</w:t>
      </w:r>
    </w:p>
    <w:p w14:paraId="5BDCB81E" w14:textId="77777777" w:rsidR="00386F73" w:rsidRPr="005B3BA7" w:rsidRDefault="00386F73" w:rsidP="00386F73">
      <w:pPr>
        <w:tabs>
          <w:tab w:val="left" w:pos="445"/>
        </w:tabs>
        <w:spacing w:before="175"/>
        <w:ind w:left="720"/>
        <w:rPr>
          <w:rFonts w:ascii="Arial" w:hAnsi="Arial" w:cs="Arial"/>
          <w:sz w:val="19"/>
        </w:rPr>
      </w:pPr>
      <w:r w:rsidRPr="005B3BA7">
        <w:rPr>
          <w:rFonts w:ascii="Arial" w:hAnsi="Arial" w:cs="Arial"/>
          <w:sz w:val="19"/>
        </w:rPr>
        <w:lastRenderedPageBreak/>
        <w:t xml:space="preserve">The defect created appears in the NCM application. For more information about dispositioning a defect, refer to &lt;placeholder topic&gt;.  </w:t>
      </w:r>
    </w:p>
    <w:p w14:paraId="45B21757" w14:textId="77777777" w:rsidR="00386F73" w:rsidRPr="00006609" w:rsidRDefault="00386F73" w:rsidP="00006609">
      <w:pPr>
        <w:rPr>
          <w:rFonts w:eastAsia="Times New Roman" w:cstheme="minorHAnsi"/>
          <w:b/>
          <w:bCs/>
          <w:color w:val="333333"/>
          <w:sz w:val="32"/>
          <w:szCs w:val="32"/>
        </w:rPr>
      </w:pPr>
    </w:p>
    <w:sectPr w:rsidR="00386F73" w:rsidRPr="0000660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Bhagat, Sweta (GE Digital)" w:date="2018-11-21T06:34:00Z" w:initials="BS(D">
    <w:p w14:paraId="51EFCB26" w14:textId="77777777" w:rsidR="00CD6371" w:rsidRDefault="00CD6371" w:rsidP="00386F73">
      <w:pPr>
        <w:pStyle w:val="CommentText"/>
      </w:pPr>
      <w:r>
        <w:rPr>
          <w:rStyle w:val="CommentReference"/>
        </w:rPr>
        <w:annotationRef/>
      </w:r>
      <w:r>
        <w:t>About the Operations Application</w:t>
      </w:r>
    </w:p>
  </w:comment>
  <w:comment w:id="20" w:author="Bhagat, Sweta (GE Digital)" w:date="2018-11-21T06:36:00Z" w:initials="BS(D">
    <w:p w14:paraId="160AEB01" w14:textId="77777777" w:rsidR="00CD6371" w:rsidRDefault="00CD6371" w:rsidP="00386F73">
      <w:pPr>
        <w:pStyle w:val="CommentText"/>
      </w:pPr>
      <w:r>
        <w:rPr>
          <w:rStyle w:val="CommentReference"/>
        </w:rPr>
        <w:annotationRef/>
      </w:r>
      <w:r>
        <w:t>What is a quality data?</w:t>
      </w:r>
    </w:p>
  </w:comment>
  <w:comment w:id="21" w:author="Mohammed, Reshma (GE Digital, consultant)" w:date="2018-12-12T10:13:00Z" w:initials="MR(Dc">
    <w:p w14:paraId="3BE6528B" w14:textId="763D1267" w:rsidR="00CD6371" w:rsidRDefault="00CD6371">
      <w:pPr>
        <w:pStyle w:val="CommentText"/>
      </w:pPr>
      <w:r>
        <w:rPr>
          <w:rStyle w:val="CommentReference"/>
        </w:rPr>
        <w:annotationRef/>
      </w:r>
      <w:r>
        <w:t>Added a separate topic for this</w:t>
      </w:r>
    </w:p>
  </w:comment>
  <w:comment w:id="42" w:author="Bhagat, Sweta (GE Digital)" w:date="2018-11-21T06:42:00Z" w:initials="BS(D">
    <w:p w14:paraId="0389FA8D" w14:textId="77777777" w:rsidR="00CD6371" w:rsidRDefault="00CD6371" w:rsidP="00386F73">
      <w:pPr>
        <w:pStyle w:val="CommentText"/>
      </w:pPr>
      <w:r>
        <w:rPr>
          <w:rStyle w:val="CommentReference"/>
        </w:rPr>
        <w:annotationRef/>
      </w:r>
      <w:r>
        <w:t>Remove tag used for these statuses here.</w:t>
      </w:r>
    </w:p>
  </w:comment>
  <w:comment w:id="43" w:author="Mohammed, Reshma (GE Digital, consultant)" w:date="2018-12-12T10:08:00Z" w:initials="MR(Dc">
    <w:p w14:paraId="78E6EEA5" w14:textId="5E6BD9B7" w:rsidR="00CD6371" w:rsidRDefault="00CD6371">
      <w:pPr>
        <w:pStyle w:val="CommentText"/>
      </w:pPr>
      <w:r>
        <w:rPr>
          <w:rStyle w:val="CommentReference"/>
        </w:rPr>
        <w:annotationRef/>
      </w:r>
      <w:r>
        <w:t>updated</w:t>
      </w:r>
    </w:p>
  </w:comment>
  <w:comment w:id="44" w:author="Bhagat, Sweta (GE Digital)" w:date="2018-11-21T06:43:00Z" w:initials="BS(D">
    <w:p w14:paraId="5F5D9C82" w14:textId="77777777" w:rsidR="00CD6371" w:rsidRDefault="00CD6371" w:rsidP="00386F73">
      <w:pPr>
        <w:pStyle w:val="CommentText"/>
      </w:pPr>
      <w:r>
        <w:rPr>
          <w:rStyle w:val="CommentReference"/>
        </w:rPr>
        <w:annotationRef/>
      </w:r>
      <w:r>
        <w:t>Not clear…rephrase…</w:t>
      </w:r>
    </w:p>
  </w:comment>
  <w:comment w:id="45" w:author="Mohammed, Reshma (GE Digital, consultant)" w:date="2018-12-12T10:08:00Z" w:initials="MR(Dc">
    <w:p w14:paraId="6A8C3731" w14:textId="7BB7EFA7" w:rsidR="00CD6371" w:rsidRDefault="00CD6371">
      <w:pPr>
        <w:pStyle w:val="CommentText"/>
      </w:pPr>
      <w:r>
        <w:rPr>
          <w:rStyle w:val="CommentReference"/>
        </w:rPr>
        <w:annotationRef/>
      </w:r>
      <w:r>
        <w:t>updated</w:t>
      </w:r>
    </w:p>
  </w:comment>
  <w:comment w:id="46" w:author="Bhagat, Sweta (GE Digital)" w:date="2018-11-21T06:44:00Z" w:initials="BS(D">
    <w:p w14:paraId="254A044A" w14:textId="77777777" w:rsidR="00CD6371" w:rsidRDefault="00CD6371" w:rsidP="00386F73">
      <w:pPr>
        <w:pStyle w:val="CommentText"/>
      </w:pPr>
      <w:r>
        <w:rPr>
          <w:rStyle w:val="CommentReference"/>
        </w:rPr>
        <w:annotationRef/>
      </w:r>
      <w:r>
        <w:t>Not sure how Production Unit appear when you ask users to select machines. As mentioned in an earlier review too, clarify the association of the selected machines with Production Units.</w:t>
      </w:r>
    </w:p>
    <w:p w14:paraId="2393554A" w14:textId="77777777" w:rsidR="00CD6371" w:rsidRDefault="00CD6371" w:rsidP="00386F73">
      <w:pPr>
        <w:pStyle w:val="CommentText"/>
      </w:pPr>
    </w:p>
    <w:p w14:paraId="663BB985" w14:textId="77777777" w:rsidR="00CD6371" w:rsidRDefault="00CD6371" w:rsidP="00386F73">
      <w:pPr>
        <w:pStyle w:val="CommentText"/>
      </w:pPr>
      <w:r>
        <w:t>It is a global comment..</w:t>
      </w:r>
    </w:p>
  </w:comment>
  <w:comment w:id="47" w:author="Mohammed, Reshma (GE Digital, consultant)" w:date="2018-12-12T10:08:00Z" w:initials="MR(Dc">
    <w:p w14:paraId="5A71E675" w14:textId="670C2C71" w:rsidR="00CD6371" w:rsidRDefault="00CD6371">
      <w:pPr>
        <w:pStyle w:val="CommentText"/>
      </w:pPr>
      <w:r>
        <w:rPr>
          <w:rStyle w:val="CommentReference"/>
        </w:rPr>
        <w:annotationRef/>
      </w:r>
      <w:r>
        <w:t>updated</w:t>
      </w:r>
    </w:p>
  </w:comment>
  <w:comment w:id="48" w:author="Bhagat, Sweta (GE Digital)" w:date="2018-11-21T06:47:00Z" w:initials="BS(D">
    <w:p w14:paraId="2E367915" w14:textId="77777777" w:rsidR="00CD6371" w:rsidRDefault="00CD6371" w:rsidP="00386F73">
      <w:pPr>
        <w:pStyle w:val="CommentText"/>
      </w:pPr>
      <w:r>
        <w:rPr>
          <w:rStyle w:val="CommentReference"/>
        </w:rPr>
        <w:annotationRef/>
      </w:r>
      <w:r>
        <w:t>Link this text to the relevant topic.</w:t>
      </w:r>
    </w:p>
  </w:comment>
  <w:comment w:id="49" w:author="Mohammed, Reshma (GE Digital, consultant)" w:date="2018-12-12T10:11:00Z" w:initials="MR(Dc">
    <w:p w14:paraId="7ACFF9A2" w14:textId="632928AE" w:rsidR="00CD6371" w:rsidRDefault="00CD6371">
      <w:pPr>
        <w:pStyle w:val="CommentText"/>
      </w:pPr>
      <w:r>
        <w:rPr>
          <w:rStyle w:val="CommentReference"/>
        </w:rPr>
        <w:annotationRef/>
      </w:r>
      <w:r>
        <w:t>Segregated the topic for each page and retained only relevant icons. Also added a separate topic for status indicators.</w:t>
      </w:r>
    </w:p>
  </w:comment>
  <w:comment w:id="50" w:author="Bhagat, Sweta (GE Digital)" w:date="2018-11-21T06:50:00Z" w:initials="BS(D">
    <w:p w14:paraId="071A065B" w14:textId="77777777" w:rsidR="00CD6371" w:rsidRDefault="00CD6371" w:rsidP="00386F73">
      <w:pPr>
        <w:pStyle w:val="CommentText"/>
      </w:pPr>
      <w:r>
        <w:rPr>
          <w:rStyle w:val="CommentReference"/>
        </w:rPr>
        <w:annotationRef/>
      </w:r>
      <w:r>
        <w:t>Not sure what’s the relevance of this text in the Serial/Lot field. Please add clarity.</w:t>
      </w:r>
    </w:p>
  </w:comment>
  <w:comment w:id="51" w:author="Mohammed, Reshma (GE Digital, consultant)" w:date="2018-12-12T10:12:00Z" w:initials="MR(Dc">
    <w:p w14:paraId="0C728E94" w14:textId="612576BB" w:rsidR="00CD6371" w:rsidRDefault="00CD6371">
      <w:pPr>
        <w:pStyle w:val="CommentText"/>
      </w:pPr>
      <w:r>
        <w:rPr>
          <w:rStyle w:val="CommentReference"/>
        </w:rPr>
        <w:annotationRef/>
      </w:r>
      <w:r>
        <w:t>removed</w:t>
      </w:r>
    </w:p>
  </w:comment>
  <w:comment w:id="52" w:author="Bhagat, Sweta (GE Digital)" w:date="2018-11-21T06:55:00Z" w:initials="BS(D">
    <w:p w14:paraId="1C4901A7" w14:textId="77777777" w:rsidR="00CD6371" w:rsidRDefault="00CD6371" w:rsidP="00386F73">
      <w:pPr>
        <w:pStyle w:val="CommentText"/>
      </w:pPr>
      <w:r>
        <w:rPr>
          <w:rStyle w:val="CommentReference"/>
        </w:rPr>
        <w:annotationRef/>
      </w:r>
      <w:r>
        <w:t>Not clear…what is the context?</w:t>
      </w:r>
    </w:p>
  </w:comment>
  <w:comment w:id="53" w:author="Mohammed, Reshma (GE Digital, consultant)" w:date="2018-12-12T10:09:00Z" w:initials="MR(Dc">
    <w:p w14:paraId="5911E7E1" w14:textId="77ABCBCE" w:rsidR="00CD6371" w:rsidRDefault="00CD6371">
      <w:pPr>
        <w:pStyle w:val="CommentText"/>
      </w:pPr>
      <w:r>
        <w:rPr>
          <w:rStyle w:val="CommentReference"/>
        </w:rPr>
        <w:annotationRef/>
      </w:r>
      <w:r>
        <w:t>updated</w:t>
      </w:r>
    </w:p>
  </w:comment>
  <w:comment w:id="55" w:author="Bhagat, Sweta (GE Digital)" w:date="2018-11-21T07:11:00Z" w:initials="BS(D">
    <w:p w14:paraId="37D13172" w14:textId="77777777" w:rsidR="00CD6371" w:rsidRDefault="00CD6371" w:rsidP="00386F73">
      <w:pPr>
        <w:pStyle w:val="CommentText"/>
      </w:pPr>
      <w:r>
        <w:rPr>
          <w:rStyle w:val="CommentReference"/>
        </w:rPr>
        <w:annotationRef/>
      </w:r>
      <w:r>
        <w:t>Global comment the colon is not there in the output</w:t>
      </w:r>
    </w:p>
  </w:comment>
  <w:comment w:id="56" w:author="Mohammed, Reshma (GE Digital, consultant)" w:date="2018-12-12T10:09:00Z" w:initials="MR(Dc">
    <w:p w14:paraId="14B688C3" w14:textId="75B7570D" w:rsidR="00CD6371" w:rsidRDefault="00CD6371">
      <w:pPr>
        <w:pStyle w:val="CommentText"/>
      </w:pPr>
      <w:r>
        <w:rPr>
          <w:rStyle w:val="CommentReference"/>
        </w:rPr>
        <w:annotationRef/>
      </w:r>
      <w:r>
        <w:t>removed</w:t>
      </w:r>
    </w:p>
  </w:comment>
  <w:comment w:id="57" w:author="Bhagat, Sweta (GE Digital)" w:date="2018-11-21T07:11:00Z" w:initials="BS(D">
    <w:p w14:paraId="6F62AAB8" w14:textId="77777777" w:rsidR="00CD6371" w:rsidRDefault="00CD6371" w:rsidP="00386F73">
      <w:pPr>
        <w:pStyle w:val="CommentText"/>
      </w:pPr>
      <w:r>
        <w:rPr>
          <w:rStyle w:val="CommentReference"/>
        </w:rPr>
        <w:annotationRef/>
      </w:r>
      <w:r>
        <w:t>You did not select production unit anywhere…add clarity.</w:t>
      </w:r>
    </w:p>
  </w:comment>
  <w:comment w:id="58" w:author="Mohammed, Reshma (GE Digital, consultant)" w:date="2018-12-12T10:10:00Z" w:initials="MR(Dc">
    <w:p w14:paraId="15937E58" w14:textId="0990F574" w:rsidR="00CD6371" w:rsidRDefault="00CD6371">
      <w:pPr>
        <w:pStyle w:val="CommentText"/>
      </w:pPr>
      <w:r>
        <w:rPr>
          <w:rStyle w:val="CommentReference"/>
        </w:rPr>
        <w:annotationRef/>
      </w:r>
      <w:r>
        <w:t>updated</w:t>
      </w:r>
    </w:p>
  </w:comment>
  <w:comment w:id="59" w:author="Bhagat, Sweta (GE Digital)" w:date="2018-11-21T07:28:00Z" w:initials="BS(D">
    <w:p w14:paraId="373C398C" w14:textId="77777777" w:rsidR="00CD6371" w:rsidRDefault="00CD6371" w:rsidP="00386F73">
      <w:pPr>
        <w:pStyle w:val="CommentText"/>
      </w:pPr>
      <w:r>
        <w:rPr>
          <w:rStyle w:val="CommentReference"/>
        </w:rPr>
        <w:annotationRef/>
      </w:r>
      <w:r>
        <w:t>Global comment…why are the values in this column in bold?</w:t>
      </w:r>
    </w:p>
  </w:comment>
  <w:comment w:id="60" w:author="Mohammed, Reshma (GE Digital, consultant)" w:date="2018-12-12T10:10:00Z" w:initials="MR(Dc">
    <w:p w14:paraId="19251C50" w14:textId="20825A5C" w:rsidR="00CD6371" w:rsidRDefault="00CD6371">
      <w:pPr>
        <w:pStyle w:val="CommentText"/>
      </w:pPr>
      <w:r>
        <w:rPr>
          <w:rStyle w:val="CommentReference"/>
        </w:rPr>
        <w:annotationRef/>
      </w:r>
      <w:r>
        <w:t>removed</w:t>
      </w:r>
    </w:p>
  </w:comment>
  <w:comment w:id="61" w:author="Bhagat, Sweta (GE Digital)" w:date="2018-11-21T07:31:00Z" w:initials="BS(D">
    <w:p w14:paraId="1C788E7F" w14:textId="77777777" w:rsidR="00CD6371" w:rsidRDefault="00CD6371" w:rsidP="00386F73">
      <w:pPr>
        <w:pStyle w:val="CommentText"/>
      </w:pPr>
      <w:r>
        <w:rPr>
          <w:rStyle w:val="CommentReference"/>
        </w:rPr>
        <w:annotationRef/>
      </w:r>
      <w:r>
        <w:t>Must be in wintitle</w:t>
      </w:r>
    </w:p>
  </w:comment>
  <w:comment w:id="62" w:author="Mohammed, Reshma (GE Digital, consultant)" w:date="2018-12-12T10:10:00Z" w:initials="MR(Dc">
    <w:p w14:paraId="43D1441A" w14:textId="2AD35BEF" w:rsidR="00CD6371" w:rsidRDefault="00CD6371">
      <w:pPr>
        <w:pStyle w:val="CommentText"/>
      </w:pPr>
      <w:r>
        <w:rPr>
          <w:rStyle w:val="CommentReference"/>
        </w:rPr>
        <w:annotationRef/>
      </w:r>
      <w:r>
        <w:t>updated</w:t>
      </w:r>
    </w:p>
  </w:comment>
  <w:comment w:id="63" w:author="Bhagat, Sweta (GE Digital)" w:date="2018-11-21T07:31:00Z" w:initials="BS(D">
    <w:p w14:paraId="57FF616C" w14:textId="77777777" w:rsidR="00CD6371" w:rsidRDefault="00CD6371" w:rsidP="00386F73">
      <w:pPr>
        <w:pStyle w:val="CommentText"/>
      </w:pPr>
      <w:r>
        <w:rPr>
          <w:rStyle w:val="CommentReference"/>
        </w:rPr>
        <w:annotationRef/>
      </w:r>
      <w:r>
        <w:t>Incorporate comment given in the earlier review for this table</w:t>
      </w:r>
    </w:p>
  </w:comment>
  <w:comment w:id="64" w:author="Mohammed, Reshma (GE Digital, consultant)" w:date="2018-12-12T10:10:00Z" w:initials="MR(Dc">
    <w:p w14:paraId="097AB565" w14:textId="264BD954" w:rsidR="00CD6371" w:rsidRDefault="00CD6371">
      <w:pPr>
        <w:pStyle w:val="CommentText"/>
      </w:pPr>
      <w:r>
        <w:rPr>
          <w:rStyle w:val="CommentReference"/>
        </w:rPr>
        <w:annotationRef/>
      </w:r>
      <w:r>
        <w:t>updated</w:t>
      </w:r>
    </w:p>
  </w:comment>
  <w:comment w:id="69" w:author="Mohammed, Reshma (GE Digital, consultant)" w:date="2018-11-19T16:30:00Z" w:initials="MR(Dc">
    <w:p w14:paraId="7B494A6A" w14:textId="77777777" w:rsidR="00CD6371" w:rsidRDefault="00CD6371" w:rsidP="00386F73">
      <w:pPr>
        <w:pStyle w:val="CommentText"/>
      </w:pPr>
      <w:r>
        <w:rPr>
          <w:rStyle w:val="CommentReference"/>
        </w:rPr>
        <w:annotationRef/>
      </w:r>
      <w:r>
        <w:t xml:space="preserve">Should these be wintitle or uicontrol tags. </w:t>
      </w:r>
    </w:p>
  </w:comment>
  <w:comment w:id="70" w:author="Mohammed, Reshma (GE Digital, consultant)" w:date="2018-11-19T16:32:00Z" w:initials="MR(Dc">
    <w:p w14:paraId="45B8D113" w14:textId="77777777" w:rsidR="00CD6371" w:rsidRDefault="00CD6371" w:rsidP="00386F73">
      <w:pPr>
        <w:pStyle w:val="CommentText"/>
      </w:pPr>
      <w:r>
        <w:rPr>
          <w:rStyle w:val="CommentReference"/>
        </w:rPr>
        <w:annotationRef/>
      </w:r>
      <w:r>
        <w:t>Awaiting more data…I will update it as and when I get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1EFCB26" w15:done="0"/>
  <w15:commentEx w15:paraId="160AEB01" w15:done="0"/>
  <w15:commentEx w15:paraId="3BE6528B" w15:paraIdParent="160AEB01" w15:done="0"/>
  <w15:commentEx w15:paraId="0389FA8D" w15:done="0"/>
  <w15:commentEx w15:paraId="78E6EEA5" w15:paraIdParent="0389FA8D" w15:done="0"/>
  <w15:commentEx w15:paraId="5F5D9C82" w15:done="0"/>
  <w15:commentEx w15:paraId="6A8C3731" w15:paraIdParent="5F5D9C82" w15:done="0"/>
  <w15:commentEx w15:paraId="663BB985" w15:done="0"/>
  <w15:commentEx w15:paraId="5A71E675" w15:paraIdParent="663BB985" w15:done="0"/>
  <w15:commentEx w15:paraId="2E367915" w15:done="0"/>
  <w15:commentEx w15:paraId="7ACFF9A2" w15:paraIdParent="2E367915" w15:done="0"/>
  <w15:commentEx w15:paraId="071A065B" w15:done="0"/>
  <w15:commentEx w15:paraId="0C728E94" w15:paraIdParent="071A065B" w15:done="0"/>
  <w15:commentEx w15:paraId="1C4901A7" w15:done="0"/>
  <w15:commentEx w15:paraId="5911E7E1" w15:paraIdParent="1C4901A7" w15:done="0"/>
  <w15:commentEx w15:paraId="37D13172" w15:done="0"/>
  <w15:commentEx w15:paraId="14B688C3" w15:paraIdParent="37D13172" w15:done="0"/>
  <w15:commentEx w15:paraId="6F62AAB8" w15:done="0"/>
  <w15:commentEx w15:paraId="15937E58" w15:paraIdParent="6F62AAB8" w15:done="0"/>
  <w15:commentEx w15:paraId="373C398C" w15:done="0"/>
  <w15:commentEx w15:paraId="19251C50" w15:paraIdParent="373C398C" w15:done="0"/>
  <w15:commentEx w15:paraId="1C788E7F" w15:done="0"/>
  <w15:commentEx w15:paraId="43D1441A" w15:paraIdParent="1C788E7F" w15:done="0"/>
  <w15:commentEx w15:paraId="57FF616C" w15:done="0"/>
  <w15:commentEx w15:paraId="097AB565" w15:paraIdParent="57FF616C" w15:done="0"/>
  <w15:commentEx w15:paraId="7B494A6A" w15:done="0"/>
  <w15:commentEx w15:paraId="45B8D11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1EFCB26" w16cid:durableId="1F9F7B0D"/>
  <w16cid:commentId w16cid:paraId="160AEB01" w16cid:durableId="1F9F7B64"/>
  <w16cid:commentId w16cid:paraId="3BE6528B" w16cid:durableId="1FBB5DE6"/>
  <w16cid:commentId w16cid:paraId="0389FA8D" w16cid:durableId="1F9F7CDE"/>
  <w16cid:commentId w16cid:paraId="78E6EEA5" w16cid:durableId="1FBB5CAE"/>
  <w16cid:commentId w16cid:paraId="5F5D9C82" w16cid:durableId="1F9F7D1A"/>
  <w16cid:commentId w16cid:paraId="6A8C3731" w16cid:durableId="1FBB5CB2"/>
  <w16cid:commentId w16cid:paraId="663BB985" w16cid:durableId="1F9F7D5D"/>
  <w16cid:commentId w16cid:paraId="5A71E675" w16cid:durableId="1FBB5CB9"/>
  <w16cid:commentId w16cid:paraId="2E367915" w16cid:durableId="1F9F7E19"/>
  <w16cid:commentId w16cid:paraId="7ACFF9A2" w16cid:durableId="1FBB5D50"/>
  <w16cid:commentId w16cid:paraId="071A065B" w16cid:durableId="1F9F7ED2"/>
  <w16cid:commentId w16cid:paraId="0C728E94" w16cid:durableId="1FBB5D87"/>
  <w16cid:commentId w16cid:paraId="1C4901A7" w16cid:durableId="1F9F7FE3"/>
  <w16cid:commentId w16cid:paraId="5911E7E1" w16cid:durableId="1FBB5CF2"/>
  <w16cid:commentId w16cid:paraId="37D13172" w16cid:durableId="1F9F83A3"/>
  <w16cid:commentId w16cid:paraId="14B688C3" w16cid:durableId="1FBB5CF7"/>
  <w16cid:commentId w16cid:paraId="6F62AAB8" w16cid:durableId="1F9F83B8"/>
  <w16cid:commentId w16cid:paraId="15937E58" w16cid:durableId="1FBB5CFF"/>
  <w16cid:commentId w16cid:paraId="373C398C" w16cid:durableId="1F9F87A9"/>
  <w16cid:commentId w16cid:paraId="19251C50" w16cid:durableId="1FBB5D06"/>
  <w16cid:commentId w16cid:paraId="1C788E7F" w16cid:durableId="1F9F883A"/>
  <w16cid:commentId w16cid:paraId="43D1441A" w16cid:durableId="1FBB5D0C"/>
  <w16cid:commentId w16cid:paraId="57FF616C" w16cid:durableId="1F9F8852"/>
  <w16cid:commentId w16cid:paraId="097AB565" w16cid:durableId="1FBB5D10"/>
  <w16cid:commentId w16cid:paraId="7B494A6A" w16cid:durableId="1F9D63C1"/>
  <w16cid:commentId w16cid:paraId="45B8D113" w16cid:durableId="1F9D640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C3877"/>
    <w:multiLevelType w:val="multilevel"/>
    <w:tmpl w:val="2D184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61BD8"/>
    <w:multiLevelType w:val="multilevel"/>
    <w:tmpl w:val="2D184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1E25EB"/>
    <w:multiLevelType w:val="multilevel"/>
    <w:tmpl w:val="E6D8B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E3252F"/>
    <w:multiLevelType w:val="multilevel"/>
    <w:tmpl w:val="90D26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086183"/>
    <w:multiLevelType w:val="multilevel"/>
    <w:tmpl w:val="5520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B34A3"/>
    <w:multiLevelType w:val="multilevel"/>
    <w:tmpl w:val="130E7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AE00B9"/>
    <w:multiLevelType w:val="multilevel"/>
    <w:tmpl w:val="B93E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8C6B8F"/>
    <w:multiLevelType w:val="multilevel"/>
    <w:tmpl w:val="2C287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760ACA"/>
    <w:multiLevelType w:val="multilevel"/>
    <w:tmpl w:val="2D184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AB15DE"/>
    <w:multiLevelType w:val="multilevel"/>
    <w:tmpl w:val="1CDA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2658ED"/>
    <w:multiLevelType w:val="multilevel"/>
    <w:tmpl w:val="76CA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5D545B"/>
    <w:multiLevelType w:val="multilevel"/>
    <w:tmpl w:val="C2663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7C5CA4"/>
    <w:multiLevelType w:val="multilevel"/>
    <w:tmpl w:val="8F7E4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8B04A9"/>
    <w:multiLevelType w:val="multilevel"/>
    <w:tmpl w:val="CE46D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AC4B61"/>
    <w:multiLevelType w:val="multilevel"/>
    <w:tmpl w:val="02222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972D61"/>
    <w:multiLevelType w:val="multilevel"/>
    <w:tmpl w:val="25DCC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4B2607"/>
    <w:multiLevelType w:val="multilevel"/>
    <w:tmpl w:val="3E5E1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660843"/>
    <w:multiLevelType w:val="multilevel"/>
    <w:tmpl w:val="65529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135170"/>
    <w:multiLevelType w:val="multilevel"/>
    <w:tmpl w:val="2D184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0218F0"/>
    <w:multiLevelType w:val="hybridMultilevel"/>
    <w:tmpl w:val="5B2644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3AA75600"/>
    <w:multiLevelType w:val="multilevel"/>
    <w:tmpl w:val="ED9AD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5F4C53"/>
    <w:multiLevelType w:val="multilevel"/>
    <w:tmpl w:val="2D184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5A3CD0"/>
    <w:multiLevelType w:val="multilevel"/>
    <w:tmpl w:val="7078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CD78F8"/>
    <w:multiLevelType w:val="multilevel"/>
    <w:tmpl w:val="44E6B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D05027"/>
    <w:multiLevelType w:val="multilevel"/>
    <w:tmpl w:val="4140A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742C6B"/>
    <w:multiLevelType w:val="hybridMultilevel"/>
    <w:tmpl w:val="63A06D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EAB36FA"/>
    <w:multiLevelType w:val="multilevel"/>
    <w:tmpl w:val="954E5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EA03D3"/>
    <w:multiLevelType w:val="hybridMultilevel"/>
    <w:tmpl w:val="DF06782C"/>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28" w15:restartNumberingAfterBreak="0">
    <w:nsid w:val="52233DCE"/>
    <w:multiLevelType w:val="multilevel"/>
    <w:tmpl w:val="2D184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F70D7C"/>
    <w:multiLevelType w:val="multilevel"/>
    <w:tmpl w:val="2D184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04489C"/>
    <w:multiLevelType w:val="hybridMultilevel"/>
    <w:tmpl w:val="ABB6ED60"/>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1" w15:restartNumberingAfterBreak="0">
    <w:nsid w:val="59CB1B32"/>
    <w:multiLevelType w:val="multilevel"/>
    <w:tmpl w:val="E27C5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243501"/>
    <w:multiLevelType w:val="multilevel"/>
    <w:tmpl w:val="503A2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593087"/>
    <w:multiLevelType w:val="hybridMultilevel"/>
    <w:tmpl w:val="5B5896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66CB4AE7"/>
    <w:multiLevelType w:val="multilevel"/>
    <w:tmpl w:val="70AE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AEE71B2"/>
    <w:multiLevelType w:val="multilevel"/>
    <w:tmpl w:val="26249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EC3DCE"/>
    <w:multiLevelType w:val="hybridMultilevel"/>
    <w:tmpl w:val="6FE87E66"/>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7" w15:restartNumberingAfterBreak="0">
    <w:nsid w:val="725E5583"/>
    <w:multiLevelType w:val="multilevel"/>
    <w:tmpl w:val="88500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6679F9"/>
    <w:multiLevelType w:val="multilevel"/>
    <w:tmpl w:val="2D184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773D0F"/>
    <w:multiLevelType w:val="multilevel"/>
    <w:tmpl w:val="560ED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AF3A68"/>
    <w:multiLevelType w:val="multilevel"/>
    <w:tmpl w:val="EA30E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F55AA0"/>
    <w:multiLevelType w:val="multilevel"/>
    <w:tmpl w:val="00066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1063FC"/>
    <w:multiLevelType w:val="multilevel"/>
    <w:tmpl w:val="2D56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A404653"/>
    <w:multiLevelType w:val="multilevel"/>
    <w:tmpl w:val="4894E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AF550D"/>
    <w:multiLevelType w:val="multilevel"/>
    <w:tmpl w:val="15967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D615697"/>
    <w:multiLevelType w:val="multilevel"/>
    <w:tmpl w:val="2D184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5D6B25"/>
    <w:multiLevelType w:val="multilevel"/>
    <w:tmpl w:val="51FE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F995C07"/>
    <w:multiLevelType w:val="multilevel"/>
    <w:tmpl w:val="91FCF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6"/>
  </w:num>
  <w:num w:numId="2">
    <w:abstractNumId w:val="41"/>
  </w:num>
  <w:num w:numId="3">
    <w:abstractNumId w:val="26"/>
  </w:num>
  <w:num w:numId="4">
    <w:abstractNumId w:val="12"/>
  </w:num>
  <w:num w:numId="5">
    <w:abstractNumId w:val="16"/>
  </w:num>
  <w:num w:numId="6">
    <w:abstractNumId w:val="11"/>
  </w:num>
  <w:num w:numId="7">
    <w:abstractNumId w:val="22"/>
  </w:num>
  <w:num w:numId="8">
    <w:abstractNumId w:val="3"/>
  </w:num>
  <w:num w:numId="9">
    <w:abstractNumId w:val="15"/>
  </w:num>
  <w:num w:numId="10">
    <w:abstractNumId w:val="17"/>
  </w:num>
  <w:num w:numId="11">
    <w:abstractNumId w:val="9"/>
  </w:num>
  <w:num w:numId="12">
    <w:abstractNumId w:val="35"/>
  </w:num>
  <w:num w:numId="13">
    <w:abstractNumId w:val="23"/>
  </w:num>
  <w:num w:numId="14">
    <w:abstractNumId w:val="7"/>
  </w:num>
  <w:num w:numId="15">
    <w:abstractNumId w:val="5"/>
  </w:num>
  <w:num w:numId="16">
    <w:abstractNumId w:val="4"/>
  </w:num>
  <w:num w:numId="17">
    <w:abstractNumId w:val="37"/>
  </w:num>
  <w:num w:numId="18">
    <w:abstractNumId w:val="44"/>
  </w:num>
  <w:num w:numId="19">
    <w:abstractNumId w:val="33"/>
  </w:num>
  <w:num w:numId="20">
    <w:abstractNumId w:val="19"/>
  </w:num>
  <w:num w:numId="21">
    <w:abstractNumId w:val="34"/>
  </w:num>
  <w:num w:numId="22">
    <w:abstractNumId w:val="43"/>
  </w:num>
  <w:num w:numId="23">
    <w:abstractNumId w:val="24"/>
  </w:num>
  <w:num w:numId="24">
    <w:abstractNumId w:val="32"/>
  </w:num>
  <w:num w:numId="25">
    <w:abstractNumId w:val="39"/>
  </w:num>
  <w:num w:numId="26">
    <w:abstractNumId w:val="31"/>
  </w:num>
  <w:num w:numId="27">
    <w:abstractNumId w:val="42"/>
  </w:num>
  <w:num w:numId="28">
    <w:abstractNumId w:val="13"/>
  </w:num>
  <w:num w:numId="29">
    <w:abstractNumId w:val="2"/>
  </w:num>
  <w:num w:numId="30">
    <w:abstractNumId w:val="40"/>
  </w:num>
  <w:num w:numId="31">
    <w:abstractNumId w:val="6"/>
  </w:num>
  <w:num w:numId="32">
    <w:abstractNumId w:val="20"/>
  </w:num>
  <w:num w:numId="33">
    <w:abstractNumId w:val="47"/>
  </w:num>
  <w:num w:numId="34">
    <w:abstractNumId w:val="14"/>
  </w:num>
  <w:num w:numId="35">
    <w:abstractNumId w:val="30"/>
  </w:num>
  <w:num w:numId="36">
    <w:abstractNumId w:val="36"/>
  </w:num>
  <w:num w:numId="3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8"/>
  </w:num>
  <w:num w:numId="39">
    <w:abstractNumId w:val="8"/>
  </w:num>
  <w:num w:numId="40">
    <w:abstractNumId w:val="21"/>
  </w:num>
  <w:num w:numId="41">
    <w:abstractNumId w:val="38"/>
  </w:num>
  <w:num w:numId="42">
    <w:abstractNumId w:val="29"/>
  </w:num>
  <w:num w:numId="43">
    <w:abstractNumId w:val="18"/>
  </w:num>
  <w:num w:numId="44">
    <w:abstractNumId w:val="0"/>
  </w:num>
  <w:num w:numId="45">
    <w:abstractNumId w:val="25"/>
  </w:num>
  <w:num w:numId="46">
    <w:abstractNumId w:val="1"/>
  </w:num>
  <w:num w:numId="47">
    <w:abstractNumId w:val="10"/>
  </w:num>
  <w:num w:numId="48">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hagat, Sweta (GE Digital)">
    <w15:presenceInfo w15:providerId="None" w15:userId="Bhagat, Sweta (GE Digital)"/>
  </w15:person>
  <w15:person w15:author="Mohammed, Reshma (GE Digital, consultant)">
    <w15:presenceInfo w15:providerId="AD" w15:userId="S-1-5-21-3672398596-3227583511-885490141-23518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1D5"/>
    <w:rsid w:val="00006609"/>
    <w:rsid w:val="000177DF"/>
    <w:rsid w:val="0005343E"/>
    <w:rsid w:val="00065E57"/>
    <w:rsid w:val="000721D8"/>
    <w:rsid w:val="00091E32"/>
    <w:rsid w:val="000F6B30"/>
    <w:rsid w:val="00124ECF"/>
    <w:rsid w:val="001A09D3"/>
    <w:rsid w:val="001B241D"/>
    <w:rsid w:val="002B597B"/>
    <w:rsid w:val="00340197"/>
    <w:rsid w:val="0037209D"/>
    <w:rsid w:val="00386AEF"/>
    <w:rsid w:val="00386F73"/>
    <w:rsid w:val="003961EB"/>
    <w:rsid w:val="003F61BE"/>
    <w:rsid w:val="0049072A"/>
    <w:rsid w:val="00496977"/>
    <w:rsid w:val="004F6B05"/>
    <w:rsid w:val="00535E8C"/>
    <w:rsid w:val="00590F2A"/>
    <w:rsid w:val="005E4433"/>
    <w:rsid w:val="00606493"/>
    <w:rsid w:val="006255BD"/>
    <w:rsid w:val="00673A54"/>
    <w:rsid w:val="00696E8E"/>
    <w:rsid w:val="00774AA9"/>
    <w:rsid w:val="007B492C"/>
    <w:rsid w:val="007F106B"/>
    <w:rsid w:val="008015CE"/>
    <w:rsid w:val="00880C17"/>
    <w:rsid w:val="008A0AED"/>
    <w:rsid w:val="00931A23"/>
    <w:rsid w:val="009739BA"/>
    <w:rsid w:val="00977CF6"/>
    <w:rsid w:val="00986D2E"/>
    <w:rsid w:val="00992203"/>
    <w:rsid w:val="009B2C28"/>
    <w:rsid w:val="009F3ED0"/>
    <w:rsid w:val="00A01ECC"/>
    <w:rsid w:val="00A10D7B"/>
    <w:rsid w:val="00A4393D"/>
    <w:rsid w:val="00A62E43"/>
    <w:rsid w:val="00A728AE"/>
    <w:rsid w:val="00B16309"/>
    <w:rsid w:val="00BA4378"/>
    <w:rsid w:val="00BC5AF4"/>
    <w:rsid w:val="00BE6582"/>
    <w:rsid w:val="00C52BC7"/>
    <w:rsid w:val="00C751D5"/>
    <w:rsid w:val="00CD6371"/>
    <w:rsid w:val="00D1675C"/>
    <w:rsid w:val="00D32CD5"/>
    <w:rsid w:val="00D34412"/>
    <w:rsid w:val="00D64170"/>
    <w:rsid w:val="00D71164"/>
    <w:rsid w:val="00DD670D"/>
    <w:rsid w:val="00E01972"/>
    <w:rsid w:val="00E4108D"/>
    <w:rsid w:val="00E41CEB"/>
    <w:rsid w:val="00E541B6"/>
    <w:rsid w:val="00E754D0"/>
    <w:rsid w:val="00ED70EE"/>
    <w:rsid w:val="00EE188D"/>
    <w:rsid w:val="00F531E5"/>
    <w:rsid w:val="00F7228E"/>
    <w:rsid w:val="00F91522"/>
    <w:rsid w:val="00FA1BA2"/>
    <w:rsid w:val="00FB577A"/>
    <w:rsid w:val="00FC1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F3779"/>
  <w15:chartTrackingRefBased/>
  <w15:docId w15:val="{A7024705-9C10-40C0-B6BC-3C0B9E440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E410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531E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E4108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4108D"/>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E4108D"/>
    <w:rPr>
      <w:rFonts w:ascii="Times New Roman" w:eastAsia="Times New Roman" w:hAnsi="Times New Roman" w:cs="Times New Roman"/>
      <w:b/>
      <w:bCs/>
      <w:sz w:val="24"/>
      <w:szCs w:val="24"/>
    </w:rPr>
  </w:style>
  <w:style w:type="paragraph" w:customStyle="1" w:styleId="p">
    <w:name w:val="p"/>
    <w:basedOn w:val="Normal"/>
    <w:rsid w:val="00E410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E4108D"/>
  </w:style>
  <w:style w:type="character" w:customStyle="1" w:styleId="keyword">
    <w:name w:val="keyword"/>
    <w:basedOn w:val="DefaultParagraphFont"/>
    <w:rsid w:val="00E4108D"/>
  </w:style>
  <w:style w:type="character" w:styleId="HTMLVariable">
    <w:name w:val="HTML Variable"/>
    <w:basedOn w:val="DefaultParagraphFont"/>
    <w:uiPriority w:val="99"/>
    <w:semiHidden/>
    <w:unhideWhenUsed/>
    <w:rsid w:val="00E4108D"/>
    <w:rPr>
      <w:i/>
      <w:iCs/>
    </w:rPr>
  </w:style>
  <w:style w:type="character" w:styleId="Hyperlink">
    <w:name w:val="Hyperlink"/>
    <w:basedOn w:val="DefaultParagraphFont"/>
    <w:uiPriority w:val="99"/>
    <w:unhideWhenUsed/>
    <w:rsid w:val="00E4108D"/>
    <w:rPr>
      <w:color w:val="0000FF"/>
      <w:u w:val="single"/>
    </w:rPr>
  </w:style>
  <w:style w:type="character" w:styleId="Strong">
    <w:name w:val="Strong"/>
    <w:basedOn w:val="DefaultParagraphFont"/>
    <w:uiPriority w:val="22"/>
    <w:qFormat/>
    <w:rsid w:val="00E4108D"/>
    <w:rPr>
      <w:b/>
      <w:bCs/>
    </w:rPr>
  </w:style>
  <w:style w:type="paragraph" w:styleId="ListParagraph">
    <w:name w:val="List Paragraph"/>
    <w:basedOn w:val="Normal"/>
    <w:uiPriority w:val="34"/>
    <w:qFormat/>
    <w:rsid w:val="00E4108D"/>
    <w:pPr>
      <w:ind w:left="720"/>
      <w:contextualSpacing/>
    </w:pPr>
  </w:style>
  <w:style w:type="character" w:customStyle="1" w:styleId="Heading3Char">
    <w:name w:val="Heading 3 Char"/>
    <w:basedOn w:val="DefaultParagraphFont"/>
    <w:link w:val="Heading3"/>
    <w:uiPriority w:val="9"/>
    <w:semiHidden/>
    <w:rsid w:val="00F531E5"/>
    <w:rPr>
      <w:rFonts w:asciiTheme="majorHAnsi" w:eastAsiaTheme="majorEastAsia" w:hAnsiTheme="majorHAnsi" w:cstheme="majorBidi"/>
      <w:color w:val="1F3763" w:themeColor="accent1" w:themeShade="7F"/>
      <w:sz w:val="24"/>
      <w:szCs w:val="24"/>
    </w:rPr>
  </w:style>
  <w:style w:type="character" w:customStyle="1" w:styleId="btn-feedback9">
    <w:name w:val="btn-feedback9"/>
    <w:basedOn w:val="DefaultParagraphFont"/>
    <w:rsid w:val="00F531E5"/>
    <w:rPr>
      <w:vanish/>
      <w:webHidden w:val="0"/>
      <w:specVanish w:val="0"/>
    </w:rPr>
  </w:style>
  <w:style w:type="table" w:styleId="GridTable1Light">
    <w:name w:val="Grid Table 1 Light"/>
    <w:basedOn w:val="TableNormal"/>
    <w:uiPriority w:val="46"/>
    <w:rsid w:val="00F531E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ommentText">
    <w:name w:val="annotation text"/>
    <w:basedOn w:val="Normal"/>
    <w:link w:val="CommentTextChar"/>
    <w:uiPriority w:val="99"/>
    <w:unhideWhenUsed/>
    <w:rsid w:val="009B2C28"/>
    <w:pPr>
      <w:spacing w:line="240" w:lineRule="auto"/>
    </w:pPr>
    <w:rPr>
      <w:sz w:val="20"/>
      <w:szCs w:val="20"/>
    </w:rPr>
  </w:style>
  <w:style w:type="character" w:customStyle="1" w:styleId="CommentTextChar">
    <w:name w:val="Comment Text Char"/>
    <w:basedOn w:val="DefaultParagraphFont"/>
    <w:link w:val="CommentText"/>
    <w:uiPriority w:val="99"/>
    <w:rsid w:val="009B2C28"/>
    <w:rPr>
      <w:sz w:val="20"/>
      <w:szCs w:val="20"/>
    </w:rPr>
  </w:style>
  <w:style w:type="character" w:styleId="CommentReference">
    <w:name w:val="annotation reference"/>
    <w:basedOn w:val="DefaultParagraphFont"/>
    <w:uiPriority w:val="99"/>
    <w:semiHidden/>
    <w:unhideWhenUsed/>
    <w:rsid w:val="009B2C28"/>
    <w:rPr>
      <w:sz w:val="16"/>
      <w:szCs w:val="16"/>
    </w:rPr>
  </w:style>
  <w:style w:type="paragraph" w:styleId="BalloonText">
    <w:name w:val="Balloon Text"/>
    <w:basedOn w:val="Normal"/>
    <w:link w:val="BalloonTextChar"/>
    <w:uiPriority w:val="99"/>
    <w:semiHidden/>
    <w:unhideWhenUsed/>
    <w:rsid w:val="009B2C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2C28"/>
    <w:rPr>
      <w:rFonts w:ascii="Segoe UI" w:hAnsi="Segoe UI" w:cs="Segoe UI"/>
      <w:sz w:val="18"/>
      <w:szCs w:val="18"/>
    </w:rPr>
  </w:style>
  <w:style w:type="character" w:styleId="UnresolvedMention">
    <w:name w:val="Unresolved Mention"/>
    <w:basedOn w:val="DefaultParagraphFont"/>
    <w:uiPriority w:val="99"/>
    <w:semiHidden/>
    <w:unhideWhenUsed/>
    <w:rsid w:val="008A0AED"/>
    <w:rPr>
      <w:color w:val="808080"/>
      <w:shd w:val="clear" w:color="auto" w:fill="E6E6E6"/>
    </w:rPr>
  </w:style>
  <w:style w:type="paragraph" w:styleId="BodyText">
    <w:name w:val="Body Text"/>
    <w:basedOn w:val="Normal"/>
    <w:link w:val="BodyTextChar"/>
    <w:uiPriority w:val="1"/>
    <w:qFormat/>
    <w:rsid w:val="00386F73"/>
    <w:pPr>
      <w:widowControl w:val="0"/>
      <w:autoSpaceDE w:val="0"/>
      <w:autoSpaceDN w:val="0"/>
      <w:spacing w:after="0" w:line="240" w:lineRule="auto"/>
      <w:ind w:left="444"/>
    </w:pPr>
    <w:rPr>
      <w:rFonts w:ascii="Arial" w:eastAsia="Arial" w:hAnsi="Arial" w:cs="Arial"/>
      <w:sz w:val="19"/>
      <w:szCs w:val="19"/>
    </w:rPr>
  </w:style>
  <w:style w:type="character" w:customStyle="1" w:styleId="BodyTextChar">
    <w:name w:val="Body Text Char"/>
    <w:basedOn w:val="DefaultParagraphFont"/>
    <w:link w:val="BodyText"/>
    <w:uiPriority w:val="1"/>
    <w:rsid w:val="00386F73"/>
    <w:rPr>
      <w:rFonts w:ascii="Arial" w:eastAsia="Arial" w:hAnsi="Arial" w:cs="Arial"/>
      <w:sz w:val="19"/>
      <w:szCs w:val="19"/>
    </w:rPr>
  </w:style>
  <w:style w:type="table" w:styleId="TableGrid">
    <w:name w:val="Table Grid"/>
    <w:basedOn w:val="TableNormal"/>
    <w:uiPriority w:val="39"/>
    <w:rsid w:val="00386F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86F7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ommentSubject">
    <w:name w:val="annotation subject"/>
    <w:basedOn w:val="CommentText"/>
    <w:next w:val="CommentText"/>
    <w:link w:val="CommentSubjectChar"/>
    <w:uiPriority w:val="99"/>
    <w:semiHidden/>
    <w:unhideWhenUsed/>
    <w:rsid w:val="00386F73"/>
    <w:rPr>
      <w:b/>
      <w:bCs/>
    </w:rPr>
  </w:style>
  <w:style w:type="character" w:customStyle="1" w:styleId="CommentSubjectChar">
    <w:name w:val="Comment Subject Char"/>
    <w:basedOn w:val="CommentTextChar"/>
    <w:link w:val="CommentSubject"/>
    <w:uiPriority w:val="99"/>
    <w:semiHidden/>
    <w:rsid w:val="00386F7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3779133">
      <w:bodyDiv w:val="1"/>
      <w:marLeft w:val="0"/>
      <w:marRight w:val="0"/>
      <w:marTop w:val="0"/>
      <w:marBottom w:val="0"/>
      <w:divBdr>
        <w:top w:val="none" w:sz="0" w:space="0" w:color="auto"/>
        <w:left w:val="none" w:sz="0" w:space="0" w:color="auto"/>
        <w:bottom w:val="none" w:sz="0" w:space="0" w:color="auto"/>
        <w:right w:val="none" w:sz="0" w:space="0" w:color="auto"/>
      </w:divBdr>
      <w:divsChild>
        <w:div w:id="185868261">
          <w:marLeft w:val="0"/>
          <w:marRight w:val="0"/>
          <w:marTop w:val="0"/>
          <w:marBottom w:val="0"/>
          <w:divBdr>
            <w:top w:val="none" w:sz="0" w:space="0" w:color="auto"/>
            <w:left w:val="none" w:sz="0" w:space="0" w:color="auto"/>
            <w:bottom w:val="none" w:sz="0" w:space="0" w:color="auto"/>
            <w:right w:val="none" w:sz="0" w:space="0" w:color="auto"/>
          </w:divBdr>
          <w:divsChild>
            <w:div w:id="1711563973">
              <w:marLeft w:val="0"/>
              <w:marRight w:val="0"/>
              <w:marTop w:val="0"/>
              <w:marBottom w:val="0"/>
              <w:divBdr>
                <w:top w:val="none" w:sz="0" w:space="0" w:color="auto"/>
                <w:left w:val="none" w:sz="0" w:space="0" w:color="auto"/>
                <w:bottom w:val="none" w:sz="0" w:space="0" w:color="auto"/>
                <w:right w:val="none" w:sz="0" w:space="0" w:color="auto"/>
              </w:divBdr>
            </w:div>
          </w:divsChild>
        </w:div>
        <w:div w:id="1559979356">
          <w:marLeft w:val="0"/>
          <w:marRight w:val="0"/>
          <w:marTop w:val="0"/>
          <w:marBottom w:val="0"/>
          <w:divBdr>
            <w:top w:val="none" w:sz="0" w:space="0" w:color="auto"/>
            <w:left w:val="none" w:sz="0" w:space="0" w:color="auto"/>
            <w:bottom w:val="none" w:sz="0" w:space="0" w:color="auto"/>
            <w:right w:val="none" w:sz="0" w:space="0" w:color="auto"/>
          </w:divBdr>
          <w:divsChild>
            <w:div w:id="2146658574">
              <w:marLeft w:val="0"/>
              <w:marRight w:val="0"/>
              <w:marTop w:val="0"/>
              <w:marBottom w:val="0"/>
              <w:divBdr>
                <w:top w:val="none" w:sz="0" w:space="0" w:color="auto"/>
                <w:left w:val="none" w:sz="0" w:space="0" w:color="auto"/>
                <w:bottom w:val="none" w:sz="0" w:space="0" w:color="auto"/>
                <w:right w:val="none" w:sz="0" w:space="0" w:color="auto"/>
              </w:divBdr>
              <w:divsChild>
                <w:div w:id="45078443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259028002">
      <w:bodyDiv w:val="1"/>
      <w:marLeft w:val="0"/>
      <w:marRight w:val="0"/>
      <w:marTop w:val="0"/>
      <w:marBottom w:val="0"/>
      <w:divBdr>
        <w:top w:val="none" w:sz="0" w:space="0" w:color="auto"/>
        <w:left w:val="none" w:sz="0" w:space="0" w:color="auto"/>
        <w:bottom w:val="none" w:sz="0" w:space="0" w:color="auto"/>
        <w:right w:val="none" w:sz="0" w:space="0" w:color="auto"/>
      </w:divBdr>
      <w:divsChild>
        <w:div w:id="174735068">
          <w:marLeft w:val="0"/>
          <w:marRight w:val="0"/>
          <w:marTop w:val="0"/>
          <w:marBottom w:val="0"/>
          <w:divBdr>
            <w:top w:val="none" w:sz="0" w:space="0" w:color="auto"/>
            <w:left w:val="none" w:sz="0" w:space="0" w:color="auto"/>
            <w:bottom w:val="none" w:sz="0" w:space="0" w:color="auto"/>
            <w:right w:val="none" w:sz="0" w:space="0" w:color="auto"/>
          </w:divBdr>
          <w:divsChild>
            <w:div w:id="2120442457">
              <w:marLeft w:val="0"/>
              <w:marRight w:val="0"/>
              <w:marTop w:val="0"/>
              <w:marBottom w:val="0"/>
              <w:divBdr>
                <w:top w:val="none" w:sz="0" w:space="0" w:color="auto"/>
                <w:left w:val="none" w:sz="0" w:space="0" w:color="auto"/>
                <w:bottom w:val="none" w:sz="0" w:space="0" w:color="auto"/>
                <w:right w:val="none" w:sz="0" w:space="0" w:color="auto"/>
              </w:divBdr>
              <w:divsChild>
                <w:div w:id="1475947846">
                  <w:marLeft w:val="0"/>
                  <w:marRight w:val="0"/>
                  <w:marTop w:val="0"/>
                  <w:marBottom w:val="0"/>
                  <w:divBdr>
                    <w:top w:val="none" w:sz="0" w:space="0" w:color="auto"/>
                    <w:left w:val="none" w:sz="0" w:space="0" w:color="auto"/>
                    <w:bottom w:val="none" w:sz="0" w:space="0" w:color="auto"/>
                    <w:right w:val="none" w:sz="0" w:space="0" w:color="auto"/>
                  </w:divBdr>
                  <w:divsChild>
                    <w:div w:id="240066541">
                      <w:marLeft w:val="0"/>
                      <w:marRight w:val="0"/>
                      <w:marTop w:val="0"/>
                      <w:marBottom w:val="0"/>
                      <w:divBdr>
                        <w:top w:val="none" w:sz="0" w:space="0" w:color="auto"/>
                        <w:left w:val="none" w:sz="0" w:space="0" w:color="auto"/>
                        <w:bottom w:val="none" w:sz="0" w:space="0" w:color="auto"/>
                        <w:right w:val="none" w:sz="0" w:space="0" w:color="auto"/>
                      </w:divBdr>
                      <w:divsChild>
                        <w:div w:id="1919748917">
                          <w:marLeft w:val="0"/>
                          <w:marRight w:val="0"/>
                          <w:marTop w:val="0"/>
                          <w:marBottom w:val="0"/>
                          <w:divBdr>
                            <w:top w:val="none" w:sz="0" w:space="0" w:color="auto"/>
                            <w:left w:val="none" w:sz="0" w:space="0" w:color="auto"/>
                            <w:bottom w:val="none" w:sz="0" w:space="0" w:color="auto"/>
                            <w:right w:val="none" w:sz="0" w:space="0" w:color="auto"/>
                          </w:divBdr>
                          <w:divsChild>
                            <w:div w:id="541403138">
                              <w:marLeft w:val="-105"/>
                              <w:marRight w:val="-105"/>
                              <w:marTop w:val="0"/>
                              <w:marBottom w:val="0"/>
                              <w:divBdr>
                                <w:top w:val="none" w:sz="0" w:space="0" w:color="auto"/>
                                <w:left w:val="none" w:sz="0" w:space="0" w:color="auto"/>
                                <w:bottom w:val="none" w:sz="0" w:space="0" w:color="auto"/>
                                <w:right w:val="none" w:sz="0" w:space="0" w:color="auto"/>
                              </w:divBdr>
                              <w:divsChild>
                                <w:div w:id="1504121781">
                                  <w:marLeft w:val="0"/>
                                  <w:marRight w:val="0"/>
                                  <w:marTop w:val="0"/>
                                  <w:marBottom w:val="0"/>
                                  <w:divBdr>
                                    <w:top w:val="none" w:sz="0" w:space="0" w:color="auto"/>
                                    <w:left w:val="none" w:sz="0" w:space="0" w:color="auto"/>
                                    <w:bottom w:val="none" w:sz="0" w:space="0" w:color="auto"/>
                                    <w:right w:val="none" w:sz="0" w:space="0" w:color="auto"/>
                                  </w:divBdr>
                                  <w:divsChild>
                                    <w:div w:id="129710113">
                                      <w:marLeft w:val="-105"/>
                                      <w:marRight w:val="-105"/>
                                      <w:marTop w:val="0"/>
                                      <w:marBottom w:val="0"/>
                                      <w:divBdr>
                                        <w:top w:val="none" w:sz="0" w:space="0" w:color="auto"/>
                                        <w:left w:val="none" w:sz="0" w:space="0" w:color="auto"/>
                                        <w:bottom w:val="none" w:sz="0" w:space="0" w:color="auto"/>
                                        <w:right w:val="none" w:sz="0" w:space="0" w:color="auto"/>
                                      </w:divBdr>
                                      <w:divsChild>
                                        <w:div w:id="969481024">
                                          <w:marLeft w:val="0"/>
                                          <w:marRight w:val="0"/>
                                          <w:marTop w:val="0"/>
                                          <w:marBottom w:val="0"/>
                                          <w:divBdr>
                                            <w:top w:val="none" w:sz="0" w:space="0" w:color="auto"/>
                                            <w:left w:val="none" w:sz="0" w:space="0" w:color="auto"/>
                                            <w:bottom w:val="none" w:sz="0" w:space="0" w:color="auto"/>
                                            <w:right w:val="none" w:sz="0" w:space="0" w:color="auto"/>
                                          </w:divBdr>
                                          <w:divsChild>
                                            <w:div w:id="1231388035">
                                              <w:marLeft w:val="0"/>
                                              <w:marRight w:val="0"/>
                                              <w:marTop w:val="0"/>
                                              <w:marBottom w:val="0"/>
                                              <w:divBdr>
                                                <w:top w:val="none" w:sz="0" w:space="0" w:color="auto"/>
                                                <w:left w:val="none" w:sz="0" w:space="0" w:color="auto"/>
                                                <w:bottom w:val="none" w:sz="0" w:space="0" w:color="auto"/>
                                                <w:right w:val="none" w:sz="0" w:space="0" w:color="auto"/>
                                              </w:divBdr>
                                              <w:divsChild>
                                                <w:div w:id="295764317">
                                                  <w:marLeft w:val="0"/>
                                                  <w:marRight w:val="0"/>
                                                  <w:marTop w:val="0"/>
                                                  <w:marBottom w:val="0"/>
                                                  <w:divBdr>
                                                    <w:top w:val="none" w:sz="0" w:space="0" w:color="auto"/>
                                                    <w:left w:val="none" w:sz="0" w:space="0" w:color="auto"/>
                                                    <w:bottom w:val="none" w:sz="0" w:space="0" w:color="auto"/>
                                                    <w:right w:val="none" w:sz="0" w:space="0" w:color="auto"/>
                                                  </w:divBdr>
                                                  <w:divsChild>
                                                    <w:div w:id="2038044055">
                                                      <w:marLeft w:val="0"/>
                                                      <w:marRight w:val="0"/>
                                                      <w:marTop w:val="0"/>
                                                      <w:marBottom w:val="0"/>
                                                      <w:divBdr>
                                                        <w:top w:val="none" w:sz="0" w:space="0" w:color="auto"/>
                                                        <w:left w:val="none" w:sz="0" w:space="0" w:color="auto"/>
                                                        <w:bottom w:val="none" w:sz="0" w:space="0" w:color="auto"/>
                                                        <w:right w:val="none" w:sz="0" w:space="0" w:color="auto"/>
                                                      </w:divBdr>
                                                      <w:divsChild>
                                                        <w:div w:id="1705010393">
                                                          <w:marLeft w:val="0"/>
                                                          <w:marRight w:val="0"/>
                                                          <w:marTop w:val="0"/>
                                                          <w:marBottom w:val="0"/>
                                                          <w:divBdr>
                                                            <w:top w:val="none" w:sz="0" w:space="0" w:color="auto"/>
                                                            <w:left w:val="none" w:sz="0" w:space="0" w:color="auto"/>
                                                            <w:bottom w:val="none" w:sz="0" w:space="0" w:color="auto"/>
                                                            <w:right w:val="none" w:sz="0" w:space="0" w:color="auto"/>
                                                          </w:divBdr>
                                                          <w:divsChild>
                                                            <w:div w:id="23760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740858">
                                                      <w:marLeft w:val="0"/>
                                                      <w:marRight w:val="0"/>
                                                      <w:marTop w:val="0"/>
                                                      <w:marBottom w:val="0"/>
                                                      <w:divBdr>
                                                        <w:top w:val="none" w:sz="0" w:space="0" w:color="auto"/>
                                                        <w:left w:val="none" w:sz="0" w:space="0" w:color="auto"/>
                                                        <w:bottom w:val="none" w:sz="0" w:space="0" w:color="auto"/>
                                                        <w:right w:val="none" w:sz="0" w:space="0" w:color="auto"/>
                                                      </w:divBdr>
                                                      <w:divsChild>
                                                        <w:div w:id="282157705">
                                                          <w:marLeft w:val="0"/>
                                                          <w:marRight w:val="0"/>
                                                          <w:marTop w:val="0"/>
                                                          <w:marBottom w:val="0"/>
                                                          <w:divBdr>
                                                            <w:top w:val="none" w:sz="0" w:space="0" w:color="auto"/>
                                                            <w:left w:val="none" w:sz="0" w:space="0" w:color="auto"/>
                                                            <w:bottom w:val="none" w:sz="0" w:space="0" w:color="auto"/>
                                                            <w:right w:val="none" w:sz="0" w:space="0" w:color="auto"/>
                                                          </w:divBdr>
                                                          <w:divsChild>
                                                            <w:div w:id="1711877137">
                                                              <w:marLeft w:val="0"/>
                                                              <w:marRight w:val="0"/>
                                                              <w:marTop w:val="0"/>
                                                              <w:marBottom w:val="0"/>
                                                              <w:divBdr>
                                                                <w:top w:val="none" w:sz="0" w:space="0" w:color="auto"/>
                                                                <w:left w:val="none" w:sz="0" w:space="0" w:color="auto"/>
                                                                <w:bottom w:val="none" w:sz="0" w:space="0" w:color="auto"/>
                                                                <w:right w:val="none" w:sz="0" w:space="0" w:color="auto"/>
                                                              </w:divBdr>
                                                              <w:divsChild>
                                                                <w:div w:id="130662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297036">
                                                      <w:marLeft w:val="0"/>
                                                      <w:marRight w:val="0"/>
                                                      <w:marTop w:val="0"/>
                                                      <w:marBottom w:val="0"/>
                                                      <w:divBdr>
                                                        <w:top w:val="none" w:sz="0" w:space="0" w:color="auto"/>
                                                        <w:left w:val="none" w:sz="0" w:space="0" w:color="auto"/>
                                                        <w:bottom w:val="none" w:sz="0" w:space="0" w:color="auto"/>
                                                        <w:right w:val="none" w:sz="0" w:space="0" w:color="auto"/>
                                                      </w:divBdr>
                                                      <w:divsChild>
                                                        <w:div w:id="2040273503">
                                                          <w:marLeft w:val="0"/>
                                                          <w:marRight w:val="0"/>
                                                          <w:marTop w:val="0"/>
                                                          <w:marBottom w:val="0"/>
                                                          <w:divBdr>
                                                            <w:top w:val="none" w:sz="0" w:space="0" w:color="auto"/>
                                                            <w:left w:val="none" w:sz="0" w:space="0" w:color="auto"/>
                                                            <w:bottom w:val="none" w:sz="0" w:space="0" w:color="auto"/>
                                                            <w:right w:val="none" w:sz="0" w:space="0" w:color="auto"/>
                                                          </w:divBdr>
                                                          <w:divsChild>
                                                            <w:div w:id="384379555">
                                                              <w:marLeft w:val="0"/>
                                                              <w:marRight w:val="0"/>
                                                              <w:marTop w:val="0"/>
                                                              <w:marBottom w:val="0"/>
                                                              <w:divBdr>
                                                                <w:top w:val="none" w:sz="0" w:space="0" w:color="auto"/>
                                                                <w:left w:val="none" w:sz="0" w:space="0" w:color="auto"/>
                                                                <w:bottom w:val="none" w:sz="0" w:space="0" w:color="auto"/>
                                                                <w:right w:val="none" w:sz="0" w:space="0" w:color="auto"/>
                                                              </w:divBdr>
                                                            </w:div>
                                                            <w:div w:id="521090852">
                                                              <w:marLeft w:val="0"/>
                                                              <w:marRight w:val="0"/>
                                                              <w:marTop w:val="0"/>
                                                              <w:marBottom w:val="0"/>
                                                              <w:divBdr>
                                                                <w:top w:val="none" w:sz="0" w:space="0" w:color="auto"/>
                                                                <w:left w:val="none" w:sz="0" w:space="0" w:color="auto"/>
                                                                <w:bottom w:val="none" w:sz="0" w:space="0" w:color="auto"/>
                                                                <w:right w:val="none" w:sz="0" w:space="0" w:color="auto"/>
                                                              </w:divBdr>
                                                              <w:divsChild>
                                                                <w:div w:id="1968123031">
                                                                  <w:marLeft w:val="0"/>
                                                                  <w:marRight w:val="0"/>
                                                                  <w:marTop w:val="0"/>
                                                                  <w:marBottom w:val="0"/>
                                                                  <w:divBdr>
                                                                    <w:top w:val="none" w:sz="0" w:space="0" w:color="auto"/>
                                                                    <w:left w:val="none" w:sz="0" w:space="0" w:color="auto"/>
                                                                    <w:bottom w:val="none" w:sz="0" w:space="0" w:color="auto"/>
                                                                    <w:right w:val="none" w:sz="0" w:space="0" w:color="auto"/>
                                                                  </w:divBdr>
                                                                </w:div>
                                                              </w:divsChild>
                                                            </w:div>
                                                            <w:div w:id="1243758407">
                                                              <w:marLeft w:val="0"/>
                                                              <w:marRight w:val="0"/>
                                                              <w:marTop w:val="0"/>
                                                              <w:marBottom w:val="0"/>
                                                              <w:divBdr>
                                                                <w:top w:val="none" w:sz="0" w:space="0" w:color="auto"/>
                                                                <w:left w:val="none" w:sz="0" w:space="0" w:color="auto"/>
                                                                <w:bottom w:val="none" w:sz="0" w:space="0" w:color="auto"/>
                                                                <w:right w:val="none" w:sz="0" w:space="0" w:color="auto"/>
                                                              </w:divBdr>
                                                              <w:divsChild>
                                                                <w:div w:id="1914777350">
                                                                  <w:marLeft w:val="0"/>
                                                                  <w:marRight w:val="0"/>
                                                                  <w:marTop w:val="0"/>
                                                                  <w:marBottom w:val="0"/>
                                                                  <w:divBdr>
                                                                    <w:top w:val="none" w:sz="0" w:space="0" w:color="auto"/>
                                                                    <w:left w:val="none" w:sz="0" w:space="0" w:color="auto"/>
                                                                    <w:bottom w:val="none" w:sz="0" w:space="0" w:color="auto"/>
                                                                    <w:right w:val="none" w:sz="0" w:space="0" w:color="auto"/>
                                                                  </w:divBdr>
                                                                </w:div>
                                                                <w:div w:id="536897981">
                                                                  <w:marLeft w:val="0"/>
                                                                  <w:marRight w:val="0"/>
                                                                  <w:marTop w:val="0"/>
                                                                  <w:marBottom w:val="0"/>
                                                                  <w:divBdr>
                                                                    <w:top w:val="none" w:sz="0" w:space="0" w:color="auto"/>
                                                                    <w:left w:val="none" w:sz="0" w:space="0" w:color="auto"/>
                                                                    <w:bottom w:val="none" w:sz="0" w:space="0" w:color="auto"/>
                                                                    <w:right w:val="none" w:sz="0" w:space="0" w:color="auto"/>
                                                                  </w:divBdr>
                                                                </w:div>
                                                                <w:div w:id="1785730283">
                                                                  <w:marLeft w:val="0"/>
                                                                  <w:marRight w:val="0"/>
                                                                  <w:marTop w:val="0"/>
                                                                  <w:marBottom w:val="0"/>
                                                                  <w:divBdr>
                                                                    <w:top w:val="none" w:sz="0" w:space="0" w:color="auto"/>
                                                                    <w:left w:val="none" w:sz="0" w:space="0" w:color="auto"/>
                                                                    <w:bottom w:val="none" w:sz="0" w:space="0" w:color="auto"/>
                                                                    <w:right w:val="none" w:sz="0" w:space="0" w:color="auto"/>
                                                                  </w:divBdr>
                                                                </w:div>
                                                                <w:div w:id="2079402979">
                                                                  <w:marLeft w:val="0"/>
                                                                  <w:marRight w:val="0"/>
                                                                  <w:marTop w:val="0"/>
                                                                  <w:marBottom w:val="0"/>
                                                                  <w:divBdr>
                                                                    <w:top w:val="none" w:sz="0" w:space="0" w:color="auto"/>
                                                                    <w:left w:val="none" w:sz="0" w:space="0" w:color="auto"/>
                                                                    <w:bottom w:val="none" w:sz="0" w:space="0" w:color="auto"/>
                                                                    <w:right w:val="none" w:sz="0" w:space="0" w:color="auto"/>
                                                                  </w:divBdr>
                                                                </w:div>
                                                              </w:divsChild>
                                                            </w:div>
                                                            <w:div w:id="32250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674693">
                                                      <w:marLeft w:val="0"/>
                                                      <w:marRight w:val="0"/>
                                                      <w:marTop w:val="0"/>
                                                      <w:marBottom w:val="0"/>
                                                      <w:divBdr>
                                                        <w:top w:val="none" w:sz="0" w:space="0" w:color="auto"/>
                                                        <w:left w:val="none" w:sz="0" w:space="0" w:color="auto"/>
                                                        <w:bottom w:val="none" w:sz="0" w:space="0" w:color="auto"/>
                                                        <w:right w:val="none" w:sz="0" w:space="0" w:color="auto"/>
                                                      </w:divBdr>
                                                      <w:divsChild>
                                                        <w:div w:id="103696339">
                                                          <w:marLeft w:val="0"/>
                                                          <w:marRight w:val="0"/>
                                                          <w:marTop w:val="0"/>
                                                          <w:marBottom w:val="0"/>
                                                          <w:divBdr>
                                                            <w:top w:val="none" w:sz="0" w:space="0" w:color="auto"/>
                                                            <w:left w:val="none" w:sz="0" w:space="0" w:color="auto"/>
                                                            <w:bottom w:val="none" w:sz="0" w:space="0" w:color="auto"/>
                                                            <w:right w:val="none" w:sz="0" w:space="0" w:color="auto"/>
                                                          </w:divBdr>
                                                          <w:divsChild>
                                                            <w:div w:id="492330658">
                                                              <w:marLeft w:val="0"/>
                                                              <w:marRight w:val="0"/>
                                                              <w:marTop w:val="0"/>
                                                              <w:marBottom w:val="0"/>
                                                              <w:divBdr>
                                                                <w:top w:val="none" w:sz="0" w:space="0" w:color="auto"/>
                                                                <w:left w:val="none" w:sz="0" w:space="0" w:color="auto"/>
                                                                <w:bottom w:val="none" w:sz="0" w:space="0" w:color="auto"/>
                                                                <w:right w:val="none" w:sz="0" w:space="0" w:color="auto"/>
                                                              </w:divBdr>
                                                            </w:div>
                                                            <w:div w:id="2068526960">
                                                              <w:marLeft w:val="0"/>
                                                              <w:marRight w:val="0"/>
                                                              <w:marTop w:val="0"/>
                                                              <w:marBottom w:val="0"/>
                                                              <w:divBdr>
                                                                <w:top w:val="none" w:sz="0" w:space="0" w:color="auto"/>
                                                                <w:left w:val="none" w:sz="0" w:space="0" w:color="auto"/>
                                                                <w:bottom w:val="none" w:sz="0" w:space="0" w:color="auto"/>
                                                                <w:right w:val="none" w:sz="0" w:space="0" w:color="auto"/>
                                                              </w:divBdr>
                                                              <w:divsChild>
                                                                <w:div w:id="302195641">
                                                                  <w:marLeft w:val="0"/>
                                                                  <w:marRight w:val="0"/>
                                                                  <w:marTop w:val="0"/>
                                                                  <w:marBottom w:val="0"/>
                                                                  <w:divBdr>
                                                                    <w:top w:val="none" w:sz="0" w:space="0" w:color="auto"/>
                                                                    <w:left w:val="none" w:sz="0" w:space="0" w:color="auto"/>
                                                                    <w:bottom w:val="none" w:sz="0" w:space="0" w:color="auto"/>
                                                                    <w:right w:val="none" w:sz="0" w:space="0" w:color="auto"/>
                                                                  </w:divBdr>
                                                                </w:div>
                                                              </w:divsChild>
                                                            </w:div>
                                                            <w:div w:id="1405878726">
                                                              <w:marLeft w:val="0"/>
                                                              <w:marRight w:val="0"/>
                                                              <w:marTop w:val="0"/>
                                                              <w:marBottom w:val="0"/>
                                                              <w:divBdr>
                                                                <w:top w:val="none" w:sz="0" w:space="0" w:color="auto"/>
                                                                <w:left w:val="none" w:sz="0" w:space="0" w:color="auto"/>
                                                                <w:bottom w:val="none" w:sz="0" w:space="0" w:color="auto"/>
                                                                <w:right w:val="none" w:sz="0" w:space="0" w:color="auto"/>
                                                              </w:divBdr>
                                                            </w:div>
                                                            <w:div w:id="1269239012">
                                                              <w:marLeft w:val="0"/>
                                                              <w:marRight w:val="0"/>
                                                              <w:marTop w:val="0"/>
                                                              <w:marBottom w:val="0"/>
                                                              <w:divBdr>
                                                                <w:top w:val="none" w:sz="0" w:space="0" w:color="auto"/>
                                                                <w:left w:val="none" w:sz="0" w:space="0" w:color="auto"/>
                                                                <w:bottom w:val="none" w:sz="0" w:space="0" w:color="auto"/>
                                                                <w:right w:val="none" w:sz="0" w:space="0" w:color="auto"/>
                                                              </w:divBdr>
                                                              <w:divsChild>
                                                                <w:div w:id="490101782">
                                                                  <w:marLeft w:val="0"/>
                                                                  <w:marRight w:val="0"/>
                                                                  <w:marTop w:val="0"/>
                                                                  <w:marBottom w:val="0"/>
                                                                  <w:divBdr>
                                                                    <w:top w:val="none" w:sz="0" w:space="0" w:color="auto"/>
                                                                    <w:left w:val="none" w:sz="0" w:space="0" w:color="auto"/>
                                                                    <w:bottom w:val="none" w:sz="0" w:space="0" w:color="auto"/>
                                                                    <w:right w:val="none" w:sz="0" w:space="0" w:color="auto"/>
                                                                  </w:divBdr>
                                                                </w:div>
                                                                <w:div w:id="962080847">
                                                                  <w:marLeft w:val="0"/>
                                                                  <w:marRight w:val="0"/>
                                                                  <w:marTop w:val="0"/>
                                                                  <w:marBottom w:val="0"/>
                                                                  <w:divBdr>
                                                                    <w:top w:val="none" w:sz="0" w:space="0" w:color="auto"/>
                                                                    <w:left w:val="none" w:sz="0" w:space="0" w:color="auto"/>
                                                                    <w:bottom w:val="none" w:sz="0" w:space="0" w:color="auto"/>
                                                                    <w:right w:val="none" w:sz="0" w:space="0" w:color="auto"/>
                                                                  </w:divBdr>
                                                                </w:div>
                                                                <w:div w:id="1084566239">
                                                                  <w:marLeft w:val="0"/>
                                                                  <w:marRight w:val="0"/>
                                                                  <w:marTop w:val="0"/>
                                                                  <w:marBottom w:val="0"/>
                                                                  <w:divBdr>
                                                                    <w:top w:val="none" w:sz="0" w:space="0" w:color="auto"/>
                                                                    <w:left w:val="none" w:sz="0" w:space="0" w:color="auto"/>
                                                                    <w:bottom w:val="none" w:sz="0" w:space="0" w:color="auto"/>
                                                                    <w:right w:val="none" w:sz="0" w:space="0" w:color="auto"/>
                                                                  </w:divBdr>
                                                                </w:div>
                                                              </w:divsChild>
                                                            </w:div>
                                                            <w:div w:id="60754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943590">
                                                      <w:marLeft w:val="0"/>
                                                      <w:marRight w:val="0"/>
                                                      <w:marTop w:val="0"/>
                                                      <w:marBottom w:val="0"/>
                                                      <w:divBdr>
                                                        <w:top w:val="none" w:sz="0" w:space="0" w:color="auto"/>
                                                        <w:left w:val="none" w:sz="0" w:space="0" w:color="auto"/>
                                                        <w:bottom w:val="none" w:sz="0" w:space="0" w:color="auto"/>
                                                        <w:right w:val="none" w:sz="0" w:space="0" w:color="auto"/>
                                                      </w:divBdr>
                                                      <w:divsChild>
                                                        <w:div w:id="2004552023">
                                                          <w:marLeft w:val="0"/>
                                                          <w:marRight w:val="0"/>
                                                          <w:marTop w:val="0"/>
                                                          <w:marBottom w:val="0"/>
                                                          <w:divBdr>
                                                            <w:top w:val="none" w:sz="0" w:space="0" w:color="auto"/>
                                                            <w:left w:val="none" w:sz="0" w:space="0" w:color="auto"/>
                                                            <w:bottom w:val="none" w:sz="0" w:space="0" w:color="auto"/>
                                                            <w:right w:val="none" w:sz="0" w:space="0" w:color="auto"/>
                                                          </w:divBdr>
                                                          <w:divsChild>
                                                            <w:div w:id="2085294230">
                                                              <w:marLeft w:val="0"/>
                                                              <w:marRight w:val="0"/>
                                                              <w:marTop w:val="0"/>
                                                              <w:marBottom w:val="0"/>
                                                              <w:divBdr>
                                                                <w:top w:val="none" w:sz="0" w:space="0" w:color="auto"/>
                                                                <w:left w:val="none" w:sz="0" w:space="0" w:color="auto"/>
                                                                <w:bottom w:val="none" w:sz="0" w:space="0" w:color="auto"/>
                                                                <w:right w:val="none" w:sz="0" w:space="0" w:color="auto"/>
                                                              </w:divBdr>
                                                            </w:div>
                                                            <w:div w:id="798492249">
                                                              <w:marLeft w:val="0"/>
                                                              <w:marRight w:val="0"/>
                                                              <w:marTop w:val="0"/>
                                                              <w:marBottom w:val="0"/>
                                                              <w:divBdr>
                                                                <w:top w:val="none" w:sz="0" w:space="0" w:color="auto"/>
                                                                <w:left w:val="none" w:sz="0" w:space="0" w:color="auto"/>
                                                                <w:bottom w:val="none" w:sz="0" w:space="0" w:color="auto"/>
                                                                <w:right w:val="none" w:sz="0" w:space="0" w:color="auto"/>
                                                              </w:divBdr>
                                                              <w:divsChild>
                                                                <w:div w:id="68041907">
                                                                  <w:marLeft w:val="0"/>
                                                                  <w:marRight w:val="0"/>
                                                                  <w:marTop w:val="0"/>
                                                                  <w:marBottom w:val="0"/>
                                                                  <w:divBdr>
                                                                    <w:top w:val="none" w:sz="0" w:space="0" w:color="auto"/>
                                                                    <w:left w:val="none" w:sz="0" w:space="0" w:color="auto"/>
                                                                    <w:bottom w:val="none" w:sz="0" w:space="0" w:color="auto"/>
                                                                    <w:right w:val="none" w:sz="0" w:space="0" w:color="auto"/>
                                                                  </w:divBdr>
                                                                </w:div>
                                                              </w:divsChild>
                                                            </w:div>
                                                            <w:div w:id="552817901">
                                                              <w:marLeft w:val="0"/>
                                                              <w:marRight w:val="0"/>
                                                              <w:marTop w:val="0"/>
                                                              <w:marBottom w:val="0"/>
                                                              <w:divBdr>
                                                                <w:top w:val="none" w:sz="0" w:space="0" w:color="auto"/>
                                                                <w:left w:val="none" w:sz="0" w:space="0" w:color="auto"/>
                                                                <w:bottom w:val="none" w:sz="0" w:space="0" w:color="auto"/>
                                                                <w:right w:val="none" w:sz="0" w:space="0" w:color="auto"/>
                                                              </w:divBdr>
                                                            </w:div>
                                                            <w:div w:id="1020474486">
                                                              <w:marLeft w:val="0"/>
                                                              <w:marRight w:val="0"/>
                                                              <w:marTop w:val="0"/>
                                                              <w:marBottom w:val="0"/>
                                                              <w:divBdr>
                                                                <w:top w:val="none" w:sz="0" w:space="0" w:color="auto"/>
                                                                <w:left w:val="none" w:sz="0" w:space="0" w:color="auto"/>
                                                                <w:bottom w:val="none" w:sz="0" w:space="0" w:color="auto"/>
                                                                <w:right w:val="none" w:sz="0" w:space="0" w:color="auto"/>
                                                              </w:divBdr>
                                                              <w:divsChild>
                                                                <w:div w:id="411002931">
                                                                  <w:marLeft w:val="0"/>
                                                                  <w:marRight w:val="0"/>
                                                                  <w:marTop w:val="0"/>
                                                                  <w:marBottom w:val="0"/>
                                                                  <w:divBdr>
                                                                    <w:top w:val="none" w:sz="0" w:space="0" w:color="auto"/>
                                                                    <w:left w:val="none" w:sz="0" w:space="0" w:color="auto"/>
                                                                    <w:bottom w:val="none" w:sz="0" w:space="0" w:color="auto"/>
                                                                    <w:right w:val="none" w:sz="0" w:space="0" w:color="auto"/>
                                                                  </w:divBdr>
                                                                </w:div>
                                                                <w:div w:id="442386695">
                                                                  <w:marLeft w:val="0"/>
                                                                  <w:marRight w:val="0"/>
                                                                  <w:marTop w:val="0"/>
                                                                  <w:marBottom w:val="0"/>
                                                                  <w:divBdr>
                                                                    <w:top w:val="none" w:sz="0" w:space="0" w:color="auto"/>
                                                                    <w:left w:val="none" w:sz="0" w:space="0" w:color="auto"/>
                                                                    <w:bottom w:val="none" w:sz="0" w:space="0" w:color="auto"/>
                                                                    <w:right w:val="none" w:sz="0" w:space="0" w:color="auto"/>
                                                                  </w:divBdr>
                                                                  <w:divsChild>
                                                                    <w:div w:id="1655912250">
                                                                      <w:marLeft w:val="0"/>
                                                                      <w:marRight w:val="0"/>
                                                                      <w:marTop w:val="0"/>
                                                                      <w:marBottom w:val="0"/>
                                                                      <w:divBdr>
                                                                        <w:top w:val="none" w:sz="0" w:space="0" w:color="auto"/>
                                                                        <w:left w:val="none" w:sz="0" w:space="0" w:color="auto"/>
                                                                        <w:bottom w:val="none" w:sz="0" w:space="0" w:color="auto"/>
                                                                        <w:right w:val="none" w:sz="0" w:space="0" w:color="auto"/>
                                                                      </w:divBdr>
                                                                    </w:div>
                                                                    <w:div w:id="63753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47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353596">
                                                      <w:marLeft w:val="0"/>
                                                      <w:marRight w:val="0"/>
                                                      <w:marTop w:val="0"/>
                                                      <w:marBottom w:val="0"/>
                                                      <w:divBdr>
                                                        <w:top w:val="none" w:sz="0" w:space="0" w:color="auto"/>
                                                        <w:left w:val="none" w:sz="0" w:space="0" w:color="auto"/>
                                                        <w:bottom w:val="none" w:sz="0" w:space="0" w:color="auto"/>
                                                        <w:right w:val="none" w:sz="0" w:space="0" w:color="auto"/>
                                                      </w:divBdr>
                                                      <w:divsChild>
                                                        <w:div w:id="2094162905">
                                                          <w:marLeft w:val="0"/>
                                                          <w:marRight w:val="0"/>
                                                          <w:marTop w:val="0"/>
                                                          <w:marBottom w:val="0"/>
                                                          <w:divBdr>
                                                            <w:top w:val="none" w:sz="0" w:space="0" w:color="auto"/>
                                                            <w:left w:val="none" w:sz="0" w:space="0" w:color="auto"/>
                                                            <w:bottom w:val="none" w:sz="0" w:space="0" w:color="auto"/>
                                                            <w:right w:val="none" w:sz="0" w:space="0" w:color="auto"/>
                                                          </w:divBdr>
                                                          <w:divsChild>
                                                            <w:div w:id="9891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01165">
                                                      <w:marLeft w:val="0"/>
                                                      <w:marRight w:val="0"/>
                                                      <w:marTop w:val="0"/>
                                                      <w:marBottom w:val="0"/>
                                                      <w:divBdr>
                                                        <w:top w:val="none" w:sz="0" w:space="0" w:color="auto"/>
                                                        <w:left w:val="none" w:sz="0" w:space="0" w:color="auto"/>
                                                        <w:bottom w:val="none" w:sz="0" w:space="0" w:color="auto"/>
                                                        <w:right w:val="none" w:sz="0" w:space="0" w:color="auto"/>
                                                      </w:divBdr>
                                                      <w:divsChild>
                                                        <w:div w:id="598414329">
                                                          <w:marLeft w:val="0"/>
                                                          <w:marRight w:val="0"/>
                                                          <w:marTop w:val="0"/>
                                                          <w:marBottom w:val="0"/>
                                                          <w:divBdr>
                                                            <w:top w:val="none" w:sz="0" w:space="0" w:color="auto"/>
                                                            <w:left w:val="none" w:sz="0" w:space="0" w:color="auto"/>
                                                            <w:bottom w:val="none" w:sz="0" w:space="0" w:color="auto"/>
                                                            <w:right w:val="none" w:sz="0" w:space="0" w:color="auto"/>
                                                          </w:divBdr>
                                                          <w:divsChild>
                                                            <w:div w:id="1457872994">
                                                              <w:marLeft w:val="0"/>
                                                              <w:marRight w:val="0"/>
                                                              <w:marTop w:val="0"/>
                                                              <w:marBottom w:val="0"/>
                                                              <w:divBdr>
                                                                <w:top w:val="none" w:sz="0" w:space="0" w:color="auto"/>
                                                                <w:left w:val="none" w:sz="0" w:space="0" w:color="auto"/>
                                                                <w:bottom w:val="none" w:sz="0" w:space="0" w:color="auto"/>
                                                                <w:right w:val="none" w:sz="0" w:space="0" w:color="auto"/>
                                                              </w:divBdr>
                                                            </w:div>
                                                            <w:div w:id="1557397658">
                                                              <w:marLeft w:val="0"/>
                                                              <w:marRight w:val="0"/>
                                                              <w:marTop w:val="0"/>
                                                              <w:marBottom w:val="0"/>
                                                              <w:divBdr>
                                                                <w:top w:val="none" w:sz="0" w:space="0" w:color="auto"/>
                                                                <w:left w:val="none" w:sz="0" w:space="0" w:color="auto"/>
                                                                <w:bottom w:val="none" w:sz="0" w:space="0" w:color="auto"/>
                                                                <w:right w:val="none" w:sz="0" w:space="0" w:color="auto"/>
                                                              </w:divBdr>
                                                            </w:div>
                                                            <w:div w:id="1637297398">
                                                              <w:marLeft w:val="0"/>
                                                              <w:marRight w:val="0"/>
                                                              <w:marTop w:val="0"/>
                                                              <w:marBottom w:val="0"/>
                                                              <w:divBdr>
                                                                <w:top w:val="none" w:sz="0" w:space="0" w:color="auto"/>
                                                                <w:left w:val="none" w:sz="0" w:space="0" w:color="auto"/>
                                                                <w:bottom w:val="none" w:sz="0" w:space="0" w:color="auto"/>
                                                                <w:right w:val="none" w:sz="0" w:space="0" w:color="auto"/>
                                                              </w:divBdr>
                                                              <w:divsChild>
                                                                <w:div w:id="197205907">
                                                                  <w:marLeft w:val="0"/>
                                                                  <w:marRight w:val="0"/>
                                                                  <w:marTop w:val="0"/>
                                                                  <w:marBottom w:val="0"/>
                                                                  <w:divBdr>
                                                                    <w:top w:val="none" w:sz="0" w:space="0" w:color="auto"/>
                                                                    <w:left w:val="none" w:sz="0" w:space="0" w:color="auto"/>
                                                                    <w:bottom w:val="none" w:sz="0" w:space="0" w:color="auto"/>
                                                                    <w:right w:val="none" w:sz="0" w:space="0" w:color="auto"/>
                                                                  </w:divBdr>
                                                                </w:div>
                                                              </w:divsChild>
                                                            </w:div>
                                                            <w:div w:id="86123618">
                                                              <w:marLeft w:val="0"/>
                                                              <w:marRight w:val="0"/>
                                                              <w:marTop w:val="0"/>
                                                              <w:marBottom w:val="0"/>
                                                              <w:divBdr>
                                                                <w:top w:val="none" w:sz="0" w:space="0" w:color="auto"/>
                                                                <w:left w:val="none" w:sz="0" w:space="0" w:color="auto"/>
                                                                <w:bottom w:val="none" w:sz="0" w:space="0" w:color="auto"/>
                                                                <w:right w:val="none" w:sz="0" w:space="0" w:color="auto"/>
                                                              </w:divBdr>
                                                              <w:divsChild>
                                                                <w:div w:id="254484712">
                                                                  <w:marLeft w:val="0"/>
                                                                  <w:marRight w:val="0"/>
                                                                  <w:marTop w:val="0"/>
                                                                  <w:marBottom w:val="0"/>
                                                                  <w:divBdr>
                                                                    <w:top w:val="none" w:sz="0" w:space="0" w:color="auto"/>
                                                                    <w:left w:val="none" w:sz="0" w:space="0" w:color="auto"/>
                                                                    <w:bottom w:val="none" w:sz="0" w:space="0" w:color="auto"/>
                                                                    <w:right w:val="none" w:sz="0" w:space="0" w:color="auto"/>
                                                                  </w:divBdr>
                                                                </w:div>
                                                              </w:divsChild>
                                                            </w:div>
                                                            <w:div w:id="155322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955981">
                                                      <w:marLeft w:val="0"/>
                                                      <w:marRight w:val="0"/>
                                                      <w:marTop w:val="0"/>
                                                      <w:marBottom w:val="0"/>
                                                      <w:divBdr>
                                                        <w:top w:val="none" w:sz="0" w:space="0" w:color="auto"/>
                                                        <w:left w:val="none" w:sz="0" w:space="0" w:color="auto"/>
                                                        <w:bottom w:val="none" w:sz="0" w:space="0" w:color="auto"/>
                                                        <w:right w:val="none" w:sz="0" w:space="0" w:color="auto"/>
                                                      </w:divBdr>
                                                      <w:divsChild>
                                                        <w:div w:id="1642729772">
                                                          <w:marLeft w:val="0"/>
                                                          <w:marRight w:val="0"/>
                                                          <w:marTop w:val="0"/>
                                                          <w:marBottom w:val="0"/>
                                                          <w:divBdr>
                                                            <w:top w:val="none" w:sz="0" w:space="0" w:color="auto"/>
                                                            <w:left w:val="none" w:sz="0" w:space="0" w:color="auto"/>
                                                            <w:bottom w:val="none" w:sz="0" w:space="0" w:color="auto"/>
                                                            <w:right w:val="none" w:sz="0" w:space="0" w:color="auto"/>
                                                          </w:divBdr>
                                                          <w:divsChild>
                                                            <w:div w:id="1398477079">
                                                              <w:marLeft w:val="0"/>
                                                              <w:marRight w:val="0"/>
                                                              <w:marTop w:val="0"/>
                                                              <w:marBottom w:val="0"/>
                                                              <w:divBdr>
                                                                <w:top w:val="none" w:sz="0" w:space="0" w:color="auto"/>
                                                                <w:left w:val="none" w:sz="0" w:space="0" w:color="auto"/>
                                                                <w:bottom w:val="none" w:sz="0" w:space="0" w:color="auto"/>
                                                                <w:right w:val="none" w:sz="0" w:space="0" w:color="auto"/>
                                                              </w:divBdr>
                                                            </w:div>
                                                            <w:div w:id="479420576">
                                                              <w:marLeft w:val="0"/>
                                                              <w:marRight w:val="0"/>
                                                              <w:marTop w:val="0"/>
                                                              <w:marBottom w:val="0"/>
                                                              <w:divBdr>
                                                                <w:top w:val="none" w:sz="0" w:space="0" w:color="auto"/>
                                                                <w:left w:val="none" w:sz="0" w:space="0" w:color="auto"/>
                                                                <w:bottom w:val="none" w:sz="0" w:space="0" w:color="auto"/>
                                                                <w:right w:val="none" w:sz="0" w:space="0" w:color="auto"/>
                                                              </w:divBdr>
                                                            </w:div>
                                                            <w:div w:id="41373219">
                                                              <w:marLeft w:val="0"/>
                                                              <w:marRight w:val="0"/>
                                                              <w:marTop w:val="0"/>
                                                              <w:marBottom w:val="0"/>
                                                              <w:divBdr>
                                                                <w:top w:val="none" w:sz="0" w:space="0" w:color="auto"/>
                                                                <w:left w:val="none" w:sz="0" w:space="0" w:color="auto"/>
                                                                <w:bottom w:val="none" w:sz="0" w:space="0" w:color="auto"/>
                                                                <w:right w:val="none" w:sz="0" w:space="0" w:color="auto"/>
                                                              </w:divBdr>
                                                            </w:div>
                                                            <w:div w:id="826241358">
                                                              <w:marLeft w:val="0"/>
                                                              <w:marRight w:val="0"/>
                                                              <w:marTop w:val="0"/>
                                                              <w:marBottom w:val="0"/>
                                                              <w:divBdr>
                                                                <w:top w:val="none" w:sz="0" w:space="0" w:color="auto"/>
                                                                <w:left w:val="none" w:sz="0" w:space="0" w:color="auto"/>
                                                                <w:bottom w:val="none" w:sz="0" w:space="0" w:color="auto"/>
                                                                <w:right w:val="none" w:sz="0" w:space="0" w:color="auto"/>
                                                              </w:divBdr>
                                                            </w:div>
                                                            <w:div w:id="1533805362">
                                                              <w:marLeft w:val="0"/>
                                                              <w:marRight w:val="0"/>
                                                              <w:marTop w:val="0"/>
                                                              <w:marBottom w:val="0"/>
                                                              <w:divBdr>
                                                                <w:top w:val="none" w:sz="0" w:space="0" w:color="auto"/>
                                                                <w:left w:val="none" w:sz="0" w:space="0" w:color="auto"/>
                                                                <w:bottom w:val="none" w:sz="0" w:space="0" w:color="auto"/>
                                                                <w:right w:val="none" w:sz="0" w:space="0" w:color="auto"/>
                                                              </w:divBdr>
                                                            </w:div>
                                                            <w:div w:id="187564692">
                                                              <w:marLeft w:val="0"/>
                                                              <w:marRight w:val="0"/>
                                                              <w:marTop w:val="0"/>
                                                              <w:marBottom w:val="0"/>
                                                              <w:divBdr>
                                                                <w:top w:val="none" w:sz="0" w:space="0" w:color="auto"/>
                                                                <w:left w:val="none" w:sz="0" w:space="0" w:color="auto"/>
                                                                <w:bottom w:val="none" w:sz="0" w:space="0" w:color="auto"/>
                                                                <w:right w:val="none" w:sz="0" w:space="0" w:color="auto"/>
                                                              </w:divBdr>
                                                              <w:divsChild>
                                                                <w:div w:id="116150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058952">
                                                      <w:marLeft w:val="0"/>
                                                      <w:marRight w:val="0"/>
                                                      <w:marTop w:val="0"/>
                                                      <w:marBottom w:val="0"/>
                                                      <w:divBdr>
                                                        <w:top w:val="none" w:sz="0" w:space="0" w:color="auto"/>
                                                        <w:left w:val="none" w:sz="0" w:space="0" w:color="auto"/>
                                                        <w:bottom w:val="none" w:sz="0" w:space="0" w:color="auto"/>
                                                        <w:right w:val="none" w:sz="0" w:space="0" w:color="auto"/>
                                                      </w:divBdr>
                                                      <w:divsChild>
                                                        <w:div w:id="2059670241">
                                                          <w:marLeft w:val="0"/>
                                                          <w:marRight w:val="0"/>
                                                          <w:marTop w:val="0"/>
                                                          <w:marBottom w:val="0"/>
                                                          <w:divBdr>
                                                            <w:top w:val="none" w:sz="0" w:space="0" w:color="auto"/>
                                                            <w:left w:val="none" w:sz="0" w:space="0" w:color="auto"/>
                                                            <w:bottom w:val="none" w:sz="0" w:space="0" w:color="auto"/>
                                                            <w:right w:val="none" w:sz="0" w:space="0" w:color="auto"/>
                                                          </w:divBdr>
                                                          <w:divsChild>
                                                            <w:div w:id="274288605">
                                                              <w:marLeft w:val="0"/>
                                                              <w:marRight w:val="0"/>
                                                              <w:marTop w:val="0"/>
                                                              <w:marBottom w:val="0"/>
                                                              <w:divBdr>
                                                                <w:top w:val="none" w:sz="0" w:space="0" w:color="auto"/>
                                                                <w:left w:val="none" w:sz="0" w:space="0" w:color="auto"/>
                                                                <w:bottom w:val="none" w:sz="0" w:space="0" w:color="auto"/>
                                                                <w:right w:val="none" w:sz="0" w:space="0" w:color="auto"/>
                                                              </w:divBdr>
                                                              <w:divsChild>
                                                                <w:div w:id="1150900284">
                                                                  <w:marLeft w:val="0"/>
                                                                  <w:marRight w:val="0"/>
                                                                  <w:marTop w:val="0"/>
                                                                  <w:marBottom w:val="0"/>
                                                                  <w:divBdr>
                                                                    <w:top w:val="none" w:sz="0" w:space="0" w:color="auto"/>
                                                                    <w:left w:val="none" w:sz="0" w:space="0" w:color="auto"/>
                                                                    <w:bottom w:val="none" w:sz="0" w:space="0" w:color="auto"/>
                                                                    <w:right w:val="none" w:sz="0" w:space="0" w:color="auto"/>
                                                                  </w:divBdr>
                                                                </w:div>
                                                              </w:divsChild>
                                                            </w:div>
                                                            <w:div w:id="2050839340">
                                                              <w:marLeft w:val="0"/>
                                                              <w:marRight w:val="0"/>
                                                              <w:marTop w:val="0"/>
                                                              <w:marBottom w:val="0"/>
                                                              <w:divBdr>
                                                                <w:top w:val="none" w:sz="0" w:space="0" w:color="auto"/>
                                                                <w:left w:val="none" w:sz="0" w:space="0" w:color="auto"/>
                                                                <w:bottom w:val="none" w:sz="0" w:space="0" w:color="auto"/>
                                                                <w:right w:val="none" w:sz="0" w:space="0" w:color="auto"/>
                                                              </w:divBdr>
                                                            </w:div>
                                                            <w:div w:id="454952528">
                                                              <w:marLeft w:val="0"/>
                                                              <w:marRight w:val="0"/>
                                                              <w:marTop w:val="0"/>
                                                              <w:marBottom w:val="0"/>
                                                              <w:divBdr>
                                                                <w:top w:val="none" w:sz="0" w:space="0" w:color="auto"/>
                                                                <w:left w:val="none" w:sz="0" w:space="0" w:color="auto"/>
                                                                <w:bottom w:val="none" w:sz="0" w:space="0" w:color="auto"/>
                                                                <w:right w:val="none" w:sz="0" w:space="0" w:color="auto"/>
                                                              </w:divBdr>
                                                              <w:divsChild>
                                                                <w:div w:id="1453982237">
                                                                  <w:marLeft w:val="0"/>
                                                                  <w:marRight w:val="0"/>
                                                                  <w:marTop w:val="0"/>
                                                                  <w:marBottom w:val="0"/>
                                                                  <w:divBdr>
                                                                    <w:top w:val="none" w:sz="0" w:space="0" w:color="auto"/>
                                                                    <w:left w:val="none" w:sz="0" w:space="0" w:color="auto"/>
                                                                    <w:bottom w:val="none" w:sz="0" w:space="0" w:color="auto"/>
                                                                    <w:right w:val="none" w:sz="0" w:space="0" w:color="auto"/>
                                                                  </w:divBdr>
                                                                </w:div>
                                                              </w:divsChild>
                                                            </w:div>
                                                            <w:div w:id="120691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089150">
                                                      <w:marLeft w:val="0"/>
                                                      <w:marRight w:val="0"/>
                                                      <w:marTop w:val="0"/>
                                                      <w:marBottom w:val="0"/>
                                                      <w:divBdr>
                                                        <w:top w:val="none" w:sz="0" w:space="0" w:color="auto"/>
                                                        <w:left w:val="none" w:sz="0" w:space="0" w:color="auto"/>
                                                        <w:bottom w:val="none" w:sz="0" w:space="0" w:color="auto"/>
                                                        <w:right w:val="none" w:sz="0" w:space="0" w:color="auto"/>
                                                      </w:divBdr>
                                                      <w:divsChild>
                                                        <w:div w:id="1900046067">
                                                          <w:marLeft w:val="0"/>
                                                          <w:marRight w:val="0"/>
                                                          <w:marTop w:val="0"/>
                                                          <w:marBottom w:val="0"/>
                                                          <w:divBdr>
                                                            <w:top w:val="none" w:sz="0" w:space="0" w:color="auto"/>
                                                            <w:left w:val="none" w:sz="0" w:space="0" w:color="auto"/>
                                                            <w:bottom w:val="none" w:sz="0" w:space="0" w:color="auto"/>
                                                            <w:right w:val="none" w:sz="0" w:space="0" w:color="auto"/>
                                                          </w:divBdr>
                                                          <w:divsChild>
                                                            <w:div w:id="1615550750">
                                                              <w:marLeft w:val="0"/>
                                                              <w:marRight w:val="0"/>
                                                              <w:marTop w:val="0"/>
                                                              <w:marBottom w:val="0"/>
                                                              <w:divBdr>
                                                                <w:top w:val="none" w:sz="0" w:space="0" w:color="auto"/>
                                                                <w:left w:val="none" w:sz="0" w:space="0" w:color="auto"/>
                                                                <w:bottom w:val="none" w:sz="0" w:space="0" w:color="auto"/>
                                                                <w:right w:val="none" w:sz="0" w:space="0" w:color="auto"/>
                                                              </w:divBdr>
                                                              <w:divsChild>
                                                                <w:div w:id="584655773">
                                                                  <w:marLeft w:val="0"/>
                                                                  <w:marRight w:val="0"/>
                                                                  <w:marTop w:val="0"/>
                                                                  <w:marBottom w:val="0"/>
                                                                  <w:divBdr>
                                                                    <w:top w:val="none" w:sz="0" w:space="0" w:color="auto"/>
                                                                    <w:left w:val="none" w:sz="0" w:space="0" w:color="auto"/>
                                                                    <w:bottom w:val="none" w:sz="0" w:space="0" w:color="auto"/>
                                                                    <w:right w:val="none" w:sz="0" w:space="0" w:color="auto"/>
                                                                  </w:divBdr>
                                                                </w:div>
                                                              </w:divsChild>
                                                            </w:div>
                                                            <w:div w:id="1548374411">
                                                              <w:marLeft w:val="0"/>
                                                              <w:marRight w:val="0"/>
                                                              <w:marTop w:val="0"/>
                                                              <w:marBottom w:val="0"/>
                                                              <w:divBdr>
                                                                <w:top w:val="none" w:sz="0" w:space="0" w:color="auto"/>
                                                                <w:left w:val="none" w:sz="0" w:space="0" w:color="auto"/>
                                                                <w:bottom w:val="none" w:sz="0" w:space="0" w:color="auto"/>
                                                                <w:right w:val="none" w:sz="0" w:space="0" w:color="auto"/>
                                                              </w:divBdr>
                                                            </w:div>
                                                            <w:div w:id="1414668974">
                                                              <w:marLeft w:val="0"/>
                                                              <w:marRight w:val="0"/>
                                                              <w:marTop w:val="0"/>
                                                              <w:marBottom w:val="0"/>
                                                              <w:divBdr>
                                                                <w:top w:val="none" w:sz="0" w:space="0" w:color="auto"/>
                                                                <w:left w:val="none" w:sz="0" w:space="0" w:color="auto"/>
                                                                <w:bottom w:val="none" w:sz="0" w:space="0" w:color="auto"/>
                                                                <w:right w:val="none" w:sz="0" w:space="0" w:color="auto"/>
                                                              </w:divBdr>
                                                            </w:div>
                                                            <w:div w:id="1936405090">
                                                              <w:marLeft w:val="0"/>
                                                              <w:marRight w:val="0"/>
                                                              <w:marTop w:val="0"/>
                                                              <w:marBottom w:val="0"/>
                                                              <w:divBdr>
                                                                <w:top w:val="none" w:sz="0" w:space="0" w:color="auto"/>
                                                                <w:left w:val="none" w:sz="0" w:space="0" w:color="auto"/>
                                                                <w:bottom w:val="none" w:sz="0" w:space="0" w:color="auto"/>
                                                                <w:right w:val="none" w:sz="0" w:space="0" w:color="auto"/>
                                                              </w:divBdr>
                                                            </w:div>
                                                            <w:div w:id="1673139149">
                                                              <w:marLeft w:val="0"/>
                                                              <w:marRight w:val="0"/>
                                                              <w:marTop w:val="0"/>
                                                              <w:marBottom w:val="0"/>
                                                              <w:divBdr>
                                                                <w:top w:val="none" w:sz="0" w:space="0" w:color="auto"/>
                                                                <w:left w:val="none" w:sz="0" w:space="0" w:color="auto"/>
                                                                <w:bottom w:val="none" w:sz="0" w:space="0" w:color="auto"/>
                                                                <w:right w:val="none" w:sz="0" w:space="0" w:color="auto"/>
                                                              </w:divBdr>
                                                            </w:div>
                                                            <w:div w:id="367031388">
                                                              <w:marLeft w:val="0"/>
                                                              <w:marRight w:val="0"/>
                                                              <w:marTop w:val="0"/>
                                                              <w:marBottom w:val="0"/>
                                                              <w:divBdr>
                                                                <w:top w:val="none" w:sz="0" w:space="0" w:color="auto"/>
                                                                <w:left w:val="none" w:sz="0" w:space="0" w:color="auto"/>
                                                                <w:bottom w:val="none" w:sz="0" w:space="0" w:color="auto"/>
                                                                <w:right w:val="none" w:sz="0" w:space="0" w:color="auto"/>
                                                              </w:divBdr>
                                                              <w:divsChild>
                                                                <w:div w:id="861361645">
                                                                  <w:marLeft w:val="0"/>
                                                                  <w:marRight w:val="0"/>
                                                                  <w:marTop w:val="0"/>
                                                                  <w:marBottom w:val="0"/>
                                                                  <w:divBdr>
                                                                    <w:top w:val="none" w:sz="0" w:space="0" w:color="auto"/>
                                                                    <w:left w:val="none" w:sz="0" w:space="0" w:color="auto"/>
                                                                    <w:bottom w:val="none" w:sz="0" w:space="0" w:color="auto"/>
                                                                    <w:right w:val="none" w:sz="0" w:space="0" w:color="auto"/>
                                                                  </w:divBdr>
                                                                </w:div>
                                                              </w:divsChild>
                                                            </w:div>
                                                            <w:div w:id="38360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445400">
                                                      <w:marLeft w:val="0"/>
                                                      <w:marRight w:val="0"/>
                                                      <w:marTop w:val="0"/>
                                                      <w:marBottom w:val="0"/>
                                                      <w:divBdr>
                                                        <w:top w:val="none" w:sz="0" w:space="0" w:color="auto"/>
                                                        <w:left w:val="none" w:sz="0" w:space="0" w:color="auto"/>
                                                        <w:bottom w:val="none" w:sz="0" w:space="0" w:color="auto"/>
                                                        <w:right w:val="none" w:sz="0" w:space="0" w:color="auto"/>
                                                      </w:divBdr>
                                                      <w:divsChild>
                                                        <w:div w:id="410205287">
                                                          <w:marLeft w:val="0"/>
                                                          <w:marRight w:val="0"/>
                                                          <w:marTop w:val="0"/>
                                                          <w:marBottom w:val="0"/>
                                                          <w:divBdr>
                                                            <w:top w:val="none" w:sz="0" w:space="0" w:color="auto"/>
                                                            <w:left w:val="none" w:sz="0" w:space="0" w:color="auto"/>
                                                            <w:bottom w:val="none" w:sz="0" w:space="0" w:color="auto"/>
                                                            <w:right w:val="none" w:sz="0" w:space="0" w:color="auto"/>
                                                          </w:divBdr>
                                                          <w:divsChild>
                                                            <w:div w:id="2142771918">
                                                              <w:marLeft w:val="0"/>
                                                              <w:marRight w:val="0"/>
                                                              <w:marTop w:val="0"/>
                                                              <w:marBottom w:val="0"/>
                                                              <w:divBdr>
                                                                <w:top w:val="none" w:sz="0" w:space="0" w:color="auto"/>
                                                                <w:left w:val="none" w:sz="0" w:space="0" w:color="auto"/>
                                                                <w:bottom w:val="none" w:sz="0" w:space="0" w:color="auto"/>
                                                                <w:right w:val="none" w:sz="0" w:space="0" w:color="auto"/>
                                                              </w:divBdr>
                                                            </w:div>
                                                            <w:div w:id="184682545">
                                                              <w:marLeft w:val="0"/>
                                                              <w:marRight w:val="0"/>
                                                              <w:marTop w:val="0"/>
                                                              <w:marBottom w:val="0"/>
                                                              <w:divBdr>
                                                                <w:top w:val="none" w:sz="0" w:space="0" w:color="auto"/>
                                                                <w:left w:val="none" w:sz="0" w:space="0" w:color="auto"/>
                                                                <w:bottom w:val="none" w:sz="0" w:space="0" w:color="auto"/>
                                                                <w:right w:val="none" w:sz="0" w:space="0" w:color="auto"/>
                                                              </w:divBdr>
                                                            </w:div>
                                                            <w:div w:id="1376542773">
                                                              <w:marLeft w:val="0"/>
                                                              <w:marRight w:val="0"/>
                                                              <w:marTop w:val="0"/>
                                                              <w:marBottom w:val="0"/>
                                                              <w:divBdr>
                                                                <w:top w:val="none" w:sz="0" w:space="0" w:color="auto"/>
                                                                <w:left w:val="none" w:sz="0" w:space="0" w:color="auto"/>
                                                                <w:bottom w:val="none" w:sz="0" w:space="0" w:color="auto"/>
                                                                <w:right w:val="none" w:sz="0" w:space="0" w:color="auto"/>
                                                              </w:divBdr>
                                                            </w:div>
                                                            <w:div w:id="207496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487253">
                                                      <w:marLeft w:val="0"/>
                                                      <w:marRight w:val="0"/>
                                                      <w:marTop w:val="0"/>
                                                      <w:marBottom w:val="0"/>
                                                      <w:divBdr>
                                                        <w:top w:val="none" w:sz="0" w:space="0" w:color="auto"/>
                                                        <w:left w:val="none" w:sz="0" w:space="0" w:color="auto"/>
                                                        <w:bottom w:val="none" w:sz="0" w:space="0" w:color="auto"/>
                                                        <w:right w:val="none" w:sz="0" w:space="0" w:color="auto"/>
                                                      </w:divBdr>
                                                      <w:divsChild>
                                                        <w:div w:id="573010649">
                                                          <w:marLeft w:val="0"/>
                                                          <w:marRight w:val="0"/>
                                                          <w:marTop w:val="0"/>
                                                          <w:marBottom w:val="0"/>
                                                          <w:divBdr>
                                                            <w:top w:val="none" w:sz="0" w:space="0" w:color="auto"/>
                                                            <w:left w:val="none" w:sz="0" w:space="0" w:color="auto"/>
                                                            <w:bottom w:val="none" w:sz="0" w:space="0" w:color="auto"/>
                                                            <w:right w:val="none" w:sz="0" w:space="0" w:color="auto"/>
                                                          </w:divBdr>
                                                          <w:divsChild>
                                                            <w:div w:id="97262429">
                                                              <w:marLeft w:val="0"/>
                                                              <w:marRight w:val="0"/>
                                                              <w:marTop w:val="0"/>
                                                              <w:marBottom w:val="0"/>
                                                              <w:divBdr>
                                                                <w:top w:val="none" w:sz="0" w:space="0" w:color="auto"/>
                                                                <w:left w:val="none" w:sz="0" w:space="0" w:color="auto"/>
                                                                <w:bottom w:val="none" w:sz="0" w:space="0" w:color="auto"/>
                                                                <w:right w:val="none" w:sz="0" w:space="0" w:color="auto"/>
                                                              </w:divBdr>
                                                              <w:divsChild>
                                                                <w:div w:id="1443770935">
                                                                  <w:marLeft w:val="0"/>
                                                                  <w:marRight w:val="0"/>
                                                                  <w:marTop w:val="0"/>
                                                                  <w:marBottom w:val="0"/>
                                                                  <w:divBdr>
                                                                    <w:top w:val="none" w:sz="0" w:space="0" w:color="auto"/>
                                                                    <w:left w:val="none" w:sz="0" w:space="0" w:color="auto"/>
                                                                    <w:bottom w:val="none" w:sz="0" w:space="0" w:color="auto"/>
                                                                    <w:right w:val="none" w:sz="0" w:space="0" w:color="auto"/>
                                                                  </w:divBdr>
                                                                </w:div>
                                                              </w:divsChild>
                                                            </w:div>
                                                            <w:div w:id="1401715179">
                                                              <w:marLeft w:val="0"/>
                                                              <w:marRight w:val="0"/>
                                                              <w:marTop w:val="0"/>
                                                              <w:marBottom w:val="0"/>
                                                              <w:divBdr>
                                                                <w:top w:val="none" w:sz="0" w:space="0" w:color="auto"/>
                                                                <w:left w:val="none" w:sz="0" w:space="0" w:color="auto"/>
                                                                <w:bottom w:val="none" w:sz="0" w:space="0" w:color="auto"/>
                                                                <w:right w:val="none" w:sz="0" w:space="0" w:color="auto"/>
                                                              </w:divBdr>
                                                            </w:div>
                                                            <w:div w:id="1518347069">
                                                              <w:marLeft w:val="0"/>
                                                              <w:marRight w:val="0"/>
                                                              <w:marTop w:val="0"/>
                                                              <w:marBottom w:val="0"/>
                                                              <w:divBdr>
                                                                <w:top w:val="none" w:sz="0" w:space="0" w:color="auto"/>
                                                                <w:left w:val="none" w:sz="0" w:space="0" w:color="auto"/>
                                                                <w:bottom w:val="none" w:sz="0" w:space="0" w:color="auto"/>
                                                                <w:right w:val="none" w:sz="0" w:space="0" w:color="auto"/>
                                                              </w:divBdr>
                                                            </w:div>
                                                            <w:div w:id="2025940866">
                                                              <w:marLeft w:val="0"/>
                                                              <w:marRight w:val="0"/>
                                                              <w:marTop w:val="0"/>
                                                              <w:marBottom w:val="0"/>
                                                              <w:divBdr>
                                                                <w:top w:val="none" w:sz="0" w:space="0" w:color="auto"/>
                                                                <w:left w:val="none" w:sz="0" w:space="0" w:color="auto"/>
                                                                <w:bottom w:val="none" w:sz="0" w:space="0" w:color="auto"/>
                                                                <w:right w:val="none" w:sz="0" w:space="0" w:color="auto"/>
                                                              </w:divBdr>
                                                            </w:div>
                                                            <w:div w:id="207882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098923">
                                                      <w:marLeft w:val="0"/>
                                                      <w:marRight w:val="0"/>
                                                      <w:marTop w:val="0"/>
                                                      <w:marBottom w:val="0"/>
                                                      <w:divBdr>
                                                        <w:top w:val="none" w:sz="0" w:space="0" w:color="auto"/>
                                                        <w:left w:val="none" w:sz="0" w:space="0" w:color="auto"/>
                                                        <w:bottom w:val="none" w:sz="0" w:space="0" w:color="auto"/>
                                                        <w:right w:val="none" w:sz="0" w:space="0" w:color="auto"/>
                                                      </w:divBdr>
                                                      <w:divsChild>
                                                        <w:div w:id="1867982576">
                                                          <w:marLeft w:val="0"/>
                                                          <w:marRight w:val="0"/>
                                                          <w:marTop w:val="0"/>
                                                          <w:marBottom w:val="0"/>
                                                          <w:divBdr>
                                                            <w:top w:val="none" w:sz="0" w:space="0" w:color="auto"/>
                                                            <w:left w:val="none" w:sz="0" w:space="0" w:color="auto"/>
                                                            <w:bottom w:val="none" w:sz="0" w:space="0" w:color="auto"/>
                                                            <w:right w:val="none" w:sz="0" w:space="0" w:color="auto"/>
                                                          </w:divBdr>
                                                          <w:divsChild>
                                                            <w:div w:id="1270577843">
                                                              <w:marLeft w:val="0"/>
                                                              <w:marRight w:val="0"/>
                                                              <w:marTop w:val="0"/>
                                                              <w:marBottom w:val="0"/>
                                                              <w:divBdr>
                                                                <w:top w:val="none" w:sz="0" w:space="0" w:color="auto"/>
                                                                <w:left w:val="none" w:sz="0" w:space="0" w:color="auto"/>
                                                                <w:bottom w:val="none" w:sz="0" w:space="0" w:color="auto"/>
                                                                <w:right w:val="none" w:sz="0" w:space="0" w:color="auto"/>
                                                              </w:divBdr>
                                                            </w:div>
                                                            <w:div w:id="530997750">
                                                              <w:marLeft w:val="0"/>
                                                              <w:marRight w:val="0"/>
                                                              <w:marTop w:val="0"/>
                                                              <w:marBottom w:val="0"/>
                                                              <w:divBdr>
                                                                <w:top w:val="none" w:sz="0" w:space="0" w:color="auto"/>
                                                                <w:left w:val="none" w:sz="0" w:space="0" w:color="auto"/>
                                                                <w:bottom w:val="none" w:sz="0" w:space="0" w:color="auto"/>
                                                                <w:right w:val="none" w:sz="0" w:space="0" w:color="auto"/>
                                                              </w:divBdr>
                                                            </w:div>
                                                            <w:div w:id="99306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79705">
                                                      <w:marLeft w:val="0"/>
                                                      <w:marRight w:val="0"/>
                                                      <w:marTop w:val="0"/>
                                                      <w:marBottom w:val="0"/>
                                                      <w:divBdr>
                                                        <w:top w:val="none" w:sz="0" w:space="0" w:color="auto"/>
                                                        <w:left w:val="none" w:sz="0" w:space="0" w:color="auto"/>
                                                        <w:bottom w:val="none" w:sz="0" w:space="0" w:color="auto"/>
                                                        <w:right w:val="none" w:sz="0" w:space="0" w:color="auto"/>
                                                      </w:divBdr>
                                                      <w:divsChild>
                                                        <w:div w:id="619917193">
                                                          <w:marLeft w:val="0"/>
                                                          <w:marRight w:val="0"/>
                                                          <w:marTop w:val="0"/>
                                                          <w:marBottom w:val="0"/>
                                                          <w:divBdr>
                                                            <w:top w:val="none" w:sz="0" w:space="0" w:color="auto"/>
                                                            <w:left w:val="none" w:sz="0" w:space="0" w:color="auto"/>
                                                            <w:bottom w:val="none" w:sz="0" w:space="0" w:color="auto"/>
                                                            <w:right w:val="none" w:sz="0" w:space="0" w:color="auto"/>
                                                          </w:divBdr>
                                                        </w:div>
                                                        <w:div w:id="530269641">
                                                          <w:marLeft w:val="0"/>
                                                          <w:marRight w:val="0"/>
                                                          <w:marTop w:val="0"/>
                                                          <w:marBottom w:val="0"/>
                                                          <w:divBdr>
                                                            <w:top w:val="none" w:sz="0" w:space="0" w:color="auto"/>
                                                            <w:left w:val="none" w:sz="0" w:space="0" w:color="auto"/>
                                                            <w:bottom w:val="none" w:sz="0" w:space="0" w:color="auto"/>
                                                            <w:right w:val="none" w:sz="0" w:space="0" w:color="auto"/>
                                                          </w:divBdr>
                                                          <w:divsChild>
                                                            <w:div w:id="1346397689">
                                                              <w:marLeft w:val="0"/>
                                                              <w:marRight w:val="0"/>
                                                              <w:marTop w:val="0"/>
                                                              <w:marBottom w:val="0"/>
                                                              <w:divBdr>
                                                                <w:top w:val="none" w:sz="0" w:space="0" w:color="auto"/>
                                                                <w:left w:val="none" w:sz="0" w:space="0" w:color="auto"/>
                                                                <w:bottom w:val="none" w:sz="0" w:space="0" w:color="auto"/>
                                                                <w:right w:val="none" w:sz="0" w:space="0" w:color="auto"/>
                                                              </w:divBdr>
                                                              <w:divsChild>
                                                                <w:div w:id="609582790">
                                                                  <w:marLeft w:val="0"/>
                                                                  <w:marRight w:val="0"/>
                                                                  <w:marTop w:val="0"/>
                                                                  <w:marBottom w:val="0"/>
                                                                  <w:divBdr>
                                                                    <w:top w:val="none" w:sz="0" w:space="0" w:color="auto"/>
                                                                    <w:left w:val="none" w:sz="0" w:space="0" w:color="auto"/>
                                                                    <w:bottom w:val="none" w:sz="0" w:space="0" w:color="auto"/>
                                                                    <w:right w:val="none" w:sz="0" w:space="0" w:color="auto"/>
                                                                  </w:divBdr>
                                                                </w:div>
                                                                <w:div w:id="224534567">
                                                                  <w:marLeft w:val="0"/>
                                                                  <w:marRight w:val="0"/>
                                                                  <w:marTop w:val="0"/>
                                                                  <w:marBottom w:val="0"/>
                                                                  <w:divBdr>
                                                                    <w:top w:val="none" w:sz="0" w:space="0" w:color="auto"/>
                                                                    <w:left w:val="none" w:sz="0" w:space="0" w:color="auto"/>
                                                                    <w:bottom w:val="none" w:sz="0" w:space="0" w:color="auto"/>
                                                                    <w:right w:val="none" w:sz="0" w:space="0" w:color="auto"/>
                                                                  </w:divBdr>
                                                                </w:div>
                                                                <w:div w:id="742531644">
                                                                  <w:marLeft w:val="0"/>
                                                                  <w:marRight w:val="0"/>
                                                                  <w:marTop w:val="0"/>
                                                                  <w:marBottom w:val="0"/>
                                                                  <w:divBdr>
                                                                    <w:top w:val="none" w:sz="0" w:space="0" w:color="auto"/>
                                                                    <w:left w:val="none" w:sz="0" w:space="0" w:color="auto"/>
                                                                    <w:bottom w:val="none" w:sz="0" w:space="0" w:color="auto"/>
                                                                    <w:right w:val="none" w:sz="0" w:space="0" w:color="auto"/>
                                                                  </w:divBdr>
                                                                  <w:divsChild>
                                                                    <w:div w:id="133374929">
                                                                      <w:marLeft w:val="0"/>
                                                                      <w:marRight w:val="0"/>
                                                                      <w:marTop w:val="0"/>
                                                                      <w:marBottom w:val="0"/>
                                                                      <w:divBdr>
                                                                        <w:top w:val="none" w:sz="0" w:space="0" w:color="auto"/>
                                                                        <w:left w:val="none" w:sz="0" w:space="0" w:color="auto"/>
                                                                        <w:bottom w:val="none" w:sz="0" w:space="0" w:color="auto"/>
                                                                        <w:right w:val="none" w:sz="0" w:space="0" w:color="auto"/>
                                                                      </w:divBdr>
                                                                    </w:div>
                                                                    <w:div w:id="800342956">
                                                                      <w:marLeft w:val="0"/>
                                                                      <w:marRight w:val="0"/>
                                                                      <w:marTop w:val="0"/>
                                                                      <w:marBottom w:val="0"/>
                                                                      <w:divBdr>
                                                                        <w:top w:val="none" w:sz="0" w:space="0" w:color="auto"/>
                                                                        <w:left w:val="none" w:sz="0" w:space="0" w:color="auto"/>
                                                                        <w:bottom w:val="none" w:sz="0" w:space="0" w:color="auto"/>
                                                                        <w:right w:val="none" w:sz="0" w:space="0" w:color="auto"/>
                                                                      </w:divBdr>
                                                                    </w:div>
                                                                  </w:divsChild>
                                                                </w:div>
                                                                <w:div w:id="1542089028">
                                                                  <w:marLeft w:val="0"/>
                                                                  <w:marRight w:val="0"/>
                                                                  <w:marTop w:val="0"/>
                                                                  <w:marBottom w:val="0"/>
                                                                  <w:divBdr>
                                                                    <w:top w:val="none" w:sz="0" w:space="0" w:color="auto"/>
                                                                    <w:left w:val="none" w:sz="0" w:space="0" w:color="auto"/>
                                                                    <w:bottom w:val="none" w:sz="0" w:space="0" w:color="auto"/>
                                                                    <w:right w:val="none" w:sz="0" w:space="0" w:color="auto"/>
                                                                  </w:divBdr>
                                                                </w:div>
                                                                <w:div w:id="211847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874439">
                                                          <w:marLeft w:val="0"/>
                                                          <w:marRight w:val="0"/>
                                                          <w:marTop w:val="0"/>
                                                          <w:marBottom w:val="0"/>
                                                          <w:divBdr>
                                                            <w:top w:val="none" w:sz="0" w:space="0" w:color="auto"/>
                                                            <w:left w:val="none" w:sz="0" w:space="0" w:color="auto"/>
                                                            <w:bottom w:val="none" w:sz="0" w:space="0" w:color="auto"/>
                                                            <w:right w:val="none" w:sz="0" w:space="0" w:color="auto"/>
                                                          </w:divBdr>
                                                          <w:divsChild>
                                                            <w:div w:id="313950088">
                                                              <w:marLeft w:val="0"/>
                                                              <w:marRight w:val="0"/>
                                                              <w:marTop w:val="0"/>
                                                              <w:marBottom w:val="0"/>
                                                              <w:divBdr>
                                                                <w:top w:val="none" w:sz="0" w:space="0" w:color="auto"/>
                                                                <w:left w:val="none" w:sz="0" w:space="0" w:color="auto"/>
                                                                <w:bottom w:val="none" w:sz="0" w:space="0" w:color="auto"/>
                                                                <w:right w:val="none" w:sz="0" w:space="0" w:color="auto"/>
                                                              </w:divBdr>
                                                              <w:divsChild>
                                                                <w:div w:id="158929535">
                                                                  <w:marLeft w:val="0"/>
                                                                  <w:marRight w:val="0"/>
                                                                  <w:marTop w:val="0"/>
                                                                  <w:marBottom w:val="0"/>
                                                                  <w:divBdr>
                                                                    <w:top w:val="none" w:sz="0" w:space="0" w:color="auto"/>
                                                                    <w:left w:val="none" w:sz="0" w:space="0" w:color="auto"/>
                                                                    <w:bottom w:val="none" w:sz="0" w:space="0" w:color="auto"/>
                                                                    <w:right w:val="none" w:sz="0" w:space="0" w:color="auto"/>
                                                                  </w:divBdr>
                                                                </w:div>
                                                                <w:div w:id="497817104">
                                                                  <w:marLeft w:val="0"/>
                                                                  <w:marRight w:val="0"/>
                                                                  <w:marTop w:val="0"/>
                                                                  <w:marBottom w:val="0"/>
                                                                  <w:divBdr>
                                                                    <w:top w:val="none" w:sz="0" w:space="0" w:color="auto"/>
                                                                    <w:left w:val="none" w:sz="0" w:space="0" w:color="auto"/>
                                                                    <w:bottom w:val="none" w:sz="0" w:space="0" w:color="auto"/>
                                                                    <w:right w:val="none" w:sz="0" w:space="0" w:color="auto"/>
                                                                  </w:divBdr>
                                                                </w:div>
                                                                <w:div w:id="425200833">
                                                                  <w:marLeft w:val="0"/>
                                                                  <w:marRight w:val="0"/>
                                                                  <w:marTop w:val="0"/>
                                                                  <w:marBottom w:val="0"/>
                                                                  <w:divBdr>
                                                                    <w:top w:val="none" w:sz="0" w:space="0" w:color="auto"/>
                                                                    <w:left w:val="none" w:sz="0" w:space="0" w:color="auto"/>
                                                                    <w:bottom w:val="none" w:sz="0" w:space="0" w:color="auto"/>
                                                                    <w:right w:val="none" w:sz="0" w:space="0" w:color="auto"/>
                                                                  </w:divBdr>
                                                                  <w:divsChild>
                                                                    <w:div w:id="1602567319">
                                                                      <w:marLeft w:val="0"/>
                                                                      <w:marRight w:val="0"/>
                                                                      <w:marTop w:val="0"/>
                                                                      <w:marBottom w:val="0"/>
                                                                      <w:divBdr>
                                                                        <w:top w:val="none" w:sz="0" w:space="0" w:color="auto"/>
                                                                        <w:left w:val="none" w:sz="0" w:space="0" w:color="auto"/>
                                                                        <w:bottom w:val="none" w:sz="0" w:space="0" w:color="auto"/>
                                                                        <w:right w:val="none" w:sz="0" w:space="0" w:color="auto"/>
                                                                      </w:divBdr>
                                                                    </w:div>
                                                                  </w:divsChild>
                                                                </w:div>
                                                                <w:div w:id="35008253">
                                                                  <w:marLeft w:val="0"/>
                                                                  <w:marRight w:val="0"/>
                                                                  <w:marTop w:val="0"/>
                                                                  <w:marBottom w:val="0"/>
                                                                  <w:divBdr>
                                                                    <w:top w:val="none" w:sz="0" w:space="0" w:color="auto"/>
                                                                    <w:left w:val="none" w:sz="0" w:space="0" w:color="auto"/>
                                                                    <w:bottom w:val="none" w:sz="0" w:space="0" w:color="auto"/>
                                                                    <w:right w:val="none" w:sz="0" w:space="0" w:color="auto"/>
                                                                  </w:divBdr>
                                                                  <w:divsChild>
                                                                    <w:div w:id="1214544494">
                                                                      <w:marLeft w:val="0"/>
                                                                      <w:marRight w:val="0"/>
                                                                      <w:marTop w:val="0"/>
                                                                      <w:marBottom w:val="0"/>
                                                                      <w:divBdr>
                                                                        <w:top w:val="none" w:sz="0" w:space="0" w:color="auto"/>
                                                                        <w:left w:val="none" w:sz="0" w:space="0" w:color="auto"/>
                                                                        <w:bottom w:val="none" w:sz="0" w:space="0" w:color="auto"/>
                                                                        <w:right w:val="none" w:sz="0" w:space="0" w:color="auto"/>
                                                                      </w:divBdr>
                                                                    </w:div>
                                                                  </w:divsChild>
                                                                </w:div>
                                                                <w:div w:id="111563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79088">
                                                          <w:marLeft w:val="0"/>
                                                          <w:marRight w:val="0"/>
                                                          <w:marTop w:val="0"/>
                                                          <w:marBottom w:val="0"/>
                                                          <w:divBdr>
                                                            <w:top w:val="none" w:sz="0" w:space="0" w:color="auto"/>
                                                            <w:left w:val="none" w:sz="0" w:space="0" w:color="auto"/>
                                                            <w:bottom w:val="none" w:sz="0" w:space="0" w:color="auto"/>
                                                            <w:right w:val="none" w:sz="0" w:space="0" w:color="auto"/>
                                                          </w:divBdr>
                                                          <w:divsChild>
                                                            <w:div w:id="1936012531">
                                                              <w:marLeft w:val="0"/>
                                                              <w:marRight w:val="0"/>
                                                              <w:marTop w:val="0"/>
                                                              <w:marBottom w:val="0"/>
                                                              <w:divBdr>
                                                                <w:top w:val="none" w:sz="0" w:space="0" w:color="auto"/>
                                                                <w:left w:val="none" w:sz="0" w:space="0" w:color="auto"/>
                                                                <w:bottom w:val="none" w:sz="0" w:space="0" w:color="auto"/>
                                                                <w:right w:val="none" w:sz="0" w:space="0" w:color="auto"/>
                                                              </w:divBdr>
                                                              <w:divsChild>
                                                                <w:div w:id="1586567191">
                                                                  <w:marLeft w:val="0"/>
                                                                  <w:marRight w:val="0"/>
                                                                  <w:marTop w:val="0"/>
                                                                  <w:marBottom w:val="0"/>
                                                                  <w:divBdr>
                                                                    <w:top w:val="none" w:sz="0" w:space="0" w:color="auto"/>
                                                                    <w:left w:val="none" w:sz="0" w:space="0" w:color="auto"/>
                                                                    <w:bottom w:val="none" w:sz="0" w:space="0" w:color="auto"/>
                                                                    <w:right w:val="none" w:sz="0" w:space="0" w:color="auto"/>
                                                                  </w:divBdr>
                                                                  <w:divsChild>
                                                                    <w:div w:id="1232619127">
                                                                      <w:marLeft w:val="0"/>
                                                                      <w:marRight w:val="0"/>
                                                                      <w:marTop w:val="0"/>
                                                                      <w:marBottom w:val="0"/>
                                                                      <w:divBdr>
                                                                        <w:top w:val="none" w:sz="0" w:space="0" w:color="auto"/>
                                                                        <w:left w:val="none" w:sz="0" w:space="0" w:color="auto"/>
                                                                        <w:bottom w:val="none" w:sz="0" w:space="0" w:color="auto"/>
                                                                        <w:right w:val="none" w:sz="0" w:space="0" w:color="auto"/>
                                                                      </w:divBdr>
                                                                    </w:div>
                                                                  </w:divsChild>
                                                                </w:div>
                                                                <w:div w:id="371463035">
                                                                  <w:marLeft w:val="0"/>
                                                                  <w:marRight w:val="0"/>
                                                                  <w:marTop w:val="0"/>
                                                                  <w:marBottom w:val="0"/>
                                                                  <w:divBdr>
                                                                    <w:top w:val="none" w:sz="0" w:space="0" w:color="auto"/>
                                                                    <w:left w:val="none" w:sz="0" w:space="0" w:color="auto"/>
                                                                    <w:bottom w:val="none" w:sz="0" w:space="0" w:color="auto"/>
                                                                    <w:right w:val="none" w:sz="0" w:space="0" w:color="auto"/>
                                                                  </w:divBdr>
                                                                </w:div>
                                                                <w:div w:id="1578788403">
                                                                  <w:marLeft w:val="0"/>
                                                                  <w:marRight w:val="0"/>
                                                                  <w:marTop w:val="0"/>
                                                                  <w:marBottom w:val="0"/>
                                                                  <w:divBdr>
                                                                    <w:top w:val="none" w:sz="0" w:space="0" w:color="auto"/>
                                                                    <w:left w:val="none" w:sz="0" w:space="0" w:color="auto"/>
                                                                    <w:bottom w:val="none" w:sz="0" w:space="0" w:color="auto"/>
                                                                    <w:right w:val="none" w:sz="0" w:space="0" w:color="auto"/>
                                                                  </w:divBdr>
                                                                </w:div>
                                                                <w:div w:id="578098432">
                                                                  <w:marLeft w:val="0"/>
                                                                  <w:marRight w:val="0"/>
                                                                  <w:marTop w:val="0"/>
                                                                  <w:marBottom w:val="0"/>
                                                                  <w:divBdr>
                                                                    <w:top w:val="none" w:sz="0" w:space="0" w:color="auto"/>
                                                                    <w:left w:val="none" w:sz="0" w:space="0" w:color="auto"/>
                                                                    <w:bottom w:val="none" w:sz="0" w:space="0" w:color="auto"/>
                                                                    <w:right w:val="none" w:sz="0" w:space="0" w:color="auto"/>
                                                                  </w:divBdr>
                                                                  <w:divsChild>
                                                                    <w:div w:id="1217476976">
                                                                      <w:marLeft w:val="0"/>
                                                                      <w:marRight w:val="0"/>
                                                                      <w:marTop w:val="0"/>
                                                                      <w:marBottom w:val="0"/>
                                                                      <w:divBdr>
                                                                        <w:top w:val="none" w:sz="0" w:space="0" w:color="auto"/>
                                                                        <w:left w:val="none" w:sz="0" w:space="0" w:color="auto"/>
                                                                        <w:bottom w:val="none" w:sz="0" w:space="0" w:color="auto"/>
                                                                        <w:right w:val="none" w:sz="0" w:space="0" w:color="auto"/>
                                                                      </w:divBdr>
                                                                    </w:div>
                                                                  </w:divsChild>
                                                                </w:div>
                                                                <w:div w:id="719474104">
                                                                  <w:marLeft w:val="0"/>
                                                                  <w:marRight w:val="0"/>
                                                                  <w:marTop w:val="0"/>
                                                                  <w:marBottom w:val="0"/>
                                                                  <w:divBdr>
                                                                    <w:top w:val="none" w:sz="0" w:space="0" w:color="auto"/>
                                                                    <w:left w:val="none" w:sz="0" w:space="0" w:color="auto"/>
                                                                    <w:bottom w:val="none" w:sz="0" w:space="0" w:color="auto"/>
                                                                    <w:right w:val="none" w:sz="0" w:space="0" w:color="auto"/>
                                                                  </w:divBdr>
                                                                  <w:divsChild>
                                                                    <w:div w:id="947394776">
                                                                      <w:marLeft w:val="0"/>
                                                                      <w:marRight w:val="0"/>
                                                                      <w:marTop w:val="0"/>
                                                                      <w:marBottom w:val="0"/>
                                                                      <w:divBdr>
                                                                        <w:top w:val="none" w:sz="0" w:space="0" w:color="auto"/>
                                                                        <w:left w:val="none" w:sz="0" w:space="0" w:color="auto"/>
                                                                        <w:bottom w:val="none" w:sz="0" w:space="0" w:color="auto"/>
                                                                        <w:right w:val="none" w:sz="0" w:space="0" w:color="auto"/>
                                                                      </w:divBdr>
                                                                    </w:div>
                                                                  </w:divsChild>
                                                                </w:div>
                                                                <w:div w:id="1530531953">
                                                                  <w:marLeft w:val="0"/>
                                                                  <w:marRight w:val="0"/>
                                                                  <w:marTop w:val="0"/>
                                                                  <w:marBottom w:val="0"/>
                                                                  <w:divBdr>
                                                                    <w:top w:val="none" w:sz="0" w:space="0" w:color="auto"/>
                                                                    <w:left w:val="none" w:sz="0" w:space="0" w:color="auto"/>
                                                                    <w:bottom w:val="none" w:sz="0" w:space="0" w:color="auto"/>
                                                                    <w:right w:val="none" w:sz="0" w:space="0" w:color="auto"/>
                                                                  </w:divBdr>
                                                                </w:div>
                                                                <w:div w:id="1564758853">
                                                                  <w:marLeft w:val="0"/>
                                                                  <w:marRight w:val="0"/>
                                                                  <w:marTop w:val="0"/>
                                                                  <w:marBottom w:val="0"/>
                                                                  <w:divBdr>
                                                                    <w:top w:val="none" w:sz="0" w:space="0" w:color="auto"/>
                                                                    <w:left w:val="none" w:sz="0" w:space="0" w:color="auto"/>
                                                                    <w:bottom w:val="none" w:sz="0" w:space="0" w:color="auto"/>
                                                                    <w:right w:val="none" w:sz="0" w:space="0" w:color="auto"/>
                                                                  </w:divBdr>
                                                                  <w:divsChild>
                                                                    <w:div w:id="1145389883">
                                                                      <w:marLeft w:val="0"/>
                                                                      <w:marRight w:val="0"/>
                                                                      <w:marTop w:val="0"/>
                                                                      <w:marBottom w:val="0"/>
                                                                      <w:divBdr>
                                                                        <w:top w:val="none" w:sz="0" w:space="0" w:color="auto"/>
                                                                        <w:left w:val="none" w:sz="0" w:space="0" w:color="auto"/>
                                                                        <w:bottom w:val="none" w:sz="0" w:space="0" w:color="auto"/>
                                                                        <w:right w:val="none" w:sz="0" w:space="0" w:color="auto"/>
                                                                      </w:divBdr>
                                                                    </w:div>
                                                                  </w:divsChild>
                                                                </w:div>
                                                                <w:div w:id="1467966169">
                                                                  <w:marLeft w:val="0"/>
                                                                  <w:marRight w:val="0"/>
                                                                  <w:marTop w:val="0"/>
                                                                  <w:marBottom w:val="0"/>
                                                                  <w:divBdr>
                                                                    <w:top w:val="none" w:sz="0" w:space="0" w:color="auto"/>
                                                                    <w:left w:val="none" w:sz="0" w:space="0" w:color="auto"/>
                                                                    <w:bottom w:val="none" w:sz="0" w:space="0" w:color="auto"/>
                                                                    <w:right w:val="none" w:sz="0" w:space="0" w:color="auto"/>
                                                                  </w:divBdr>
                                                                  <w:divsChild>
                                                                    <w:div w:id="250820547">
                                                                      <w:marLeft w:val="0"/>
                                                                      <w:marRight w:val="0"/>
                                                                      <w:marTop w:val="0"/>
                                                                      <w:marBottom w:val="0"/>
                                                                      <w:divBdr>
                                                                        <w:top w:val="none" w:sz="0" w:space="0" w:color="auto"/>
                                                                        <w:left w:val="none" w:sz="0" w:space="0" w:color="auto"/>
                                                                        <w:bottom w:val="none" w:sz="0" w:space="0" w:color="auto"/>
                                                                        <w:right w:val="none" w:sz="0" w:space="0" w:color="auto"/>
                                                                      </w:divBdr>
                                                                    </w:div>
                                                                  </w:divsChild>
                                                                </w:div>
                                                                <w:div w:id="127402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532385">
                                                      <w:marLeft w:val="0"/>
                                                      <w:marRight w:val="0"/>
                                                      <w:marTop w:val="0"/>
                                                      <w:marBottom w:val="0"/>
                                                      <w:divBdr>
                                                        <w:top w:val="none" w:sz="0" w:space="0" w:color="auto"/>
                                                        <w:left w:val="none" w:sz="0" w:space="0" w:color="auto"/>
                                                        <w:bottom w:val="none" w:sz="0" w:space="0" w:color="auto"/>
                                                        <w:right w:val="none" w:sz="0" w:space="0" w:color="auto"/>
                                                      </w:divBdr>
                                                      <w:divsChild>
                                                        <w:div w:id="400837305">
                                                          <w:marLeft w:val="0"/>
                                                          <w:marRight w:val="0"/>
                                                          <w:marTop w:val="0"/>
                                                          <w:marBottom w:val="0"/>
                                                          <w:divBdr>
                                                            <w:top w:val="none" w:sz="0" w:space="0" w:color="auto"/>
                                                            <w:left w:val="none" w:sz="0" w:space="0" w:color="auto"/>
                                                            <w:bottom w:val="none" w:sz="0" w:space="0" w:color="auto"/>
                                                            <w:right w:val="none" w:sz="0" w:space="0" w:color="auto"/>
                                                          </w:divBdr>
                                                        </w:div>
                                                      </w:divsChild>
                                                    </w:div>
                                                    <w:div w:id="864249500">
                                                      <w:marLeft w:val="0"/>
                                                      <w:marRight w:val="0"/>
                                                      <w:marTop w:val="0"/>
                                                      <w:marBottom w:val="0"/>
                                                      <w:divBdr>
                                                        <w:top w:val="none" w:sz="0" w:space="0" w:color="auto"/>
                                                        <w:left w:val="none" w:sz="0" w:space="0" w:color="auto"/>
                                                        <w:bottom w:val="none" w:sz="0" w:space="0" w:color="auto"/>
                                                        <w:right w:val="none" w:sz="0" w:space="0" w:color="auto"/>
                                                      </w:divBdr>
                                                      <w:divsChild>
                                                        <w:div w:id="136343851">
                                                          <w:marLeft w:val="0"/>
                                                          <w:marRight w:val="0"/>
                                                          <w:marTop w:val="0"/>
                                                          <w:marBottom w:val="0"/>
                                                          <w:divBdr>
                                                            <w:top w:val="none" w:sz="0" w:space="0" w:color="auto"/>
                                                            <w:left w:val="none" w:sz="0" w:space="0" w:color="auto"/>
                                                            <w:bottom w:val="none" w:sz="0" w:space="0" w:color="auto"/>
                                                            <w:right w:val="none" w:sz="0" w:space="0" w:color="auto"/>
                                                          </w:divBdr>
                                                          <w:divsChild>
                                                            <w:div w:id="1300955529">
                                                              <w:marLeft w:val="0"/>
                                                              <w:marRight w:val="0"/>
                                                              <w:marTop w:val="0"/>
                                                              <w:marBottom w:val="0"/>
                                                              <w:divBdr>
                                                                <w:top w:val="none" w:sz="0" w:space="0" w:color="auto"/>
                                                                <w:left w:val="none" w:sz="0" w:space="0" w:color="auto"/>
                                                                <w:bottom w:val="none" w:sz="0" w:space="0" w:color="auto"/>
                                                                <w:right w:val="none" w:sz="0" w:space="0" w:color="auto"/>
                                                              </w:divBdr>
                                                            </w:div>
                                                            <w:div w:id="1013921536">
                                                              <w:marLeft w:val="0"/>
                                                              <w:marRight w:val="0"/>
                                                              <w:marTop w:val="0"/>
                                                              <w:marBottom w:val="0"/>
                                                              <w:divBdr>
                                                                <w:top w:val="none" w:sz="0" w:space="0" w:color="auto"/>
                                                                <w:left w:val="none" w:sz="0" w:space="0" w:color="auto"/>
                                                                <w:bottom w:val="none" w:sz="0" w:space="0" w:color="auto"/>
                                                                <w:right w:val="none" w:sz="0" w:space="0" w:color="auto"/>
                                                              </w:divBdr>
                                                            </w:div>
                                                            <w:div w:id="16274911">
                                                              <w:marLeft w:val="0"/>
                                                              <w:marRight w:val="0"/>
                                                              <w:marTop w:val="0"/>
                                                              <w:marBottom w:val="0"/>
                                                              <w:divBdr>
                                                                <w:top w:val="none" w:sz="0" w:space="0" w:color="auto"/>
                                                                <w:left w:val="none" w:sz="0" w:space="0" w:color="auto"/>
                                                                <w:bottom w:val="none" w:sz="0" w:space="0" w:color="auto"/>
                                                                <w:right w:val="none" w:sz="0" w:space="0" w:color="auto"/>
                                                              </w:divBdr>
                                                            </w:div>
                                                            <w:div w:id="1846171430">
                                                              <w:marLeft w:val="0"/>
                                                              <w:marRight w:val="0"/>
                                                              <w:marTop w:val="0"/>
                                                              <w:marBottom w:val="0"/>
                                                              <w:divBdr>
                                                                <w:top w:val="none" w:sz="0" w:space="0" w:color="auto"/>
                                                                <w:left w:val="none" w:sz="0" w:space="0" w:color="auto"/>
                                                                <w:bottom w:val="none" w:sz="0" w:space="0" w:color="auto"/>
                                                                <w:right w:val="none" w:sz="0" w:space="0" w:color="auto"/>
                                                              </w:divBdr>
                                                            </w:div>
                                                            <w:div w:id="1571623612">
                                                              <w:marLeft w:val="0"/>
                                                              <w:marRight w:val="0"/>
                                                              <w:marTop w:val="0"/>
                                                              <w:marBottom w:val="0"/>
                                                              <w:divBdr>
                                                                <w:top w:val="none" w:sz="0" w:space="0" w:color="auto"/>
                                                                <w:left w:val="none" w:sz="0" w:space="0" w:color="auto"/>
                                                                <w:bottom w:val="none" w:sz="0" w:space="0" w:color="auto"/>
                                                                <w:right w:val="none" w:sz="0" w:space="0" w:color="auto"/>
                                                              </w:divBdr>
                                                            </w:div>
                                                            <w:div w:id="1189949394">
                                                              <w:marLeft w:val="0"/>
                                                              <w:marRight w:val="0"/>
                                                              <w:marTop w:val="0"/>
                                                              <w:marBottom w:val="0"/>
                                                              <w:divBdr>
                                                                <w:top w:val="none" w:sz="0" w:space="0" w:color="auto"/>
                                                                <w:left w:val="none" w:sz="0" w:space="0" w:color="auto"/>
                                                                <w:bottom w:val="none" w:sz="0" w:space="0" w:color="auto"/>
                                                                <w:right w:val="none" w:sz="0" w:space="0" w:color="auto"/>
                                                              </w:divBdr>
                                                            </w:div>
                                                            <w:div w:id="30821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21545210">
      <w:bodyDiv w:val="1"/>
      <w:marLeft w:val="0"/>
      <w:marRight w:val="0"/>
      <w:marTop w:val="0"/>
      <w:marBottom w:val="0"/>
      <w:divBdr>
        <w:top w:val="none" w:sz="0" w:space="0" w:color="auto"/>
        <w:left w:val="none" w:sz="0" w:space="0" w:color="auto"/>
        <w:bottom w:val="none" w:sz="0" w:space="0" w:color="auto"/>
        <w:right w:val="none" w:sz="0" w:space="0" w:color="auto"/>
      </w:divBdr>
      <w:divsChild>
        <w:div w:id="195697736">
          <w:marLeft w:val="0"/>
          <w:marRight w:val="0"/>
          <w:marTop w:val="0"/>
          <w:marBottom w:val="0"/>
          <w:divBdr>
            <w:top w:val="none" w:sz="0" w:space="0" w:color="auto"/>
            <w:left w:val="none" w:sz="0" w:space="0" w:color="auto"/>
            <w:bottom w:val="none" w:sz="0" w:space="0" w:color="auto"/>
            <w:right w:val="none" w:sz="0" w:space="0" w:color="auto"/>
          </w:divBdr>
          <w:divsChild>
            <w:div w:id="534974252">
              <w:marLeft w:val="0"/>
              <w:marRight w:val="0"/>
              <w:marTop w:val="0"/>
              <w:marBottom w:val="0"/>
              <w:divBdr>
                <w:top w:val="none" w:sz="0" w:space="0" w:color="auto"/>
                <w:left w:val="none" w:sz="0" w:space="0" w:color="auto"/>
                <w:bottom w:val="none" w:sz="0" w:space="0" w:color="auto"/>
                <w:right w:val="none" w:sz="0" w:space="0" w:color="auto"/>
              </w:divBdr>
              <w:divsChild>
                <w:div w:id="2135521629">
                  <w:marLeft w:val="0"/>
                  <w:marRight w:val="0"/>
                  <w:marTop w:val="0"/>
                  <w:marBottom w:val="0"/>
                  <w:divBdr>
                    <w:top w:val="none" w:sz="0" w:space="0" w:color="auto"/>
                    <w:left w:val="none" w:sz="0" w:space="0" w:color="auto"/>
                    <w:bottom w:val="none" w:sz="0" w:space="0" w:color="auto"/>
                    <w:right w:val="none" w:sz="0" w:space="0" w:color="auto"/>
                  </w:divBdr>
                  <w:divsChild>
                    <w:div w:id="2029064183">
                      <w:marLeft w:val="0"/>
                      <w:marRight w:val="0"/>
                      <w:marTop w:val="0"/>
                      <w:marBottom w:val="0"/>
                      <w:divBdr>
                        <w:top w:val="none" w:sz="0" w:space="0" w:color="auto"/>
                        <w:left w:val="none" w:sz="0" w:space="0" w:color="auto"/>
                        <w:bottom w:val="none" w:sz="0" w:space="0" w:color="auto"/>
                        <w:right w:val="none" w:sz="0" w:space="0" w:color="auto"/>
                      </w:divBdr>
                      <w:divsChild>
                        <w:div w:id="1732728888">
                          <w:marLeft w:val="0"/>
                          <w:marRight w:val="0"/>
                          <w:marTop w:val="0"/>
                          <w:marBottom w:val="0"/>
                          <w:divBdr>
                            <w:top w:val="none" w:sz="0" w:space="0" w:color="auto"/>
                            <w:left w:val="none" w:sz="0" w:space="0" w:color="auto"/>
                            <w:bottom w:val="none" w:sz="0" w:space="0" w:color="auto"/>
                            <w:right w:val="none" w:sz="0" w:space="0" w:color="auto"/>
                          </w:divBdr>
                          <w:divsChild>
                            <w:div w:id="1896237541">
                              <w:marLeft w:val="-105"/>
                              <w:marRight w:val="-105"/>
                              <w:marTop w:val="0"/>
                              <w:marBottom w:val="0"/>
                              <w:divBdr>
                                <w:top w:val="none" w:sz="0" w:space="0" w:color="auto"/>
                                <w:left w:val="none" w:sz="0" w:space="0" w:color="auto"/>
                                <w:bottom w:val="none" w:sz="0" w:space="0" w:color="auto"/>
                                <w:right w:val="none" w:sz="0" w:space="0" w:color="auto"/>
                              </w:divBdr>
                              <w:divsChild>
                                <w:div w:id="928545964">
                                  <w:marLeft w:val="0"/>
                                  <w:marRight w:val="0"/>
                                  <w:marTop w:val="0"/>
                                  <w:marBottom w:val="0"/>
                                  <w:divBdr>
                                    <w:top w:val="none" w:sz="0" w:space="0" w:color="auto"/>
                                    <w:left w:val="none" w:sz="0" w:space="0" w:color="auto"/>
                                    <w:bottom w:val="none" w:sz="0" w:space="0" w:color="auto"/>
                                    <w:right w:val="none" w:sz="0" w:space="0" w:color="auto"/>
                                  </w:divBdr>
                                  <w:divsChild>
                                    <w:div w:id="737360348">
                                      <w:marLeft w:val="-105"/>
                                      <w:marRight w:val="-105"/>
                                      <w:marTop w:val="0"/>
                                      <w:marBottom w:val="0"/>
                                      <w:divBdr>
                                        <w:top w:val="none" w:sz="0" w:space="0" w:color="auto"/>
                                        <w:left w:val="none" w:sz="0" w:space="0" w:color="auto"/>
                                        <w:bottom w:val="none" w:sz="0" w:space="0" w:color="auto"/>
                                        <w:right w:val="none" w:sz="0" w:space="0" w:color="auto"/>
                                      </w:divBdr>
                                      <w:divsChild>
                                        <w:div w:id="277876972">
                                          <w:marLeft w:val="0"/>
                                          <w:marRight w:val="0"/>
                                          <w:marTop w:val="0"/>
                                          <w:marBottom w:val="0"/>
                                          <w:divBdr>
                                            <w:top w:val="none" w:sz="0" w:space="0" w:color="auto"/>
                                            <w:left w:val="none" w:sz="0" w:space="0" w:color="auto"/>
                                            <w:bottom w:val="none" w:sz="0" w:space="0" w:color="auto"/>
                                            <w:right w:val="none" w:sz="0" w:space="0" w:color="auto"/>
                                          </w:divBdr>
                                          <w:divsChild>
                                            <w:div w:id="1918856847">
                                              <w:marLeft w:val="0"/>
                                              <w:marRight w:val="0"/>
                                              <w:marTop w:val="0"/>
                                              <w:marBottom w:val="0"/>
                                              <w:divBdr>
                                                <w:top w:val="none" w:sz="0" w:space="0" w:color="auto"/>
                                                <w:left w:val="none" w:sz="0" w:space="0" w:color="auto"/>
                                                <w:bottom w:val="none" w:sz="0" w:space="0" w:color="auto"/>
                                                <w:right w:val="none" w:sz="0" w:space="0" w:color="auto"/>
                                              </w:divBdr>
                                              <w:divsChild>
                                                <w:div w:id="2022777738">
                                                  <w:marLeft w:val="0"/>
                                                  <w:marRight w:val="0"/>
                                                  <w:marTop w:val="0"/>
                                                  <w:marBottom w:val="0"/>
                                                  <w:divBdr>
                                                    <w:top w:val="none" w:sz="0" w:space="0" w:color="auto"/>
                                                    <w:left w:val="none" w:sz="0" w:space="0" w:color="auto"/>
                                                    <w:bottom w:val="none" w:sz="0" w:space="0" w:color="auto"/>
                                                    <w:right w:val="none" w:sz="0" w:space="0" w:color="auto"/>
                                                  </w:divBdr>
                                                  <w:divsChild>
                                                    <w:div w:id="1115101136">
                                                      <w:marLeft w:val="0"/>
                                                      <w:marRight w:val="0"/>
                                                      <w:marTop w:val="0"/>
                                                      <w:marBottom w:val="0"/>
                                                      <w:divBdr>
                                                        <w:top w:val="none" w:sz="0" w:space="0" w:color="auto"/>
                                                        <w:left w:val="none" w:sz="0" w:space="0" w:color="auto"/>
                                                        <w:bottom w:val="none" w:sz="0" w:space="0" w:color="auto"/>
                                                        <w:right w:val="none" w:sz="0" w:space="0" w:color="auto"/>
                                                      </w:divBdr>
                                                      <w:divsChild>
                                                        <w:div w:id="1121147011">
                                                          <w:marLeft w:val="0"/>
                                                          <w:marRight w:val="0"/>
                                                          <w:marTop w:val="0"/>
                                                          <w:marBottom w:val="0"/>
                                                          <w:divBdr>
                                                            <w:top w:val="none" w:sz="0" w:space="0" w:color="auto"/>
                                                            <w:left w:val="none" w:sz="0" w:space="0" w:color="auto"/>
                                                            <w:bottom w:val="none" w:sz="0" w:space="0" w:color="auto"/>
                                                            <w:right w:val="none" w:sz="0" w:space="0" w:color="auto"/>
                                                          </w:divBdr>
                                                          <w:divsChild>
                                                            <w:div w:id="19431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590297">
                                                      <w:marLeft w:val="0"/>
                                                      <w:marRight w:val="0"/>
                                                      <w:marTop w:val="0"/>
                                                      <w:marBottom w:val="0"/>
                                                      <w:divBdr>
                                                        <w:top w:val="none" w:sz="0" w:space="0" w:color="auto"/>
                                                        <w:left w:val="none" w:sz="0" w:space="0" w:color="auto"/>
                                                        <w:bottom w:val="none" w:sz="0" w:space="0" w:color="auto"/>
                                                        <w:right w:val="none" w:sz="0" w:space="0" w:color="auto"/>
                                                      </w:divBdr>
                                                      <w:divsChild>
                                                        <w:div w:id="259608127">
                                                          <w:marLeft w:val="0"/>
                                                          <w:marRight w:val="0"/>
                                                          <w:marTop w:val="0"/>
                                                          <w:marBottom w:val="0"/>
                                                          <w:divBdr>
                                                            <w:top w:val="none" w:sz="0" w:space="0" w:color="auto"/>
                                                            <w:left w:val="none" w:sz="0" w:space="0" w:color="auto"/>
                                                            <w:bottom w:val="none" w:sz="0" w:space="0" w:color="auto"/>
                                                            <w:right w:val="none" w:sz="0" w:space="0" w:color="auto"/>
                                                          </w:divBdr>
                                                          <w:divsChild>
                                                            <w:div w:id="456024665">
                                                              <w:marLeft w:val="0"/>
                                                              <w:marRight w:val="0"/>
                                                              <w:marTop w:val="0"/>
                                                              <w:marBottom w:val="0"/>
                                                              <w:divBdr>
                                                                <w:top w:val="none" w:sz="0" w:space="0" w:color="auto"/>
                                                                <w:left w:val="none" w:sz="0" w:space="0" w:color="auto"/>
                                                                <w:bottom w:val="none" w:sz="0" w:space="0" w:color="auto"/>
                                                                <w:right w:val="none" w:sz="0" w:space="0" w:color="auto"/>
                                                              </w:divBdr>
                                                              <w:divsChild>
                                                                <w:div w:id="65523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474675">
                                                      <w:marLeft w:val="0"/>
                                                      <w:marRight w:val="0"/>
                                                      <w:marTop w:val="0"/>
                                                      <w:marBottom w:val="0"/>
                                                      <w:divBdr>
                                                        <w:top w:val="none" w:sz="0" w:space="0" w:color="auto"/>
                                                        <w:left w:val="none" w:sz="0" w:space="0" w:color="auto"/>
                                                        <w:bottom w:val="none" w:sz="0" w:space="0" w:color="auto"/>
                                                        <w:right w:val="none" w:sz="0" w:space="0" w:color="auto"/>
                                                      </w:divBdr>
                                                      <w:divsChild>
                                                        <w:div w:id="1010446044">
                                                          <w:marLeft w:val="0"/>
                                                          <w:marRight w:val="0"/>
                                                          <w:marTop w:val="0"/>
                                                          <w:marBottom w:val="0"/>
                                                          <w:divBdr>
                                                            <w:top w:val="none" w:sz="0" w:space="0" w:color="auto"/>
                                                            <w:left w:val="none" w:sz="0" w:space="0" w:color="auto"/>
                                                            <w:bottom w:val="none" w:sz="0" w:space="0" w:color="auto"/>
                                                            <w:right w:val="none" w:sz="0" w:space="0" w:color="auto"/>
                                                          </w:divBdr>
                                                          <w:divsChild>
                                                            <w:div w:id="1941334060">
                                                              <w:marLeft w:val="0"/>
                                                              <w:marRight w:val="0"/>
                                                              <w:marTop w:val="0"/>
                                                              <w:marBottom w:val="0"/>
                                                              <w:divBdr>
                                                                <w:top w:val="none" w:sz="0" w:space="0" w:color="auto"/>
                                                                <w:left w:val="none" w:sz="0" w:space="0" w:color="auto"/>
                                                                <w:bottom w:val="none" w:sz="0" w:space="0" w:color="auto"/>
                                                                <w:right w:val="none" w:sz="0" w:space="0" w:color="auto"/>
                                                              </w:divBdr>
                                                            </w:div>
                                                            <w:div w:id="1200892549">
                                                              <w:marLeft w:val="0"/>
                                                              <w:marRight w:val="0"/>
                                                              <w:marTop w:val="0"/>
                                                              <w:marBottom w:val="0"/>
                                                              <w:divBdr>
                                                                <w:top w:val="none" w:sz="0" w:space="0" w:color="auto"/>
                                                                <w:left w:val="none" w:sz="0" w:space="0" w:color="auto"/>
                                                                <w:bottom w:val="none" w:sz="0" w:space="0" w:color="auto"/>
                                                                <w:right w:val="none" w:sz="0" w:space="0" w:color="auto"/>
                                                              </w:divBdr>
                                                              <w:divsChild>
                                                                <w:div w:id="831794191">
                                                                  <w:marLeft w:val="0"/>
                                                                  <w:marRight w:val="0"/>
                                                                  <w:marTop w:val="0"/>
                                                                  <w:marBottom w:val="0"/>
                                                                  <w:divBdr>
                                                                    <w:top w:val="none" w:sz="0" w:space="0" w:color="auto"/>
                                                                    <w:left w:val="none" w:sz="0" w:space="0" w:color="auto"/>
                                                                    <w:bottom w:val="none" w:sz="0" w:space="0" w:color="auto"/>
                                                                    <w:right w:val="none" w:sz="0" w:space="0" w:color="auto"/>
                                                                  </w:divBdr>
                                                                </w:div>
                                                              </w:divsChild>
                                                            </w:div>
                                                            <w:div w:id="1985503234">
                                                              <w:marLeft w:val="0"/>
                                                              <w:marRight w:val="0"/>
                                                              <w:marTop w:val="0"/>
                                                              <w:marBottom w:val="0"/>
                                                              <w:divBdr>
                                                                <w:top w:val="none" w:sz="0" w:space="0" w:color="auto"/>
                                                                <w:left w:val="none" w:sz="0" w:space="0" w:color="auto"/>
                                                                <w:bottom w:val="none" w:sz="0" w:space="0" w:color="auto"/>
                                                                <w:right w:val="none" w:sz="0" w:space="0" w:color="auto"/>
                                                              </w:divBdr>
                                                              <w:divsChild>
                                                                <w:div w:id="1356804874">
                                                                  <w:marLeft w:val="0"/>
                                                                  <w:marRight w:val="0"/>
                                                                  <w:marTop w:val="0"/>
                                                                  <w:marBottom w:val="0"/>
                                                                  <w:divBdr>
                                                                    <w:top w:val="none" w:sz="0" w:space="0" w:color="auto"/>
                                                                    <w:left w:val="none" w:sz="0" w:space="0" w:color="auto"/>
                                                                    <w:bottom w:val="none" w:sz="0" w:space="0" w:color="auto"/>
                                                                    <w:right w:val="none" w:sz="0" w:space="0" w:color="auto"/>
                                                                  </w:divBdr>
                                                                </w:div>
                                                                <w:div w:id="1970891763">
                                                                  <w:marLeft w:val="0"/>
                                                                  <w:marRight w:val="0"/>
                                                                  <w:marTop w:val="0"/>
                                                                  <w:marBottom w:val="0"/>
                                                                  <w:divBdr>
                                                                    <w:top w:val="none" w:sz="0" w:space="0" w:color="auto"/>
                                                                    <w:left w:val="none" w:sz="0" w:space="0" w:color="auto"/>
                                                                    <w:bottom w:val="none" w:sz="0" w:space="0" w:color="auto"/>
                                                                    <w:right w:val="none" w:sz="0" w:space="0" w:color="auto"/>
                                                                  </w:divBdr>
                                                                </w:div>
                                                                <w:div w:id="1832059500">
                                                                  <w:marLeft w:val="0"/>
                                                                  <w:marRight w:val="0"/>
                                                                  <w:marTop w:val="0"/>
                                                                  <w:marBottom w:val="0"/>
                                                                  <w:divBdr>
                                                                    <w:top w:val="none" w:sz="0" w:space="0" w:color="auto"/>
                                                                    <w:left w:val="none" w:sz="0" w:space="0" w:color="auto"/>
                                                                    <w:bottom w:val="none" w:sz="0" w:space="0" w:color="auto"/>
                                                                    <w:right w:val="none" w:sz="0" w:space="0" w:color="auto"/>
                                                                  </w:divBdr>
                                                                </w:div>
                                                                <w:div w:id="1216821485">
                                                                  <w:marLeft w:val="0"/>
                                                                  <w:marRight w:val="0"/>
                                                                  <w:marTop w:val="0"/>
                                                                  <w:marBottom w:val="0"/>
                                                                  <w:divBdr>
                                                                    <w:top w:val="none" w:sz="0" w:space="0" w:color="auto"/>
                                                                    <w:left w:val="none" w:sz="0" w:space="0" w:color="auto"/>
                                                                    <w:bottom w:val="none" w:sz="0" w:space="0" w:color="auto"/>
                                                                    <w:right w:val="none" w:sz="0" w:space="0" w:color="auto"/>
                                                                  </w:divBdr>
                                                                </w:div>
                                                              </w:divsChild>
                                                            </w:div>
                                                            <w:div w:id="140942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92377">
                                                      <w:marLeft w:val="0"/>
                                                      <w:marRight w:val="0"/>
                                                      <w:marTop w:val="0"/>
                                                      <w:marBottom w:val="0"/>
                                                      <w:divBdr>
                                                        <w:top w:val="none" w:sz="0" w:space="0" w:color="auto"/>
                                                        <w:left w:val="none" w:sz="0" w:space="0" w:color="auto"/>
                                                        <w:bottom w:val="none" w:sz="0" w:space="0" w:color="auto"/>
                                                        <w:right w:val="none" w:sz="0" w:space="0" w:color="auto"/>
                                                      </w:divBdr>
                                                      <w:divsChild>
                                                        <w:div w:id="951858855">
                                                          <w:marLeft w:val="0"/>
                                                          <w:marRight w:val="0"/>
                                                          <w:marTop w:val="0"/>
                                                          <w:marBottom w:val="0"/>
                                                          <w:divBdr>
                                                            <w:top w:val="none" w:sz="0" w:space="0" w:color="auto"/>
                                                            <w:left w:val="none" w:sz="0" w:space="0" w:color="auto"/>
                                                            <w:bottom w:val="none" w:sz="0" w:space="0" w:color="auto"/>
                                                            <w:right w:val="none" w:sz="0" w:space="0" w:color="auto"/>
                                                          </w:divBdr>
                                                          <w:divsChild>
                                                            <w:div w:id="1398551530">
                                                              <w:marLeft w:val="0"/>
                                                              <w:marRight w:val="0"/>
                                                              <w:marTop w:val="0"/>
                                                              <w:marBottom w:val="0"/>
                                                              <w:divBdr>
                                                                <w:top w:val="none" w:sz="0" w:space="0" w:color="auto"/>
                                                                <w:left w:val="none" w:sz="0" w:space="0" w:color="auto"/>
                                                                <w:bottom w:val="none" w:sz="0" w:space="0" w:color="auto"/>
                                                                <w:right w:val="none" w:sz="0" w:space="0" w:color="auto"/>
                                                              </w:divBdr>
                                                            </w:div>
                                                            <w:div w:id="1243949707">
                                                              <w:marLeft w:val="0"/>
                                                              <w:marRight w:val="0"/>
                                                              <w:marTop w:val="0"/>
                                                              <w:marBottom w:val="0"/>
                                                              <w:divBdr>
                                                                <w:top w:val="none" w:sz="0" w:space="0" w:color="auto"/>
                                                                <w:left w:val="none" w:sz="0" w:space="0" w:color="auto"/>
                                                                <w:bottom w:val="none" w:sz="0" w:space="0" w:color="auto"/>
                                                                <w:right w:val="none" w:sz="0" w:space="0" w:color="auto"/>
                                                              </w:divBdr>
                                                              <w:divsChild>
                                                                <w:div w:id="249197501">
                                                                  <w:marLeft w:val="0"/>
                                                                  <w:marRight w:val="0"/>
                                                                  <w:marTop w:val="0"/>
                                                                  <w:marBottom w:val="0"/>
                                                                  <w:divBdr>
                                                                    <w:top w:val="none" w:sz="0" w:space="0" w:color="auto"/>
                                                                    <w:left w:val="none" w:sz="0" w:space="0" w:color="auto"/>
                                                                    <w:bottom w:val="none" w:sz="0" w:space="0" w:color="auto"/>
                                                                    <w:right w:val="none" w:sz="0" w:space="0" w:color="auto"/>
                                                                  </w:divBdr>
                                                                </w:div>
                                                              </w:divsChild>
                                                            </w:div>
                                                            <w:div w:id="860125806">
                                                              <w:marLeft w:val="0"/>
                                                              <w:marRight w:val="0"/>
                                                              <w:marTop w:val="0"/>
                                                              <w:marBottom w:val="0"/>
                                                              <w:divBdr>
                                                                <w:top w:val="none" w:sz="0" w:space="0" w:color="auto"/>
                                                                <w:left w:val="none" w:sz="0" w:space="0" w:color="auto"/>
                                                                <w:bottom w:val="none" w:sz="0" w:space="0" w:color="auto"/>
                                                                <w:right w:val="none" w:sz="0" w:space="0" w:color="auto"/>
                                                              </w:divBdr>
                                                            </w:div>
                                                            <w:div w:id="2075425364">
                                                              <w:marLeft w:val="0"/>
                                                              <w:marRight w:val="0"/>
                                                              <w:marTop w:val="0"/>
                                                              <w:marBottom w:val="0"/>
                                                              <w:divBdr>
                                                                <w:top w:val="none" w:sz="0" w:space="0" w:color="auto"/>
                                                                <w:left w:val="none" w:sz="0" w:space="0" w:color="auto"/>
                                                                <w:bottom w:val="none" w:sz="0" w:space="0" w:color="auto"/>
                                                                <w:right w:val="none" w:sz="0" w:space="0" w:color="auto"/>
                                                              </w:divBdr>
                                                              <w:divsChild>
                                                                <w:div w:id="1771316130">
                                                                  <w:marLeft w:val="0"/>
                                                                  <w:marRight w:val="0"/>
                                                                  <w:marTop w:val="0"/>
                                                                  <w:marBottom w:val="0"/>
                                                                  <w:divBdr>
                                                                    <w:top w:val="none" w:sz="0" w:space="0" w:color="auto"/>
                                                                    <w:left w:val="none" w:sz="0" w:space="0" w:color="auto"/>
                                                                    <w:bottom w:val="none" w:sz="0" w:space="0" w:color="auto"/>
                                                                    <w:right w:val="none" w:sz="0" w:space="0" w:color="auto"/>
                                                                  </w:divBdr>
                                                                </w:div>
                                                                <w:div w:id="172230795">
                                                                  <w:marLeft w:val="0"/>
                                                                  <w:marRight w:val="0"/>
                                                                  <w:marTop w:val="0"/>
                                                                  <w:marBottom w:val="0"/>
                                                                  <w:divBdr>
                                                                    <w:top w:val="none" w:sz="0" w:space="0" w:color="auto"/>
                                                                    <w:left w:val="none" w:sz="0" w:space="0" w:color="auto"/>
                                                                    <w:bottom w:val="none" w:sz="0" w:space="0" w:color="auto"/>
                                                                    <w:right w:val="none" w:sz="0" w:space="0" w:color="auto"/>
                                                                  </w:divBdr>
                                                                </w:div>
                                                                <w:div w:id="626162973">
                                                                  <w:marLeft w:val="0"/>
                                                                  <w:marRight w:val="0"/>
                                                                  <w:marTop w:val="0"/>
                                                                  <w:marBottom w:val="0"/>
                                                                  <w:divBdr>
                                                                    <w:top w:val="none" w:sz="0" w:space="0" w:color="auto"/>
                                                                    <w:left w:val="none" w:sz="0" w:space="0" w:color="auto"/>
                                                                    <w:bottom w:val="none" w:sz="0" w:space="0" w:color="auto"/>
                                                                    <w:right w:val="none" w:sz="0" w:space="0" w:color="auto"/>
                                                                  </w:divBdr>
                                                                </w:div>
                                                              </w:divsChild>
                                                            </w:div>
                                                            <w:div w:id="29472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179295">
                                                      <w:marLeft w:val="0"/>
                                                      <w:marRight w:val="0"/>
                                                      <w:marTop w:val="0"/>
                                                      <w:marBottom w:val="0"/>
                                                      <w:divBdr>
                                                        <w:top w:val="none" w:sz="0" w:space="0" w:color="auto"/>
                                                        <w:left w:val="none" w:sz="0" w:space="0" w:color="auto"/>
                                                        <w:bottom w:val="none" w:sz="0" w:space="0" w:color="auto"/>
                                                        <w:right w:val="none" w:sz="0" w:space="0" w:color="auto"/>
                                                      </w:divBdr>
                                                      <w:divsChild>
                                                        <w:div w:id="1391225976">
                                                          <w:marLeft w:val="0"/>
                                                          <w:marRight w:val="0"/>
                                                          <w:marTop w:val="0"/>
                                                          <w:marBottom w:val="0"/>
                                                          <w:divBdr>
                                                            <w:top w:val="none" w:sz="0" w:space="0" w:color="auto"/>
                                                            <w:left w:val="none" w:sz="0" w:space="0" w:color="auto"/>
                                                            <w:bottom w:val="none" w:sz="0" w:space="0" w:color="auto"/>
                                                            <w:right w:val="none" w:sz="0" w:space="0" w:color="auto"/>
                                                          </w:divBdr>
                                                          <w:divsChild>
                                                            <w:div w:id="786893509">
                                                              <w:marLeft w:val="0"/>
                                                              <w:marRight w:val="0"/>
                                                              <w:marTop w:val="0"/>
                                                              <w:marBottom w:val="0"/>
                                                              <w:divBdr>
                                                                <w:top w:val="none" w:sz="0" w:space="0" w:color="auto"/>
                                                                <w:left w:val="none" w:sz="0" w:space="0" w:color="auto"/>
                                                                <w:bottom w:val="none" w:sz="0" w:space="0" w:color="auto"/>
                                                                <w:right w:val="none" w:sz="0" w:space="0" w:color="auto"/>
                                                              </w:divBdr>
                                                            </w:div>
                                                            <w:div w:id="1232807269">
                                                              <w:marLeft w:val="0"/>
                                                              <w:marRight w:val="0"/>
                                                              <w:marTop w:val="0"/>
                                                              <w:marBottom w:val="0"/>
                                                              <w:divBdr>
                                                                <w:top w:val="none" w:sz="0" w:space="0" w:color="auto"/>
                                                                <w:left w:val="none" w:sz="0" w:space="0" w:color="auto"/>
                                                                <w:bottom w:val="none" w:sz="0" w:space="0" w:color="auto"/>
                                                                <w:right w:val="none" w:sz="0" w:space="0" w:color="auto"/>
                                                              </w:divBdr>
                                                              <w:divsChild>
                                                                <w:div w:id="781651387">
                                                                  <w:marLeft w:val="0"/>
                                                                  <w:marRight w:val="0"/>
                                                                  <w:marTop w:val="0"/>
                                                                  <w:marBottom w:val="0"/>
                                                                  <w:divBdr>
                                                                    <w:top w:val="none" w:sz="0" w:space="0" w:color="auto"/>
                                                                    <w:left w:val="none" w:sz="0" w:space="0" w:color="auto"/>
                                                                    <w:bottom w:val="none" w:sz="0" w:space="0" w:color="auto"/>
                                                                    <w:right w:val="none" w:sz="0" w:space="0" w:color="auto"/>
                                                                  </w:divBdr>
                                                                </w:div>
                                                              </w:divsChild>
                                                            </w:div>
                                                            <w:div w:id="815419420">
                                                              <w:marLeft w:val="0"/>
                                                              <w:marRight w:val="0"/>
                                                              <w:marTop w:val="0"/>
                                                              <w:marBottom w:val="0"/>
                                                              <w:divBdr>
                                                                <w:top w:val="none" w:sz="0" w:space="0" w:color="auto"/>
                                                                <w:left w:val="none" w:sz="0" w:space="0" w:color="auto"/>
                                                                <w:bottom w:val="none" w:sz="0" w:space="0" w:color="auto"/>
                                                                <w:right w:val="none" w:sz="0" w:space="0" w:color="auto"/>
                                                              </w:divBdr>
                                                            </w:div>
                                                            <w:div w:id="100339621">
                                                              <w:marLeft w:val="0"/>
                                                              <w:marRight w:val="0"/>
                                                              <w:marTop w:val="0"/>
                                                              <w:marBottom w:val="0"/>
                                                              <w:divBdr>
                                                                <w:top w:val="none" w:sz="0" w:space="0" w:color="auto"/>
                                                                <w:left w:val="none" w:sz="0" w:space="0" w:color="auto"/>
                                                                <w:bottom w:val="none" w:sz="0" w:space="0" w:color="auto"/>
                                                                <w:right w:val="none" w:sz="0" w:space="0" w:color="auto"/>
                                                              </w:divBdr>
                                                              <w:divsChild>
                                                                <w:div w:id="1373770641">
                                                                  <w:marLeft w:val="0"/>
                                                                  <w:marRight w:val="0"/>
                                                                  <w:marTop w:val="0"/>
                                                                  <w:marBottom w:val="0"/>
                                                                  <w:divBdr>
                                                                    <w:top w:val="none" w:sz="0" w:space="0" w:color="auto"/>
                                                                    <w:left w:val="none" w:sz="0" w:space="0" w:color="auto"/>
                                                                    <w:bottom w:val="none" w:sz="0" w:space="0" w:color="auto"/>
                                                                    <w:right w:val="none" w:sz="0" w:space="0" w:color="auto"/>
                                                                  </w:divBdr>
                                                                </w:div>
                                                                <w:div w:id="1686175747">
                                                                  <w:marLeft w:val="0"/>
                                                                  <w:marRight w:val="0"/>
                                                                  <w:marTop w:val="0"/>
                                                                  <w:marBottom w:val="0"/>
                                                                  <w:divBdr>
                                                                    <w:top w:val="none" w:sz="0" w:space="0" w:color="auto"/>
                                                                    <w:left w:val="none" w:sz="0" w:space="0" w:color="auto"/>
                                                                    <w:bottom w:val="none" w:sz="0" w:space="0" w:color="auto"/>
                                                                    <w:right w:val="none" w:sz="0" w:space="0" w:color="auto"/>
                                                                  </w:divBdr>
                                                                  <w:divsChild>
                                                                    <w:div w:id="1679230086">
                                                                      <w:marLeft w:val="0"/>
                                                                      <w:marRight w:val="0"/>
                                                                      <w:marTop w:val="0"/>
                                                                      <w:marBottom w:val="0"/>
                                                                      <w:divBdr>
                                                                        <w:top w:val="none" w:sz="0" w:space="0" w:color="auto"/>
                                                                        <w:left w:val="none" w:sz="0" w:space="0" w:color="auto"/>
                                                                        <w:bottom w:val="none" w:sz="0" w:space="0" w:color="auto"/>
                                                                        <w:right w:val="none" w:sz="0" w:space="0" w:color="auto"/>
                                                                      </w:divBdr>
                                                                    </w:div>
                                                                    <w:div w:id="104806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00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81274">
                                                      <w:marLeft w:val="0"/>
                                                      <w:marRight w:val="0"/>
                                                      <w:marTop w:val="0"/>
                                                      <w:marBottom w:val="0"/>
                                                      <w:divBdr>
                                                        <w:top w:val="none" w:sz="0" w:space="0" w:color="auto"/>
                                                        <w:left w:val="none" w:sz="0" w:space="0" w:color="auto"/>
                                                        <w:bottom w:val="none" w:sz="0" w:space="0" w:color="auto"/>
                                                        <w:right w:val="none" w:sz="0" w:space="0" w:color="auto"/>
                                                      </w:divBdr>
                                                      <w:divsChild>
                                                        <w:div w:id="1288194349">
                                                          <w:marLeft w:val="0"/>
                                                          <w:marRight w:val="0"/>
                                                          <w:marTop w:val="0"/>
                                                          <w:marBottom w:val="0"/>
                                                          <w:divBdr>
                                                            <w:top w:val="none" w:sz="0" w:space="0" w:color="auto"/>
                                                            <w:left w:val="none" w:sz="0" w:space="0" w:color="auto"/>
                                                            <w:bottom w:val="none" w:sz="0" w:space="0" w:color="auto"/>
                                                            <w:right w:val="none" w:sz="0" w:space="0" w:color="auto"/>
                                                          </w:divBdr>
                                                          <w:divsChild>
                                                            <w:div w:id="26473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074409">
                                                      <w:marLeft w:val="0"/>
                                                      <w:marRight w:val="0"/>
                                                      <w:marTop w:val="0"/>
                                                      <w:marBottom w:val="0"/>
                                                      <w:divBdr>
                                                        <w:top w:val="none" w:sz="0" w:space="0" w:color="auto"/>
                                                        <w:left w:val="none" w:sz="0" w:space="0" w:color="auto"/>
                                                        <w:bottom w:val="none" w:sz="0" w:space="0" w:color="auto"/>
                                                        <w:right w:val="none" w:sz="0" w:space="0" w:color="auto"/>
                                                      </w:divBdr>
                                                      <w:divsChild>
                                                        <w:div w:id="1998262205">
                                                          <w:marLeft w:val="0"/>
                                                          <w:marRight w:val="0"/>
                                                          <w:marTop w:val="0"/>
                                                          <w:marBottom w:val="0"/>
                                                          <w:divBdr>
                                                            <w:top w:val="none" w:sz="0" w:space="0" w:color="auto"/>
                                                            <w:left w:val="none" w:sz="0" w:space="0" w:color="auto"/>
                                                            <w:bottom w:val="none" w:sz="0" w:space="0" w:color="auto"/>
                                                            <w:right w:val="none" w:sz="0" w:space="0" w:color="auto"/>
                                                          </w:divBdr>
                                                          <w:divsChild>
                                                            <w:div w:id="374086141">
                                                              <w:marLeft w:val="0"/>
                                                              <w:marRight w:val="0"/>
                                                              <w:marTop w:val="0"/>
                                                              <w:marBottom w:val="0"/>
                                                              <w:divBdr>
                                                                <w:top w:val="none" w:sz="0" w:space="0" w:color="auto"/>
                                                                <w:left w:val="none" w:sz="0" w:space="0" w:color="auto"/>
                                                                <w:bottom w:val="none" w:sz="0" w:space="0" w:color="auto"/>
                                                                <w:right w:val="none" w:sz="0" w:space="0" w:color="auto"/>
                                                              </w:divBdr>
                                                            </w:div>
                                                            <w:div w:id="1264805979">
                                                              <w:marLeft w:val="0"/>
                                                              <w:marRight w:val="0"/>
                                                              <w:marTop w:val="0"/>
                                                              <w:marBottom w:val="0"/>
                                                              <w:divBdr>
                                                                <w:top w:val="none" w:sz="0" w:space="0" w:color="auto"/>
                                                                <w:left w:val="none" w:sz="0" w:space="0" w:color="auto"/>
                                                                <w:bottom w:val="none" w:sz="0" w:space="0" w:color="auto"/>
                                                                <w:right w:val="none" w:sz="0" w:space="0" w:color="auto"/>
                                                              </w:divBdr>
                                                            </w:div>
                                                            <w:div w:id="1977828505">
                                                              <w:marLeft w:val="0"/>
                                                              <w:marRight w:val="0"/>
                                                              <w:marTop w:val="0"/>
                                                              <w:marBottom w:val="0"/>
                                                              <w:divBdr>
                                                                <w:top w:val="none" w:sz="0" w:space="0" w:color="auto"/>
                                                                <w:left w:val="none" w:sz="0" w:space="0" w:color="auto"/>
                                                                <w:bottom w:val="none" w:sz="0" w:space="0" w:color="auto"/>
                                                                <w:right w:val="none" w:sz="0" w:space="0" w:color="auto"/>
                                                              </w:divBdr>
                                                              <w:divsChild>
                                                                <w:div w:id="322440312">
                                                                  <w:marLeft w:val="0"/>
                                                                  <w:marRight w:val="0"/>
                                                                  <w:marTop w:val="0"/>
                                                                  <w:marBottom w:val="0"/>
                                                                  <w:divBdr>
                                                                    <w:top w:val="none" w:sz="0" w:space="0" w:color="auto"/>
                                                                    <w:left w:val="none" w:sz="0" w:space="0" w:color="auto"/>
                                                                    <w:bottom w:val="none" w:sz="0" w:space="0" w:color="auto"/>
                                                                    <w:right w:val="none" w:sz="0" w:space="0" w:color="auto"/>
                                                                  </w:divBdr>
                                                                </w:div>
                                                              </w:divsChild>
                                                            </w:div>
                                                            <w:div w:id="428622913">
                                                              <w:marLeft w:val="0"/>
                                                              <w:marRight w:val="0"/>
                                                              <w:marTop w:val="0"/>
                                                              <w:marBottom w:val="0"/>
                                                              <w:divBdr>
                                                                <w:top w:val="none" w:sz="0" w:space="0" w:color="auto"/>
                                                                <w:left w:val="none" w:sz="0" w:space="0" w:color="auto"/>
                                                                <w:bottom w:val="none" w:sz="0" w:space="0" w:color="auto"/>
                                                                <w:right w:val="none" w:sz="0" w:space="0" w:color="auto"/>
                                                              </w:divBdr>
                                                              <w:divsChild>
                                                                <w:div w:id="1724678117">
                                                                  <w:marLeft w:val="0"/>
                                                                  <w:marRight w:val="0"/>
                                                                  <w:marTop w:val="0"/>
                                                                  <w:marBottom w:val="0"/>
                                                                  <w:divBdr>
                                                                    <w:top w:val="none" w:sz="0" w:space="0" w:color="auto"/>
                                                                    <w:left w:val="none" w:sz="0" w:space="0" w:color="auto"/>
                                                                    <w:bottom w:val="none" w:sz="0" w:space="0" w:color="auto"/>
                                                                    <w:right w:val="none" w:sz="0" w:space="0" w:color="auto"/>
                                                                  </w:divBdr>
                                                                </w:div>
                                                              </w:divsChild>
                                                            </w:div>
                                                            <w:div w:id="206853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50239">
                                                      <w:marLeft w:val="0"/>
                                                      <w:marRight w:val="0"/>
                                                      <w:marTop w:val="0"/>
                                                      <w:marBottom w:val="0"/>
                                                      <w:divBdr>
                                                        <w:top w:val="none" w:sz="0" w:space="0" w:color="auto"/>
                                                        <w:left w:val="none" w:sz="0" w:space="0" w:color="auto"/>
                                                        <w:bottom w:val="none" w:sz="0" w:space="0" w:color="auto"/>
                                                        <w:right w:val="none" w:sz="0" w:space="0" w:color="auto"/>
                                                      </w:divBdr>
                                                      <w:divsChild>
                                                        <w:div w:id="355434">
                                                          <w:marLeft w:val="0"/>
                                                          <w:marRight w:val="0"/>
                                                          <w:marTop w:val="0"/>
                                                          <w:marBottom w:val="0"/>
                                                          <w:divBdr>
                                                            <w:top w:val="none" w:sz="0" w:space="0" w:color="auto"/>
                                                            <w:left w:val="none" w:sz="0" w:space="0" w:color="auto"/>
                                                            <w:bottom w:val="none" w:sz="0" w:space="0" w:color="auto"/>
                                                            <w:right w:val="none" w:sz="0" w:space="0" w:color="auto"/>
                                                          </w:divBdr>
                                                          <w:divsChild>
                                                            <w:div w:id="1141461450">
                                                              <w:marLeft w:val="0"/>
                                                              <w:marRight w:val="0"/>
                                                              <w:marTop w:val="0"/>
                                                              <w:marBottom w:val="0"/>
                                                              <w:divBdr>
                                                                <w:top w:val="none" w:sz="0" w:space="0" w:color="auto"/>
                                                                <w:left w:val="none" w:sz="0" w:space="0" w:color="auto"/>
                                                                <w:bottom w:val="none" w:sz="0" w:space="0" w:color="auto"/>
                                                                <w:right w:val="none" w:sz="0" w:space="0" w:color="auto"/>
                                                              </w:divBdr>
                                                            </w:div>
                                                            <w:div w:id="1677800534">
                                                              <w:marLeft w:val="0"/>
                                                              <w:marRight w:val="0"/>
                                                              <w:marTop w:val="0"/>
                                                              <w:marBottom w:val="0"/>
                                                              <w:divBdr>
                                                                <w:top w:val="none" w:sz="0" w:space="0" w:color="auto"/>
                                                                <w:left w:val="none" w:sz="0" w:space="0" w:color="auto"/>
                                                                <w:bottom w:val="none" w:sz="0" w:space="0" w:color="auto"/>
                                                                <w:right w:val="none" w:sz="0" w:space="0" w:color="auto"/>
                                                              </w:divBdr>
                                                            </w:div>
                                                            <w:div w:id="1598052266">
                                                              <w:marLeft w:val="0"/>
                                                              <w:marRight w:val="0"/>
                                                              <w:marTop w:val="0"/>
                                                              <w:marBottom w:val="0"/>
                                                              <w:divBdr>
                                                                <w:top w:val="none" w:sz="0" w:space="0" w:color="auto"/>
                                                                <w:left w:val="none" w:sz="0" w:space="0" w:color="auto"/>
                                                                <w:bottom w:val="none" w:sz="0" w:space="0" w:color="auto"/>
                                                                <w:right w:val="none" w:sz="0" w:space="0" w:color="auto"/>
                                                              </w:divBdr>
                                                            </w:div>
                                                            <w:div w:id="716590786">
                                                              <w:marLeft w:val="0"/>
                                                              <w:marRight w:val="0"/>
                                                              <w:marTop w:val="0"/>
                                                              <w:marBottom w:val="0"/>
                                                              <w:divBdr>
                                                                <w:top w:val="none" w:sz="0" w:space="0" w:color="auto"/>
                                                                <w:left w:val="none" w:sz="0" w:space="0" w:color="auto"/>
                                                                <w:bottom w:val="none" w:sz="0" w:space="0" w:color="auto"/>
                                                                <w:right w:val="none" w:sz="0" w:space="0" w:color="auto"/>
                                                              </w:divBdr>
                                                            </w:div>
                                                            <w:div w:id="107821692">
                                                              <w:marLeft w:val="0"/>
                                                              <w:marRight w:val="0"/>
                                                              <w:marTop w:val="0"/>
                                                              <w:marBottom w:val="0"/>
                                                              <w:divBdr>
                                                                <w:top w:val="none" w:sz="0" w:space="0" w:color="auto"/>
                                                                <w:left w:val="none" w:sz="0" w:space="0" w:color="auto"/>
                                                                <w:bottom w:val="none" w:sz="0" w:space="0" w:color="auto"/>
                                                                <w:right w:val="none" w:sz="0" w:space="0" w:color="auto"/>
                                                              </w:divBdr>
                                                            </w:div>
                                                            <w:div w:id="1971521109">
                                                              <w:marLeft w:val="0"/>
                                                              <w:marRight w:val="0"/>
                                                              <w:marTop w:val="0"/>
                                                              <w:marBottom w:val="0"/>
                                                              <w:divBdr>
                                                                <w:top w:val="none" w:sz="0" w:space="0" w:color="auto"/>
                                                                <w:left w:val="none" w:sz="0" w:space="0" w:color="auto"/>
                                                                <w:bottom w:val="none" w:sz="0" w:space="0" w:color="auto"/>
                                                                <w:right w:val="none" w:sz="0" w:space="0" w:color="auto"/>
                                                              </w:divBdr>
                                                              <w:divsChild>
                                                                <w:div w:id="9423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352083">
                                                      <w:marLeft w:val="0"/>
                                                      <w:marRight w:val="0"/>
                                                      <w:marTop w:val="0"/>
                                                      <w:marBottom w:val="0"/>
                                                      <w:divBdr>
                                                        <w:top w:val="none" w:sz="0" w:space="0" w:color="auto"/>
                                                        <w:left w:val="none" w:sz="0" w:space="0" w:color="auto"/>
                                                        <w:bottom w:val="none" w:sz="0" w:space="0" w:color="auto"/>
                                                        <w:right w:val="none" w:sz="0" w:space="0" w:color="auto"/>
                                                      </w:divBdr>
                                                      <w:divsChild>
                                                        <w:div w:id="1168903707">
                                                          <w:marLeft w:val="0"/>
                                                          <w:marRight w:val="0"/>
                                                          <w:marTop w:val="0"/>
                                                          <w:marBottom w:val="0"/>
                                                          <w:divBdr>
                                                            <w:top w:val="none" w:sz="0" w:space="0" w:color="auto"/>
                                                            <w:left w:val="none" w:sz="0" w:space="0" w:color="auto"/>
                                                            <w:bottom w:val="none" w:sz="0" w:space="0" w:color="auto"/>
                                                            <w:right w:val="none" w:sz="0" w:space="0" w:color="auto"/>
                                                          </w:divBdr>
                                                          <w:divsChild>
                                                            <w:div w:id="1984650881">
                                                              <w:marLeft w:val="0"/>
                                                              <w:marRight w:val="0"/>
                                                              <w:marTop w:val="0"/>
                                                              <w:marBottom w:val="0"/>
                                                              <w:divBdr>
                                                                <w:top w:val="none" w:sz="0" w:space="0" w:color="auto"/>
                                                                <w:left w:val="none" w:sz="0" w:space="0" w:color="auto"/>
                                                                <w:bottom w:val="none" w:sz="0" w:space="0" w:color="auto"/>
                                                                <w:right w:val="none" w:sz="0" w:space="0" w:color="auto"/>
                                                              </w:divBdr>
                                                              <w:divsChild>
                                                                <w:div w:id="908492101">
                                                                  <w:marLeft w:val="0"/>
                                                                  <w:marRight w:val="0"/>
                                                                  <w:marTop w:val="0"/>
                                                                  <w:marBottom w:val="0"/>
                                                                  <w:divBdr>
                                                                    <w:top w:val="none" w:sz="0" w:space="0" w:color="auto"/>
                                                                    <w:left w:val="none" w:sz="0" w:space="0" w:color="auto"/>
                                                                    <w:bottom w:val="none" w:sz="0" w:space="0" w:color="auto"/>
                                                                    <w:right w:val="none" w:sz="0" w:space="0" w:color="auto"/>
                                                                  </w:divBdr>
                                                                </w:div>
                                                              </w:divsChild>
                                                            </w:div>
                                                            <w:div w:id="1940985720">
                                                              <w:marLeft w:val="0"/>
                                                              <w:marRight w:val="0"/>
                                                              <w:marTop w:val="0"/>
                                                              <w:marBottom w:val="0"/>
                                                              <w:divBdr>
                                                                <w:top w:val="none" w:sz="0" w:space="0" w:color="auto"/>
                                                                <w:left w:val="none" w:sz="0" w:space="0" w:color="auto"/>
                                                                <w:bottom w:val="none" w:sz="0" w:space="0" w:color="auto"/>
                                                                <w:right w:val="none" w:sz="0" w:space="0" w:color="auto"/>
                                                              </w:divBdr>
                                                            </w:div>
                                                            <w:div w:id="407270628">
                                                              <w:marLeft w:val="0"/>
                                                              <w:marRight w:val="0"/>
                                                              <w:marTop w:val="0"/>
                                                              <w:marBottom w:val="0"/>
                                                              <w:divBdr>
                                                                <w:top w:val="none" w:sz="0" w:space="0" w:color="auto"/>
                                                                <w:left w:val="none" w:sz="0" w:space="0" w:color="auto"/>
                                                                <w:bottom w:val="none" w:sz="0" w:space="0" w:color="auto"/>
                                                                <w:right w:val="none" w:sz="0" w:space="0" w:color="auto"/>
                                                              </w:divBdr>
                                                              <w:divsChild>
                                                                <w:div w:id="1928268197">
                                                                  <w:marLeft w:val="0"/>
                                                                  <w:marRight w:val="0"/>
                                                                  <w:marTop w:val="0"/>
                                                                  <w:marBottom w:val="0"/>
                                                                  <w:divBdr>
                                                                    <w:top w:val="none" w:sz="0" w:space="0" w:color="auto"/>
                                                                    <w:left w:val="none" w:sz="0" w:space="0" w:color="auto"/>
                                                                    <w:bottom w:val="none" w:sz="0" w:space="0" w:color="auto"/>
                                                                    <w:right w:val="none" w:sz="0" w:space="0" w:color="auto"/>
                                                                  </w:divBdr>
                                                                </w:div>
                                                              </w:divsChild>
                                                            </w:div>
                                                            <w:div w:id="204185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94811">
                                                      <w:marLeft w:val="0"/>
                                                      <w:marRight w:val="0"/>
                                                      <w:marTop w:val="0"/>
                                                      <w:marBottom w:val="0"/>
                                                      <w:divBdr>
                                                        <w:top w:val="none" w:sz="0" w:space="0" w:color="auto"/>
                                                        <w:left w:val="none" w:sz="0" w:space="0" w:color="auto"/>
                                                        <w:bottom w:val="none" w:sz="0" w:space="0" w:color="auto"/>
                                                        <w:right w:val="none" w:sz="0" w:space="0" w:color="auto"/>
                                                      </w:divBdr>
                                                      <w:divsChild>
                                                        <w:div w:id="1344042406">
                                                          <w:marLeft w:val="0"/>
                                                          <w:marRight w:val="0"/>
                                                          <w:marTop w:val="0"/>
                                                          <w:marBottom w:val="0"/>
                                                          <w:divBdr>
                                                            <w:top w:val="none" w:sz="0" w:space="0" w:color="auto"/>
                                                            <w:left w:val="none" w:sz="0" w:space="0" w:color="auto"/>
                                                            <w:bottom w:val="none" w:sz="0" w:space="0" w:color="auto"/>
                                                            <w:right w:val="none" w:sz="0" w:space="0" w:color="auto"/>
                                                          </w:divBdr>
                                                          <w:divsChild>
                                                            <w:div w:id="48266101">
                                                              <w:marLeft w:val="0"/>
                                                              <w:marRight w:val="0"/>
                                                              <w:marTop w:val="0"/>
                                                              <w:marBottom w:val="0"/>
                                                              <w:divBdr>
                                                                <w:top w:val="none" w:sz="0" w:space="0" w:color="auto"/>
                                                                <w:left w:val="none" w:sz="0" w:space="0" w:color="auto"/>
                                                                <w:bottom w:val="none" w:sz="0" w:space="0" w:color="auto"/>
                                                                <w:right w:val="none" w:sz="0" w:space="0" w:color="auto"/>
                                                              </w:divBdr>
                                                              <w:divsChild>
                                                                <w:div w:id="1789742549">
                                                                  <w:marLeft w:val="0"/>
                                                                  <w:marRight w:val="0"/>
                                                                  <w:marTop w:val="0"/>
                                                                  <w:marBottom w:val="0"/>
                                                                  <w:divBdr>
                                                                    <w:top w:val="none" w:sz="0" w:space="0" w:color="auto"/>
                                                                    <w:left w:val="none" w:sz="0" w:space="0" w:color="auto"/>
                                                                    <w:bottom w:val="none" w:sz="0" w:space="0" w:color="auto"/>
                                                                    <w:right w:val="none" w:sz="0" w:space="0" w:color="auto"/>
                                                                  </w:divBdr>
                                                                </w:div>
                                                              </w:divsChild>
                                                            </w:div>
                                                            <w:div w:id="1770589067">
                                                              <w:marLeft w:val="0"/>
                                                              <w:marRight w:val="0"/>
                                                              <w:marTop w:val="0"/>
                                                              <w:marBottom w:val="0"/>
                                                              <w:divBdr>
                                                                <w:top w:val="none" w:sz="0" w:space="0" w:color="auto"/>
                                                                <w:left w:val="none" w:sz="0" w:space="0" w:color="auto"/>
                                                                <w:bottom w:val="none" w:sz="0" w:space="0" w:color="auto"/>
                                                                <w:right w:val="none" w:sz="0" w:space="0" w:color="auto"/>
                                                              </w:divBdr>
                                                            </w:div>
                                                            <w:div w:id="1272590124">
                                                              <w:marLeft w:val="0"/>
                                                              <w:marRight w:val="0"/>
                                                              <w:marTop w:val="0"/>
                                                              <w:marBottom w:val="0"/>
                                                              <w:divBdr>
                                                                <w:top w:val="none" w:sz="0" w:space="0" w:color="auto"/>
                                                                <w:left w:val="none" w:sz="0" w:space="0" w:color="auto"/>
                                                                <w:bottom w:val="none" w:sz="0" w:space="0" w:color="auto"/>
                                                                <w:right w:val="none" w:sz="0" w:space="0" w:color="auto"/>
                                                              </w:divBdr>
                                                            </w:div>
                                                            <w:div w:id="1266310221">
                                                              <w:marLeft w:val="0"/>
                                                              <w:marRight w:val="0"/>
                                                              <w:marTop w:val="0"/>
                                                              <w:marBottom w:val="0"/>
                                                              <w:divBdr>
                                                                <w:top w:val="none" w:sz="0" w:space="0" w:color="auto"/>
                                                                <w:left w:val="none" w:sz="0" w:space="0" w:color="auto"/>
                                                                <w:bottom w:val="none" w:sz="0" w:space="0" w:color="auto"/>
                                                                <w:right w:val="none" w:sz="0" w:space="0" w:color="auto"/>
                                                              </w:divBdr>
                                                            </w:div>
                                                            <w:div w:id="652417133">
                                                              <w:marLeft w:val="0"/>
                                                              <w:marRight w:val="0"/>
                                                              <w:marTop w:val="0"/>
                                                              <w:marBottom w:val="0"/>
                                                              <w:divBdr>
                                                                <w:top w:val="none" w:sz="0" w:space="0" w:color="auto"/>
                                                                <w:left w:val="none" w:sz="0" w:space="0" w:color="auto"/>
                                                                <w:bottom w:val="none" w:sz="0" w:space="0" w:color="auto"/>
                                                                <w:right w:val="none" w:sz="0" w:space="0" w:color="auto"/>
                                                              </w:divBdr>
                                                            </w:div>
                                                            <w:div w:id="732001560">
                                                              <w:marLeft w:val="0"/>
                                                              <w:marRight w:val="0"/>
                                                              <w:marTop w:val="0"/>
                                                              <w:marBottom w:val="0"/>
                                                              <w:divBdr>
                                                                <w:top w:val="none" w:sz="0" w:space="0" w:color="auto"/>
                                                                <w:left w:val="none" w:sz="0" w:space="0" w:color="auto"/>
                                                                <w:bottom w:val="none" w:sz="0" w:space="0" w:color="auto"/>
                                                                <w:right w:val="none" w:sz="0" w:space="0" w:color="auto"/>
                                                              </w:divBdr>
                                                              <w:divsChild>
                                                                <w:div w:id="625040178">
                                                                  <w:marLeft w:val="0"/>
                                                                  <w:marRight w:val="0"/>
                                                                  <w:marTop w:val="0"/>
                                                                  <w:marBottom w:val="0"/>
                                                                  <w:divBdr>
                                                                    <w:top w:val="none" w:sz="0" w:space="0" w:color="auto"/>
                                                                    <w:left w:val="none" w:sz="0" w:space="0" w:color="auto"/>
                                                                    <w:bottom w:val="none" w:sz="0" w:space="0" w:color="auto"/>
                                                                    <w:right w:val="none" w:sz="0" w:space="0" w:color="auto"/>
                                                                  </w:divBdr>
                                                                </w:div>
                                                              </w:divsChild>
                                                            </w:div>
                                                            <w:div w:id="90028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795188">
                                                      <w:marLeft w:val="0"/>
                                                      <w:marRight w:val="0"/>
                                                      <w:marTop w:val="0"/>
                                                      <w:marBottom w:val="0"/>
                                                      <w:divBdr>
                                                        <w:top w:val="none" w:sz="0" w:space="0" w:color="auto"/>
                                                        <w:left w:val="none" w:sz="0" w:space="0" w:color="auto"/>
                                                        <w:bottom w:val="none" w:sz="0" w:space="0" w:color="auto"/>
                                                        <w:right w:val="none" w:sz="0" w:space="0" w:color="auto"/>
                                                      </w:divBdr>
                                                      <w:divsChild>
                                                        <w:div w:id="2068651034">
                                                          <w:marLeft w:val="0"/>
                                                          <w:marRight w:val="0"/>
                                                          <w:marTop w:val="0"/>
                                                          <w:marBottom w:val="0"/>
                                                          <w:divBdr>
                                                            <w:top w:val="none" w:sz="0" w:space="0" w:color="auto"/>
                                                            <w:left w:val="none" w:sz="0" w:space="0" w:color="auto"/>
                                                            <w:bottom w:val="none" w:sz="0" w:space="0" w:color="auto"/>
                                                            <w:right w:val="none" w:sz="0" w:space="0" w:color="auto"/>
                                                          </w:divBdr>
                                                          <w:divsChild>
                                                            <w:div w:id="1401366288">
                                                              <w:marLeft w:val="0"/>
                                                              <w:marRight w:val="0"/>
                                                              <w:marTop w:val="0"/>
                                                              <w:marBottom w:val="0"/>
                                                              <w:divBdr>
                                                                <w:top w:val="none" w:sz="0" w:space="0" w:color="auto"/>
                                                                <w:left w:val="none" w:sz="0" w:space="0" w:color="auto"/>
                                                                <w:bottom w:val="none" w:sz="0" w:space="0" w:color="auto"/>
                                                                <w:right w:val="none" w:sz="0" w:space="0" w:color="auto"/>
                                                              </w:divBdr>
                                                            </w:div>
                                                            <w:div w:id="1244873956">
                                                              <w:marLeft w:val="0"/>
                                                              <w:marRight w:val="0"/>
                                                              <w:marTop w:val="0"/>
                                                              <w:marBottom w:val="0"/>
                                                              <w:divBdr>
                                                                <w:top w:val="none" w:sz="0" w:space="0" w:color="auto"/>
                                                                <w:left w:val="none" w:sz="0" w:space="0" w:color="auto"/>
                                                                <w:bottom w:val="none" w:sz="0" w:space="0" w:color="auto"/>
                                                                <w:right w:val="none" w:sz="0" w:space="0" w:color="auto"/>
                                                              </w:divBdr>
                                                            </w:div>
                                                            <w:div w:id="1779788787">
                                                              <w:marLeft w:val="0"/>
                                                              <w:marRight w:val="0"/>
                                                              <w:marTop w:val="0"/>
                                                              <w:marBottom w:val="0"/>
                                                              <w:divBdr>
                                                                <w:top w:val="none" w:sz="0" w:space="0" w:color="auto"/>
                                                                <w:left w:val="none" w:sz="0" w:space="0" w:color="auto"/>
                                                                <w:bottom w:val="none" w:sz="0" w:space="0" w:color="auto"/>
                                                                <w:right w:val="none" w:sz="0" w:space="0" w:color="auto"/>
                                                              </w:divBdr>
                                                            </w:div>
                                                            <w:div w:id="171935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78614">
                                                      <w:marLeft w:val="0"/>
                                                      <w:marRight w:val="0"/>
                                                      <w:marTop w:val="0"/>
                                                      <w:marBottom w:val="0"/>
                                                      <w:divBdr>
                                                        <w:top w:val="none" w:sz="0" w:space="0" w:color="auto"/>
                                                        <w:left w:val="none" w:sz="0" w:space="0" w:color="auto"/>
                                                        <w:bottom w:val="none" w:sz="0" w:space="0" w:color="auto"/>
                                                        <w:right w:val="none" w:sz="0" w:space="0" w:color="auto"/>
                                                      </w:divBdr>
                                                      <w:divsChild>
                                                        <w:div w:id="2114784139">
                                                          <w:marLeft w:val="0"/>
                                                          <w:marRight w:val="0"/>
                                                          <w:marTop w:val="0"/>
                                                          <w:marBottom w:val="0"/>
                                                          <w:divBdr>
                                                            <w:top w:val="none" w:sz="0" w:space="0" w:color="auto"/>
                                                            <w:left w:val="none" w:sz="0" w:space="0" w:color="auto"/>
                                                            <w:bottom w:val="none" w:sz="0" w:space="0" w:color="auto"/>
                                                            <w:right w:val="none" w:sz="0" w:space="0" w:color="auto"/>
                                                          </w:divBdr>
                                                          <w:divsChild>
                                                            <w:div w:id="1246300502">
                                                              <w:marLeft w:val="0"/>
                                                              <w:marRight w:val="0"/>
                                                              <w:marTop w:val="0"/>
                                                              <w:marBottom w:val="0"/>
                                                              <w:divBdr>
                                                                <w:top w:val="none" w:sz="0" w:space="0" w:color="auto"/>
                                                                <w:left w:val="none" w:sz="0" w:space="0" w:color="auto"/>
                                                                <w:bottom w:val="none" w:sz="0" w:space="0" w:color="auto"/>
                                                                <w:right w:val="none" w:sz="0" w:space="0" w:color="auto"/>
                                                              </w:divBdr>
                                                              <w:divsChild>
                                                                <w:div w:id="1966691269">
                                                                  <w:marLeft w:val="0"/>
                                                                  <w:marRight w:val="0"/>
                                                                  <w:marTop w:val="0"/>
                                                                  <w:marBottom w:val="0"/>
                                                                  <w:divBdr>
                                                                    <w:top w:val="none" w:sz="0" w:space="0" w:color="auto"/>
                                                                    <w:left w:val="none" w:sz="0" w:space="0" w:color="auto"/>
                                                                    <w:bottom w:val="none" w:sz="0" w:space="0" w:color="auto"/>
                                                                    <w:right w:val="none" w:sz="0" w:space="0" w:color="auto"/>
                                                                  </w:divBdr>
                                                                </w:div>
                                                              </w:divsChild>
                                                            </w:div>
                                                            <w:div w:id="324403517">
                                                              <w:marLeft w:val="0"/>
                                                              <w:marRight w:val="0"/>
                                                              <w:marTop w:val="0"/>
                                                              <w:marBottom w:val="0"/>
                                                              <w:divBdr>
                                                                <w:top w:val="none" w:sz="0" w:space="0" w:color="auto"/>
                                                                <w:left w:val="none" w:sz="0" w:space="0" w:color="auto"/>
                                                                <w:bottom w:val="none" w:sz="0" w:space="0" w:color="auto"/>
                                                                <w:right w:val="none" w:sz="0" w:space="0" w:color="auto"/>
                                                              </w:divBdr>
                                                            </w:div>
                                                            <w:div w:id="287668356">
                                                              <w:marLeft w:val="0"/>
                                                              <w:marRight w:val="0"/>
                                                              <w:marTop w:val="0"/>
                                                              <w:marBottom w:val="0"/>
                                                              <w:divBdr>
                                                                <w:top w:val="none" w:sz="0" w:space="0" w:color="auto"/>
                                                                <w:left w:val="none" w:sz="0" w:space="0" w:color="auto"/>
                                                                <w:bottom w:val="none" w:sz="0" w:space="0" w:color="auto"/>
                                                                <w:right w:val="none" w:sz="0" w:space="0" w:color="auto"/>
                                                              </w:divBdr>
                                                            </w:div>
                                                            <w:div w:id="200553904">
                                                              <w:marLeft w:val="0"/>
                                                              <w:marRight w:val="0"/>
                                                              <w:marTop w:val="0"/>
                                                              <w:marBottom w:val="0"/>
                                                              <w:divBdr>
                                                                <w:top w:val="none" w:sz="0" w:space="0" w:color="auto"/>
                                                                <w:left w:val="none" w:sz="0" w:space="0" w:color="auto"/>
                                                                <w:bottom w:val="none" w:sz="0" w:space="0" w:color="auto"/>
                                                                <w:right w:val="none" w:sz="0" w:space="0" w:color="auto"/>
                                                              </w:divBdr>
                                                            </w:div>
                                                            <w:div w:id="90179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18161">
                                                      <w:marLeft w:val="0"/>
                                                      <w:marRight w:val="0"/>
                                                      <w:marTop w:val="0"/>
                                                      <w:marBottom w:val="0"/>
                                                      <w:divBdr>
                                                        <w:top w:val="none" w:sz="0" w:space="0" w:color="auto"/>
                                                        <w:left w:val="none" w:sz="0" w:space="0" w:color="auto"/>
                                                        <w:bottom w:val="none" w:sz="0" w:space="0" w:color="auto"/>
                                                        <w:right w:val="none" w:sz="0" w:space="0" w:color="auto"/>
                                                      </w:divBdr>
                                                      <w:divsChild>
                                                        <w:div w:id="1440906210">
                                                          <w:marLeft w:val="0"/>
                                                          <w:marRight w:val="0"/>
                                                          <w:marTop w:val="0"/>
                                                          <w:marBottom w:val="0"/>
                                                          <w:divBdr>
                                                            <w:top w:val="none" w:sz="0" w:space="0" w:color="auto"/>
                                                            <w:left w:val="none" w:sz="0" w:space="0" w:color="auto"/>
                                                            <w:bottom w:val="none" w:sz="0" w:space="0" w:color="auto"/>
                                                            <w:right w:val="none" w:sz="0" w:space="0" w:color="auto"/>
                                                          </w:divBdr>
                                                          <w:divsChild>
                                                            <w:div w:id="63915545">
                                                              <w:marLeft w:val="0"/>
                                                              <w:marRight w:val="0"/>
                                                              <w:marTop w:val="0"/>
                                                              <w:marBottom w:val="0"/>
                                                              <w:divBdr>
                                                                <w:top w:val="none" w:sz="0" w:space="0" w:color="auto"/>
                                                                <w:left w:val="none" w:sz="0" w:space="0" w:color="auto"/>
                                                                <w:bottom w:val="none" w:sz="0" w:space="0" w:color="auto"/>
                                                                <w:right w:val="none" w:sz="0" w:space="0" w:color="auto"/>
                                                              </w:divBdr>
                                                            </w:div>
                                                            <w:div w:id="1778987130">
                                                              <w:marLeft w:val="0"/>
                                                              <w:marRight w:val="0"/>
                                                              <w:marTop w:val="0"/>
                                                              <w:marBottom w:val="0"/>
                                                              <w:divBdr>
                                                                <w:top w:val="none" w:sz="0" w:space="0" w:color="auto"/>
                                                                <w:left w:val="none" w:sz="0" w:space="0" w:color="auto"/>
                                                                <w:bottom w:val="none" w:sz="0" w:space="0" w:color="auto"/>
                                                                <w:right w:val="none" w:sz="0" w:space="0" w:color="auto"/>
                                                              </w:divBdr>
                                                            </w:div>
                                                            <w:div w:id="111833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973975">
                                                      <w:marLeft w:val="0"/>
                                                      <w:marRight w:val="0"/>
                                                      <w:marTop w:val="0"/>
                                                      <w:marBottom w:val="0"/>
                                                      <w:divBdr>
                                                        <w:top w:val="none" w:sz="0" w:space="0" w:color="auto"/>
                                                        <w:left w:val="none" w:sz="0" w:space="0" w:color="auto"/>
                                                        <w:bottom w:val="none" w:sz="0" w:space="0" w:color="auto"/>
                                                        <w:right w:val="none" w:sz="0" w:space="0" w:color="auto"/>
                                                      </w:divBdr>
                                                      <w:divsChild>
                                                        <w:div w:id="372388811">
                                                          <w:marLeft w:val="0"/>
                                                          <w:marRight w:val="0"/>
                                                          <w:marTop w:val="0"/>
                                                          <w:marBottom w:val="0"/>
                                                          <w:divBdr>
                                                            <w:top w:val="none" w:sz="0" w:space="0" w:color="auto"/>
                                                            <w:left w:val="none" w:sz="0" w:space="0" w:color="auto"/>
                                                            <w:bottom w:val="none" w:sz="0" w:space="0" w:color="auto"/>
                                                            <w:right w:val="none" w:sz="0" w:space="0" w:color="auto"/>
                                                          </w:divBdr>
                                                        </w:div>
                                                        <w:div w:id="247736322">
                                                          <w:marLeft w:val="0"/>
                                                          <w:marRight w:val="0"/>
                                                          <w:marTop w:val="0"/>
                                                          <w:marBottom w:val="0"/>
                                                          <w:divBdr>
                                                            <w:top w:val="none" w:sz="0" w:space="0" w:color="auto"/>
                                                            <w:left w:val="none" w:sz="0" w:space="0" w:color="auto"/>
                                                            <w:bottom w:val="none" w:sz="0" w:space="0" w:color="auto"/>
                                                            <w:right w:val="none" w:sz="0" w:space="0" w:color="auto"/>
                                                          </w:divBdr>
                                                          <w:divsChild>
                                                            <w:div w:id="242569479">
                                                              <w:marLeft w:val="0"/>
                                                              <w:marRight w:val="0"/>
                                                              <w:marTop w:val="0"/>
                                                              <w:marBottom w:val="0"/>
                                                              <w:divBdr>
                                                                <w:top w:val="none" w:sz="0" w:space="0" w:color="auto"/>
                                                                <w:left w:val="none" w:sz="0" w:space="0" w:color="auto"/>
                                                                <w:bottom w:val="none" w:sz="0" w:space="0" w:color="auto"/>
                                                                <w:right w:val="none" w:sz="0" w:space="0" w:color="auto"/>
                                                              </w:divBdr>
                                                              <w:divsChild>
                                                                <w:div w:id="75175598">
                                                                  <w:marLeft w:val="0"/>
                                                                  <w:marRight w:val="0"/>
                                                                  <w:marTop w:val="0"/>
                                                                  <w:marBottom w:val="0"/>
                                                                  <w:divBdr>
                                                                    <w:top w:val="none" w:sz="0" w:space="0" w:color="auto"/>
                                                                    <w:left w:val="none" w:sz="0" w:space="0" w:color="auto"/>
                                                                    <w:bottom w:val="none" w:sz="0" w:space="0" w:color="auto"/>
                                                                    <w:right w:val="none" w:sz="0" w:space="0" w:color="auto"/>
                                                                  </w:divBdr>
                                                                </w:div>
                                                                <w:div w:id="1208033586">
                                                                  <w:marLeft w:val="0"/>
                                                                  <w:marRight w:val="0"/>
                                                                  <w:marTop w:val="0"/>
                                                                  <w:marBottom w:val="0"/>
                                                                  <w:divBdr>
                                                                    <w:top w:val="none" w:sz="0" w:space="0" w:color="auto"/>
                                                                    <w:left w:val="none" w:sz="0" w:space="0" w:color="auto"/>
                                                                    <w:bottom w:val="none" w:sz="0" w:space="0" w:color="auto"/>
                                                                    <w:right w:val="none" w:sz="0" w:space="0" w:color="auto"/>
                                                                  </w:divBdr>
                                                                </w:div>
                                                                <w:div w:id="63115076">
                                                                  <w:marLeft w:val="0"/>
                                                                  <w:marRight w:val="0"/>
                                                                  <w:marTop w:val="0"/>
                                                                  <w:marBottom w:val="0"/>
                                                                  <w:divBdr>
                                                                    <w:top w:val="none" w:sz="0" w:space="0" w:color="auto"/>
                                                                    <w:left w:val="none" w:sz="0" w:space="0" w:color="auto"/>
                                                                    <w:bottom w:val="none" w:sz="0" w:space="0" w:color="auto"/>
                                                                    <w:right w:val="none" w:sz="0" w:space="0" w:color="auto"/>
                                                                  </w:divBdr>
                                                                  <w:divsChild>
                                                                    <w:div w:id="437061757">
                                                                      <w:marLeft w:val="0"/>
                                                                      <w:marRight w:val="0"/>
                                                                      <w:marTop w:val="0"/>
                                                                      <w:marBottom w:val="0"/>
                                                                      <w:divBdr>
                                                                        <w:top w:val="none" w:sz="0" w:space="0" w:color="auto"/>
                                                                        <w:left w:val="none" w:sz="0" w:space="0" w:color="auto"/>
                                                                        <w:bottom w:val="none" w:sz="0" w:space="0" w:color="auto"/>
                                                                        <w:right w:val="none" w:sz="0" w:space="0" w:color="auto"/>
                                                                      </w:divBdr>
                                                                    </w:div>
                                                                    <w:div w:id="436364592">
                                                                      <w:marLeft w:val="0"/>
                                                                      <w:marRight w:val="0"/>
                                                                      <w:marTop w:val="0"/>
                                                                      <w:marBottom w:val="0"/>
                                                                      <w:divBdr>
                                                                        <w:top w:val="none" w:sz="0" w:space="0" w:color="auto"/>
                                                                        <w:left w:val="none" w:sz="0" w:space="0" w:color="auto"/>
                                                                        <w:bottom w:val="none" w:sz="0" w:space="0" w:color="auto"/>
                                                                        <w:right w:val="none" w:sz="0" w:space="0" w:color="auto"/>
                                                                      </w:divBdr>
                                                                    </w:div>
                                                                  </w:divsChild>
                                                                </w:div>
                                                                <w:div w:id="990257810">
                                                                  <w:marLeft w:val="0"/>
                                                                  <w:marRight w:val="0"/>
                                                                  <w:marTop w:val="0"/>
                                                                  <w:marBottom w:val="0"/>
                                                                  <w:divBdr>
                                                                    <w:top w:val="none" w:sz="0" w:space="0" w:color="auto"/>
                                                                    <w:left w:val="none" w:sz="0" w:space="0" w:color="auto"/>
                                                                    <w:bottom w:val="none" w:sz="0" w:space="0" w:color="auto"/>
                                                                    <w:right w:val="none" w:sz="0" w:space="0" w:color="auto"/>
                                                                  </w:divBdr>
                                                                </w:div>
                                                                <w:div w:id="99294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945116">
                                                          <w:marLeft w:val="0"/>
                                                          <w:marRight w:val="0"/>
                                                          <w:marTop w:val="0"/>
                                                          <w:marBottom w:val="0"/>
                                                          <w:divBdr>
                                                            <w:top w:val="none" w:sz="0" w:space="0" w:color="auto"/>
                                                            <w:left w:val="none" w:sz="0" w:space="0" w:color="auto"/>
                                                            <w:bottom w:val="none" w:sz="0" w:space="0" w:color="auto"/>
                                                            <w:right w:val="none" w:sz="0" w:space="0" w:color="auto"/>
                                                          </w:divBdr>
                                                          <w:divsChild>
                                                            <w:div w:id="632902470">
                                                              <w:marLeft w:val="0"/>
                                                              <w:marRight w:val="0"/>
                                                              <w:marTop w:val="0"/>
                                                              <w:marBottom w:val="0"/>
                                                              <w:divBdr>
                                                                <w:top w:val="none" w:sz="0" w:space="0" w:color="auto"/>
                                                                <w:left w:val="none" w:sz="0" w:space="0" w:color="auto"/>
                                                                <w:bottom w:val="none" w:sz="0" w:space="0" w:color="auto"/>
                                                                <w:right w:val="none" w:sz="0" w:space="0" w:color="auto"/>
                                                              </w:divBdr>
                                                              <w:divsChild>
                                                                <w:div w:id="1985086669">
                                                                  <w:marLeft w:val="0"/>
                                                                  <w:marRight w:val="0"/>
                                                                  <w:marTop w:val="0"/>
                                                                  <w:marBottom w:val="0"/>
                                                                  <w:divBdr>
                                                                    <w:top w:val="none" w:sz="0" w:space="0" w:color="auto"/>
                                                                    <w:left w:val="none" w:sz="0" w:space="0" w:color="auto"/>
                                                                    <w:bottom w:val="none" w:sz="0" w:space="0" w:color="auto"/>
                                                                    <w:right w:val="none" w:sz="0" w:space="0" w:color="auto"/>
                                                                  </w:divBdr>
                                                                </w:div>
                                                                <w:div w:id="1104807968">
                                                                  <w:marLeft w:val="0"/>
                                                                  <w:marRight w:val="0"/>
                                                                  <w:marTop w:val="0"/>
                                                                  <w:marBottom w:val="0"/>
                                                                  <w:divBdr>
                                                                    <w:top w:val="none" w:sz="0" w:space="0" w:color="auto"/>
                                                                    <w:left w:val="none" w:sz="0" w:space="0" w:color="auto"/>
                                                                    <w:bottom w:val="none" w:sz="0" w:space="0" w:color="auto"/>
                                                                    <w:right w:val="none" w:sz="0" w:space="0" w:color="auto"/>
                                                                  </w:divBdr>
                                                                </w:div>
                                                                <w:div w:id="1970821145">
                                                                  <w:marLeft w:val="0"/>
                                                                  <w:marRight w:val="0"/>
                                                                  <w:marTop w:val="0"/>
                                                                  <w:marBottom w:val="0"/>
                                                                  <w:divBdr>
                                                                    <w:top w:val="none" w:sz="0" w:space="0" w:color="auto"/>
                                                                    <w:left w:val="none" w:sz="0" w:space="0" w:color="auto"/>
                                                                    <w:bottom w:val="none" w:sz="0" w:space="0" w:color="auto"/>
                                                                    <w:right w:val="none" w:sz="0" w:space="0" w:color="auto"/>
                                                                  </w:divBdr>
                                                                  <w:divsChild>
                                                                    <w:div w:id="1222672296">
                                                                      <w:marLeft w:val="0"/>
                                                                      <w:marRight w:val="0"/>
                                                                      <w:marTop w:val="0"/>
                                                                      <w:marBottom w:val="0"/>
                                                                      <w:divBdr>
                                                                        <w:top w:val="none" w:sz="0" w:space="0" w:color="auto"/>
                                                                        <w:left w:val="none" w:sz="0" w:space="0" w:color="auto"/>
                                                                        <w:bottom w:val="none" w:sz="0" w:space="0" w:color="auto"/>
                                                                        <w:right w:val="none" w:sz="0" w:space="0" w:color="auto"/>
                                                                      </w:divBdr>
                                                                    </w:div>
                                                                  </w:divsChild>
                                                                </w:div>
                                                                <w:div w:id="1079644346">
                                                                  <w:marLeft w:val="0"/>
                                                                  <w:marRight w:val="0"/>
                                                                  <w:marTop w:val="0"/>
                                                                  <w:marBottom w:val="0"/>
                                                                  <w:divBdr>
                                                                    <w:top w:val="none" w:sz="0" w:space="0" w:color="auto"/>
                                                                    <w:left w:val="none" w:sz="0" w:space="0" w:color="auto"/>
                                                                    <w:bottom w:val="none" w:sz="0" w:space="0" w:color="auto"/>
                                                                    <w:right w:val="none" w:sz="0" w:space="0" w:color="auto"/>
                                                                  </w:divBdr>
                                                                  <w:divsChild>
                                                                    <w:div w:id="1952129155">
                                                                      <w:marLeft w:val="0"/>
                                                                      <w:marRight w:val="0"/>
                                                                      <w:marTop w:val="0"/>
                                                                      <w:marBottom w:val="0"/>
                                                                      <w:divBdr>
                                                                        <w:top w:val="none" w:sz="0" w:space="0" w:color="auto"/>
                                                                        <w:left w:val="none" w:sz="0" w:space="0" w:color="auto"/>
                                                                        <w:bottom w:val="none" w:sz="0" w:space="0" w:color="auto"/>
                                                                        <w:right w:val="none" w:sz="0" w:space="0" w:color="auto"/>
                                                                      </w:divBdr>
                                                                    </w:div>
                                                                  </w:divsChild>
                                                                </w:div>
                                                                <w:div w:id="74183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01622">
                                                          <w:marLeft w:val="0"/>
                                                          <w:marRight w:val="0"/>
                                                          <w:marTop w:val="0"/>
                                                          <w:marBottom w:val="0"/>
                                                          <w:divBdr>
                                                            <w:top w:val="none" w:sz="0" w:space="0" w:color="auto"/>
                                                            <w:left w:val="none" w:sz="0" w:space="0" w:color="auto"/>
                                                            <w:bottom w:val="none" w:sz="0" w:space="0" w:color="auto"/>
                                                            <w:right w:val="none" w:sz="0" w:space="0" w:color="auto"/>
                                                          </w:divBdr>
                                                          <w:divsChild>
                                                            <w:div w:id="2093818743">
                                                              <w:marLeft w:val="0"/>
                                                              <w:marRight w:val="0"/>
                                                              <w:marTop w:val="0"/>
                                                              <w:marBottom w:val="0"/>
                                                              <w:divBdr>
                                                                <w:top w:val="none" w:sz="0" w:space="0" w:color="auto"/>
                                                                <w:left w:val="none" w:sz="0" w:space="0" w:color="auto"/>
                                                                <w:bottom w:val="none" w:sz="0" w:space="0" w:color="auto"/>
                                                                <w:right w:val="none" w:sz="0" w:space="0" w:color="auto"/>
                                                              </w:divBdr>
                                                              <w:divsChild>
                                                                <w:div w:id="249431632">
                                                                  <w:marLeft w:val="0"/>
                                                                  <w:marRight w:val="0"/>
                                                                  <w:marTop w:val="0"/>
                                                                  <w:marBottom w:val="0"/>
                                                                  <w:divBdr>
                                                                    <w:top w:val="none" w:sz="0" w:space="0" w:color="auto"/>
                                                                    <w:left w:val="none" w:sz="0" w:space="0" w:color="auto"/>
                                                                    <w:bottom w:val="none" w:sz="0" w:space="0" w:color="auto"/>
                                                                    <w:right w:val="none" w:sz="0" w:space="0" w:color="auto"/>
                                                                  </w:divBdr>
                                                                  <w:divsChild>
                                                                    <w:div w:id="1084841724">
                                                                      <w:marLeft w:val="0"/>
                                                                      <w:marRight w:val="0"/>
                                                                      <w:marTop w:val="0"/>
                                                                      <w:marBottom w:val="0"/>
                                                                      <w:divBdr>
                                                                        <w:top w:val="none" w:sz="0" w:space="0" w:color="auto"/>
                                                                        <w:left w:val="none" w:sz="0" w:space="0" w:color="auto"/>
                                                                        <w:bottom w:val="none" w:sz="0" w:space="0" w:color="auto"/>
                                                                        <w:right w:val="none" w:sz="0" w:space="0" w:color="auto"/>
                                                                      </w:divBdr>
                                                                    </w:div>
                                                                  </w:divsChild>
                                                                </w:div>
                                                                <w:div w:id="950475457">
                                                                  <w:marLeft w:val="0"/>
                                                                  <w:marRight w:val="0"/>
                                                                  <w:marTop w:val="0"/>
                                                                  <w:marBottom w:val="0"/>
                                                                  <w:divBdr>
                                                                    <w:top w:val="none" w:sz="0" w:space="0" w:color="auto"/>
                                                                    <w:left w:val="none" w:sz="0" w:space="0" w:color="auto"/>
                                                                    <w:bottom w:val="none" w:sz="0" w:space="0" w:color="auto"/>
                                                                    <w:right w:val="none" w:sz="0" w:space="0" w:color="auto"/>
                                                                  </w:divBdr>
                                                                </w:div>
                                                                <w:div w:id="1767800747">
                                                                  <w:marLeft w:val="0"/>
                                                                  <w:marRight w:val="0"/>
                                                                  <w:marTop w:val="0"/>
                                                                  <w:marBottom w:val="0"/>
                                                                  <w:divBdr>
                                                                    <w:top w:val="none" w:sz="0" w:space="0" w:color="auto"/>
                                                                    <w:left w:val="none" w:sz="0" w:space="0" w:color="auto"/>
                                                                    <w:bottom w:val="none" w:sz="0" w:space="0" w:color="auto"/>
                                                                    <w:right w:val="none" w:sz="0" w:space="0" w:color="auto"/>
                                                                  </w:divBdr>
                                                                </w:div>
                                                                <w:div w:id="1009797462">
                                                                  <w:marLeft w:val="0"/>
                                                                  <w:marRight w:val="0"/>
                                                                  <w:marTop w:val="0"/>
                                                                  <w:marBottom w:val="0"/>
                                                                  <w:divBdr>
                                                                    <w:top w:val="none" w:sz="0" w:space="0" w:color="auto"/>
                                                                    <w:left w:val="none" w:sz="0" w:space="0" w:color="auto"/>
                                                                    <w:bottom w:val="none" w:sz="0" w:space="0" w:color="auto"/>
                                                                    <w:right w:val="none" w:sz="0" w:space="0" w:color="auto"/>
                                                                  </w:divBdr>
                                                                  <w:divsChild>
                                                                    <w:div w:id="2092923163">
                                                                      <w:marLeft w:val="0"/>
                                                                      <w:marRight w:val="0"/>
                                                                      <w:marTop w:val="0"/>
                                                                      <w:marBottom w:val="0"/>
                                                                      <w:divBdr>
                                                                        <w:top w:val="none" w:sz="0" w:space="0" w:color="auto"/>
                                                                        <w:left w:val="none" w:sz="0" w:space="0" w:color="auto"/>
                                                                        <w:bottom w:val="none" w:sz="0" w:space="0" w:color="auto"/>
                                                                        <w:right w:val="none" w:sz="0" w:space="0" w:color="auto"/>
                                                                      </w:divBdr>
                                                                    </w:div>
                                                                  </w:divsChild>
                                                                </w:div>
                                                                <w:div w:id="1366759108">
                                                                  <w:marLeft w:val="0"/>
                                                                  <w:marRight w:val="0"/>
                                                                  <w:marTop w:val="0"/>
                                                                  <w:marBottom w:val="0"/>
                                                                  <w:divBdr>
                                                                    <w:top w:val="none" w:sz="0" w:space="0" w:color="auto"/>
                                                                    <w:left w:val="none" w:sz="0" w:space="0" w:color="auto"/>
                                                                    <w:bottom w:val="none" w:sz="0" w:space="0" w:color="auto"/>
                                                                    <w:right w:val="none" w:sz="0" w:space="0" w:color="auto"/>
                                                                  </w:divBdr>
                                                                  <w:divsChild>
                                                                    <w:div w:id="1931237401">
                                                                      <w:marLeft w:val="0"/>
                                                                      <w:marRight w:val="0"/>
                                                                      <w:marTop w:val="0"/>
                                                                      <w:marBottom w:val="0"/>
                                                                      <w:divBdr>
                                                                        <w:top w:val="none" w:sz="0" w:space="0" w:color="auto"/>
                                                                        <w:left w:val="none" w:sz="0" w:space="0" w:color="auto"/>
                                                                        <w:bottom w:val="none" w:sz="0" w:space="0" w:color="auto"/>
                                                                        <w:right w:val="none" w:sz="0" w:space="0" w:color="auto"/>
                                                                      </w:divBdr>
                                                                    </w:div>
                                                                  </w:divsChild>
                                                                </w:div>
                                                                <w:div w:id="1472793360">
                                                                  <w:marLeft w:val="0"/>
                                                                  <w:marRight w:val="0"/>
                                                                  <w:marTop w:val="0"/>
                                                                  <w:marBottom w:val="0"/>
                                                                  <w:divBdr>
                                                                    <w:top w:val="none" w:sz="0" w:space="0" w:color="auto"/>
                                                                    <w:left w:val="none" w:sz="0" w:space="0" w:color="auto"/>
                                                                    <w:bottom w:val="none" w:sz="0" w:space="0" w:color="auto"/>
                                                                    <w:right w:val="none" w:sz="0" w:space="0" w:color="auto"/>
                                                                  </w:divBdr>
                                                                </w:div>
                                                                <w:div w:id="1160803217">
                                                                  <w:marLeft w:val="0"/>
                                                                  <w:marRight w:val="0"/>
                                                                  <w:marTop w:val="0"/>
                                                                  <w:marBottom w:val="0"/>
                                                                  <w:divBdr>
                                                                    <w:top w:val="none" w:sz="0" w:space="0" w:color="auto"/>
                                                                    <w:left w:val="none" w:sz="0" w:space="0" w:color="auto"/>
                                                                    <w:bottom w:val="none" w:sz="0" w:space="0" w:color="auto"/>
                                                                    <w:right w:val="none" w:sz="0" w:space="0" w:color="auto"/>
                                                                  </w:divBdr>
                                                                  <w:divsChild>
                                                                    <w:div w:id="45298366">
                                                                      <w:marLeft w:val="0"/>
                                                                      <w:marRight w:val="0"/>
                                                                      <w:marTop w:val="0"/>
                                                                      <w:marBottom w:val="0"/>
                                                                      <w:divBdr>
                                                                        <w:top w:val="none" w:sz="0" w:space="0" w:color="auto"/>
                                                                        <w:left w:val="none" w:sz="0" w:space="0" w:color="auto"/>
                                                                        <w:bottom w:val="none" w:sz="0" w:space="0" w:color="auto"/>
                                                                        <w:right w:val="none" w:sz="0" w:space="0" w:color="auto"/>
                                                                      </w:divBdr>
                                                                    </w:div>
                                                                  </w:divsChild>
                                                                </w:div>
                                                                <w:div w:id="335232045">
                                                                  <w:marLeft w:val="0"/>
                                                                  <w:marRight w:val="0"/>
                                                                  <w:marTop w:val="0"/>
                                                                  <w:marBottom w:val="0"/>
                                                                  <w:divBdr>
                                                                    <w:top w:val="none" w:sz="0" w:space="0" w:color="auto"/>
                                                                    <w:left w:val="none" w:sz="0" w:space="0" w:color="auto"/>
                                                                    <w:bottom w:val="none" w:sz="0" w:space="0" w:color="auto"/>
                                                                    <w:right w:val="none" w:sz="0" w:space="0" w:color="auto"/>
                                                                  </w:divBdr>
                                                                  <w:divsChild>
                                                                    <w:div w:id="833881753">
                                                                      <w:marLeft w:val="0"/>
                                                                      <w:marRight w:val="0"/>
                                                                      <w:marTop w:val="0"/>
                                                                      <w:marBottom w:val="0"/>
                                                                      <w:divBdr>
                                                                        <w:top w:val="none" w:sz="0" w:space="0" w:color="auto"/>
                                                                        <w:left w:val="none" w:sz="0" w:space="0" w:color="auto"/>
                                                                        <w:bottom w:val="none" w:sz="0" w:space="0" w:color="auto"/>
                                                                        <w:right w:val="none" w:sz="0" w:space="0" w:color="auto"/>
                                                                      </w:divBdr>
                                                                    </w:div>
                                                                  </w:divsChild>
                                                                </w:div>
                                                                <w:div w:id="29938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451818">
                                                      <w:marLeft w:val="0"/>
                                                      <w:marRight w:val="0"/>
                                                      <w:marTop w:val="0"/>
                                                      <w:marBottom w:val="0"/>
                                                      <w:divBdr>
                                                        <w:top w:val="none" w:sz="0" w:space="0" w:color="auto"/>
                                                        <w:left w:val="none" w:sz="0" w:space="0" w:color="auto"/>
                                                        <w:bottom w:val="none" w:sz="0" w:space="0" w:color="auto"/>
                                                        <w:right w:val="none" w:sz="0" w:space="0" w:color="auto"/>
                                                      </w:divBdr>
                                                      <w:divsChild>
                                                        <w:div w:id="2139645283">
                                                          <w:marLeft w:val="0"/>
                                                          <w:marRight w:val="0"/>
                                                          <w:marTop w:val="0"/>
                                                          <w:marBottom w:val="0"/>
                                                          <w:divBdr>
                                                            <w:top w:val="none" w:sz="0" w:space="0" w:color="auto"/>
                                                            <w:left w:val="none" w:sz="0" w:space="0" w:color="auto"/>
                                                            <w:bottom w:val="none" w:sz="0" w:space="0" w:color="auto"/>
                                                            <w:right w:val="none" w:sz="0" w:space="0" w:color="auto"/>
                                                          </w:divBdr>
                                                        </w:div>
                                                      </w:divsChild>
                                                    </w:div>
                                                    <w:div w:id="191773079">
                                                      <w:marLeft w:val="0"/>
                                                      <w:marRight w:val="0"/>
                                                      <w:marTop w:val="0"/>
                                                      <w:marBottom w:val="0"/>
                                                      <w:divBdr>
                                                        <w:top w:val="none" w:sz="0" w:space="0" w:color="auto"/>
                                                        <w:left w:val="none" w:sz="0" w:space="0" w:color="auto"/>
                                                        <w:bottom w:val="none" w:sz="0" w:space="0" w:color="auto"/>
                                                        <w:right w:val="none" w:sz="0" w:space="0" w:color="auto"/>
                                                      </w:divBdr>
                                                      <w:divsChild>
                                                        <w:div w:id="1176504304">
                                                          <w:marLeft w:val="0"/>
                                                          <w:marRight w:val="0"/>
                                                          <w:marTop w:val="0"/>
                                                          <w:marBottom w:val="0"/>
                                                          <w:divBdr>
                                                            <w:top w:val="none" w:sz="0" w:space="0" w:color="auto"/>
                                                            <w:left w:val="none" w:sz="0" w:space="0" w:color="auto"/>
                                                            <w:bottom w:val="none" w:sz="0" w:space="0" w:color="auto"/>
                                                            <w:right w:val="none" w:sz="0" w:space="0" w:color="auto"/>
                                                          </w:divBdr>
                                                          <w:divsChild>
                                                            <w:div w:id="415983884">
                                                              <w:marLeft w:val="0"/>
                                                              <w:marRight w:val="0"/>
                                                              <w:marTop w:val="0"/>
                                                              <w:marBottom w:val="0"/>
                                                              <w:divBdr>
                                                                <w:top w:val="none" w:sz="0" w:space="0" w:color="auto"/>
                                                                <w:left w:val="none" w:sz="0" w:space="0" w:color="auto"/>
                                                                <w:bottom w:val="none" w:sz="0" w:space="0" w:color="auto"/>
                                                                <w:right w:val="none" w:sz="0" w:space="0" w:color="auto"/>
                                                              </w:divBdr>
                                                            </w:div>
                                                            <w:div w:id="2007438650">
                                                              <w:marLeft w:val="0"/>
                                                              <w:marRight w:val="0"/>
                                                              <w:marTop w:val="0"/>
                                                              <w:marBottom w:val="0"/>
                                                              <w:divBdr>
                                                                <w:top w:val="none" w:sz="0" w:space="0" w:color="auto"/>
                                                                <w:left w:val="none" w:sz="0" w:space="0" w:color="auto"/>
                                                                <w:bottom w:val="none" w:sz="0" w:space="0" w:color="auto"/>
                                                                <w:right w:val="none" w:sz="0" w:space="0" w:color="auto"/>
                                                              </w:divBdr>
                                                            </w:div>
                                                            <w:div w:id="1361593559">
                                                              <w:marLeft w:val="0"/>
                                                              <w:marRight w:val="0"/>
                                                              <w:marTop w:val="0"/>
                                                              <w:marBottom w:val="0"/>
                                                              <w:divBdr>
                                                                <w:top w:val="none" w:sz="0" w:space="0" w:color="auto"/>
                                                                <w:left w:val="none" w:sz="0" w:space="0" w:color="auto"/>
                                                                <w:bottom w:val="none" w:sz="0" w:space="0" w:color="auto"/>
                                                                <w:right w:val="none" w:sz="0" w:space="0" w:color="auto"/>
                                                              </w:divBdr>
                                                            </w:div>
                                                            <w:div w:id="2082363552">
                                                              <w:marLeft w:val="0"/>
                                                              <w:marRight w:val="0"/>
                                                              <w:marTop w:val="0"/>
                                                              <w:marBottom w:val="0"/>
                                                              <w:divBdr>
                                                                <w:top w:val="none" w:sz="0" w:space="0" w:color="auto"/>
                                                                <w:left w:val="none" w:sz="0" w:space="0" w:color="auto"/>
                                                                <w:bottom w:val="none" w:sz="0" w:space="0" w:color="auto"/>
                                                                <w:right w:val="none" w:sz="0" w:space="0" w:color="auto"/>
                                                              </w:divBdr>
                                                            </w:div>
                                                            <w:div w:id="379134594">
                                                              <w:marLeft w:val="0"/>
                                                              <w:marRight w:val="0"/>
                                                              <w:marTop w:val="0"/>
                                                              <w:marBottom w:val="0"/>
                                                              <w:divBdr>
                                                                <w:top w:val="none" w:sz="0" w:space="0" w:color="auto"/>
                                                                <w:left w:val="none" w:sz="0" w:space="0" w:color="auto"/>
                                                                <w:bottom w:val="none" w:sz="0" w:space="0" w:color="auto"/>
                                                                <w:right w:val="none" w:sz="0" w:space="0" w:color="auto"/>
                                                              </w:divBdr>
                                                            </w:div>
                                                            <w:div w:id="1020618449">
                                                              <w:marLeft w:val="0"/>
                                                              <w:marRight w:val="0"/>
                                                              <w:marTop w:val="0"/>
                                                              <w:marBottom w:val="0"/>
                                                              <w:divBdr>
                                                                <w:top w:val="none" w:sz="0" w:space="0" w:color="auto"/>
                                                                <w:left w:val="none" w:sz="0" w:space="0" w:color="auto"/>
                                                                <w:bottom w:val="none" w:sz="0" w:space="0" w:color="auto"/>
                                                                <w:right w:val="none" w:sz="0" w:space="0" w:color="auto"/>
                                                              </w:divBdr>
                                                            </w:div>
                                                            <w:div w:id="21470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55933499">
      <w:bodyDiv w:val="1"/>
      <w:marLeft w:val="0"/>
      <w:marRight w:val="0"/>
      <w:marTop w:val="0"/>
      <w:marBottom w:val="0"/>
      <w:divBdr>
        <w:top w:val="none" w:sz="0" w:space="0" w:color="auto"/>
        <w:left w:val="none" w:sz="0" w:space="0" w:color="auto"/>
        <w:bottom w:val="none" w:sz="0" w:space="0" w:color="auto"/>
        <w:right w:val="none" w:sz="0" w:space="0" w:color="auto"/>
      </w:divBdr>
    </w:div>
    <w:div w:id="397636345">
      <w:bodyDiv w:val="1"/>
      <w:marLeft w:val="0"/>
      <w:marRight w:val="0"/>
      <w:marTop w:val="0"/>
      <w:marBottom w:val="0"/>
      <w:divBdr>
        <w:top w:val="none" w:sz="0" w:space="0" w:color="auto"/>
        <w:left w:val="none" w:sz="0" w:space="0" w:color="auto"/>
        <w:bottom w:val="none" w:sz="0" w:space="0" w:color="auto"/>
        <w:right w:val="none" w:sz="0" w:space="0" w:color="auto"/>
      </w:divBdr>
    </w:div>
    <w:div w:id="508062369">
      <w:bodyDiv w:val="1"/>
      <w:marLeft w:val="0"/>
      <w:marRight w:val="0"/>
      <w:marTop w:val="0"/>
      <w:marBottom w:val="0"/>
      <w:divBdr>
        <w:top w:val="none" w:sz="0" w:space="0" w:color="auto"/>
        <w:left w:val="none" w:sz="0" w:space="0" w:color="auto"/>
        <w:bottom w:val="none" w:sz="0" w:space="0" w:color="auto"/>
        <w:right w:val="none" w:sz="0" w:space="0" w:color="auto"/>
      </w:divBdr>
      <w:divsChild>
        <w:div w:id="1823814670">
          <w:marLeft w:val="0"/>
          <w:marRight w:val="0"/>
          <w:marTop w:val="0"/>
          <w:marBottom w:val="0"/>
          <w:divBdr>
            <w:top w:val="none" w:sz="0" w:space="0" w:color="auto"/>
            <w:left w:val="none" w:sz="0" w:space="0" w:color="auto"/>
            <w:bottom w:val="none" w:sz="0" w:space="0" w:color="auto"/>
            <w:right w:val="none" w:sz="0" w:space="0" w:color="auto"/>
          </w:divBdr>
          <w:divsChild>
            <w:div w:id="476840152">
              <w:marLeft w:val="0"/>
              <w:marRight w:val="0"/>
              <w:marTop w:val="0"/>
              <w:marBottom w:val="0"/>
              <w:divBdr>
                <w:top w:val="none" w:sz="0" w:space="0" w:color="auto"/>
                <w:left w:val="none" w:sz="0" w:space="0" w:color="auto"/>
                <w:bottom w:val="none" w:sz="0" w:space="0" w:color="auto"/>
                <w:right w:val="none" w:sz="0" w:space="0" w:color="auto"/>
              </w:divBdr>
              <w:divsChild>
                <w:div w:id="1297032849">
                  <w:marLeft w:val="0"/>
                  <w:marRight w:val="0"/>
                  <w:marTop w:val="150"/>
                  <w:marBottom w:val="150"/>
                  <w:divBdr>
                    <w:top w:val="none" w:sz="0" w:space="0" w:color="auto"/>
                    <w:left w:val="none" w:sz="0" w:space="0" w:color="auto"/>
                    <w:bottom w:val="none" w:sz="0" w:space="0" w:color="auto"/>
                    <w:right w:val="none" w:sz="0" w:space="0" w:color="auto"/>
                  </w:divBdr>
                </w:div>
              </w:divsChild>
            </w:div>
            <w:div w:id="484704718">
              <w:marLeft w:val="0"/>
              <w:marRight w:val="0"/>
              <w:marTop w:val="0"/>
              <w:marBottom w:val="0"/>
              <w:divBdr>
                <w:top w:val="none" w:sz="0" w:space="0" w:color="auto"/>
                <w:left w:val="none" w:sz="0" w:space="0" w:color="auto"/>
                <w:bottom w:val="none" w:sz="0" w:space="0" w:color="auto"/>
                <w:right w:val="none" w:sz="0" w:space="0" w:color="auto"/>
              </w:divBdr>
            </w:div>
            <w:div w:id="854655769">
              <w:marLeft w:val="0"/>
              <w:marRight w:val="0"/>
              <w:marTop w:val="0"/>
              <w:marBottom w:val="0"/>
              <w:divBdr>
                <w:top w:val="none" w:sz="0" w:space="0" w:color="auto"/>
                <w:left w:val="none" w:sz="0" w:space="0" w:color="auto"/>
                <w:bottom w:val="none" w:sz="0" w:space="0" w:color="auto"/>
                <w:right w:val="none" w:sz="0" w:space="0" w:color="auto"/>
              </w:divBdr>
            </w:div>
          </w:divsChild>
        </w:div>
        <w:div w:id="1267612227">
          <w:marLeft w:val="0"/>
          <w:marRight w:val="0"/>
          <w:marTop w:val="0"/>
          <w:marBottom w:val="0"/>
          <w:divBdr>
            <w:top w:val="none" w:sz="0" w:space="0" w:color="auto"/>
            <w:left w:val="none" w:sz="0" w:space="0" w:color="auto"/>
            <w:bottom w:val="none" w:sz="0" w:space="0" w:color="auto"/>
            <w:right w:val="none" w:sz="0" w:space="0" w:color="auto"/>
          </w:divBdr>
          <w:divsChild>
            <w:div w:id="1295260575">
              <w:marLeft w:val="0"/>
              <w:marRight w:val="0"/>
              <w:marTop w:val="0"/>
              <w:marBottom w:val="0"/>
              <w:divBdr>
                <w:top w:val="none" w:sz="0" w:space="0" w:color="auto"/>
                <w:left w:val="none" w:sz="0" w:space="0" w:color="auto"/>
                <w:bottom w:val="none" w:sz="0" w:space="0" w:color="auto"/>
                <w:right w:val="none" w:sz="0" w:space="0" w:color="auto"/>
              </w:divBdr>
              <w:divsChild>
                <w:div w:id="239826297">
                  <w:marLeft w:val="0"/>
                  <w:marRight w:val="0"/>
                  <w:marTop w:val="150"/>
                  <w:marBottom w:val="150"/>
                  <w:divBdr>
                    <w:top w:val="none" w:sz="0" w:space="0" w:color="auto"/>
                    <w:left w:val="none" w:sz="0" w:space="0" w:color="auto"/>
                    <w:bottom w:val="none" w:sz="0" w:space="0" w:color="auto"/>
                    <w:right w:val="none" w:sz="0" w:space="0" w:color="auto"/>
                  </w:divBdr>
                </w:div>
              </w:divsChild>
            </w:div>
            <w:div w:id="948315684">
              <w:marLeft w:val="0"/>
              <w:marRight w:val="0"/>
              <w:marTop w:val="0"/>
              <w:marBottom w:val="0"/>
              <w:divBdr>
                <w:top w:val="none" w:sz="0" w:space="0" w:color="auto"/>
                <w:left w:val="none" w:sz="0" w:space="0" w:color="auto"/>
                <w:bottom w:val="none" w:sz="0" w:space="0" w:color="auto"/>
                <w:right w:val="none" w:sz="0" w:space="0" w:color="auto"/>
              </w:divBdr>
            </w:div>
            <w:div w:id="1489639203">
              <w:marLeft w:val="0"/>
              <w:marRight w:val="0"/>
              <w:marTop w:val="0"/>
              <w:marBottom w:val="0"/>
              <w:divBdr>
                <w:top w:val="none" w:sz="0" w:space="0" w:color="auto"/>
                <w:left w:val="none" w:sz="0" w:space="0" w:color="auto"/>
                <w:bottom w:val="none" w:sz="0" w:space="0" w:color="auto"/>
                <w:right w:val="none" w:sz="0" w:space="0" w:color="auto"/>
              </w:divBdr>
            </w:div>
            <w:div w:id="917788620">
              <w:marLeft w:val="0"/>
              <w:marRight w:val="0"/>
              <w:marTop w:val="0"/>
              <w:marBottom w:val="0"/>
              <w:divBdr>
                <w:top w:val="none" w:sz="0" w:space="0" w:color="auto"/>
                <w:left w:val="none" w:sz="0" w:space="0" w:color="auto"/>
                <w:bottom w:val="none" w:sz="0" w:space="0" w:color="auto"/>
                <w:right w:val="none" w:sz="0" w:space="0" w:color="auto"/>
              </w:divBdr>
            </w:div>
          </w:divsChild>
        </w:div>
        <w:div w:id="579951453">
          <w:marLeft w:val="0"/>
          <w:marRight w:val="0"/>
          <w:marTop w:val="0"/>
          <w:marBottom w:val="0"/>
          <w:divBdr>
            <w:top w:val="none" w:sz="0" w:space="0" w:color="auto"/>
            <w:left w:val="none" w:sz="0" w:space="0" w:color="auto"/>
            <w:bottom w:val="none" w:sz="0" w:space="0" w:color="auto"/>
            <w:right w:val="none" w:sz="0" w:space="0" w:color="auto"/>
          </w:divBdr>
          <w:divsChild>
            <w:div w:id="681518569">
              <w:marLeft w:val="0"/>
              <w:marRight w:val="0"/>
              <w:marTop w:val="0"/>
              <w:marBottom w:val="0"/>
              <w:divBdr>
                <w:top w:val="none" w:sz="0" w:space="0" w:color="auto"/>
                <w:left w:val="none" w:sz="0" w:space="0" w:color="auto"/>
                <w:bottom w:val="none" w:sz="0" w:space="0" w:color="auto"/>
                <w:right w:val="none" w:sz="0" w:space="0" w:color="auto"/>
              </w:divBdr>
            </w:div>
            <w:div w:id="1505821405">
              <w:marLeft w:val="0"/>
              <w:marRight w:val="0"/>
              <w:marTop w:val="0"/>
              <w:marBottom w:val="0"/>
              <w:divBdr>
                <w:top w:val="none" w:sz="0" w:space="0" w:color="auto"/>
                <w:left w:val="none" w:sz="0" w:space="0" w:color="auto"/>
                <w:bottom w:val="none" w:sz="0" w:space="0" w:color="auto"/>
                <w:right w:val="none" w:sz="0" w:space="0" w:color="auto"/>
              </w:divBdr>
            </w:div>
            <w:div w:id="1577206521">
              <w:marLeft w:val="0"/>
              <w:marRight w:val="0"/>
              <w:marTop w:val="0"/>
              <w:marBottom w:val="0"/>
              <w:divBdr>
                <w:top w:val="none" w:sz="0" w:space="0" w:color="auto"/>
                <w:left w:val="none" w:sz="0" w:space="0" w:color="auto"/>
                <w:bottom w:val="none" w:sz="0" w:space="0" w:color="auto"/>
                <w:right w:val="none" w:sz="0" w:space="0" w:color="auto"/>
              </w:divBdr>
            </w:div>
            <w:div w:id="172166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986073">
      <w:bodyDiv w:val="1"/>
      <w:marLeft w:val="0"/>
      <w:marRight w:val="0"/>
      <w:marTop w:val="0"/>
      <w:marBottom w:val="0"/>
      <w:divBdr>
        <w:top w:val="none" w:sz="0" w:space="0" w:color="auto"/>
        <w:left w:val="none" w:sz="0" w:space="0" w:color="auto"/>
        <w:bottom w:val="none" w:sz="0" w:space="0" w:color="auto"/>
        <w:right w:val="none" w:sz="0" w:space="0" w:color="auto"/>
      </w:divBdr>
      <w:divsChild>
        <w:div w:id="1276710477">
          <w:marLeft w:val="0"/>
          <w:marRight w:val="0"/>
          <w:marTop w:val="0"/>
          <w:marBottom w:val="0"/>
          <w:divBdr>
            <w:top w:val="none" w:sz="0" w:space="0" w:color="auto"/>
            <w:left w:val="none" w:sz="0" w:space="0" w:color="auto"/>
            <w:bottom w:val="none" w:sz="0" w:space="0" w:color="auto"/>
            <w:right w:val="none" w:sz="0" w:space="0" w:color="auto"/>
          </w:divBdr>
          <w:divsChild>
            <w:div w:id="578560110">
              <w:marLeft w:val="0"/>
              <w:marRight w:val="0"/>
              <w:marTop w:val="0"/>
              <w:marBottom w:val="0"/>
              <w:divBdr>
                <w:top w:val="none" w:sz="0" w:space="0" w:color="auto"/>
                <w:left w:val="none" w:sz="0" w:space="0" w:color="auto"/>
                <w:bottom w:val="none" w:sz="0" w:space="0" w:color="auto"/>
                <w:right w:val="none" w:sz="0" w:space="0" w:color="auto"/>
              </w:divBdr>
            </w:div>
            <w:div w:id="1333410928">
              <w:marLeft w:val="0"/>
              <w:marRight w:val="0"/>
              <w:marTop w:val="0"/>
              <w:marBottom w:val="0"/>
              <w:divBdr>
                <w:top w:val="none" w:sz="0" w:space="0" w:color="auto"/>
                <w:left w:val="none" w:sz="0" w:space="0" w:color="auto"/>
                <w:bottom w:val="none" w:sz="0" w:space="0" w:color="auto"/>
                <w:right w:val="none" w:sz="0" w:space="0" w:color="auto"/>
              </w:divBdr>
            </w:div>
            <w:div w:id="881139745">
              <w:marLeft w:val="0"/>
              <w:marRight w:val="0"/>
              <w:marTop w:val="0"/>
              <w:marBottom w:val="0"/>
              <w:divBdr>
                <w:top w:val="none" w:sz="0" w:space="0" w:color="auto"/>
                <w:left w:val="none" w:sz="0" w:space="0" w:color="auto"/>
                <w:bottom w:val="none" w:sz="0" w:space="0" w:color="auto"/>
                <w:right w:val="none" w:sz="0" w:space="0" w:color="auto"/>
              </w:divBdr>
            </w:div>
            <w:div w:id="810826424">
              <w:marLeft w:val="0"/>
              <w:marRight w:val="0"/>
              <w:marTop w:val="0"/>
              <w:marBottom w:val="0"/>
              <w:divBdr>
                <w:top w:val="none" w:sz="0" w:space="0" w:color="auto"/>
                <w:left w:val="none" w:sz="0" w:space="0" w:color="auto"/>
                <w:bottom w:val="none" w:sz="0" w:space="0" w:color="auto"/>
                <w:right w:val="none" w:sz="0" w:space="0" w:color="auto"/>
              </w:divBdr>
            </w:div>
          </w:divsChild>
        </w:div>
        <w:div w:id="1809276658">
          <w:marLeft w:val="0"/>
          <w:marRight w:val="0"/>
          <w:marTop w:val="0"/>
          <w:marBottom w:val="0"/>
          <w:divBdr>
            <w:top w:val="none" w:sz="0" w:space="0" w:color="auto"/>
            <w:left w:val="none" w:sz="0" w:space="0" w:color="auto"/>
            <w:bottom w:val="none" w:sz="0" w:space="0" w:color="auto"/>
            <w:right w:val="none" w:sz="0" w:space="0" w:color="auto"/>
          </w:divBdr>
          <w:divsChild>
            <w:div w:id="1201866645">
              <w:marLeft w:val="0"/>
              <w:marRight w:val="0"/>
              <w:marTop w:val="0"/>
              <w:marBottom w:val="0"/>
              <w:divBdr>
                <w:top w:val="none" w:sz="0" w:space="0" w:color="auto"/>
                <w:left w:val="none" w:sz="0" w:space="0" w:color="auto"/>
                <w:bottom w:val="none" w:sz="0" w:space="0" w:color="auto"/>
                <w:right w:val="none" w:sz="0" w:space="0" w:color="auto"/>
              </w:divBdr>
              <w:divsChild>
                <w:div w:id="1017970786">
                  <w:marLeft w:val="0"/>
                  <w:marRight w:val="0"/>
                  <w:marTop w:val="150"/>
                  <w:marBottom w:val="150"/>
                  <w:divBdr>
                    <w:top w:val="none" w:sz="0" w:space="0" w:color="auto"/>
                    <w:left w:val="none" w:sz="0" w:space="0" w:color="auto"/>
                    <w:bottom w:val="none" w:sz="0" w:space="0" w:color="auto"/>
                    <w:right w:val="none" w:sz="0" w:space="0" w:color="auto"/>
                  </w:divBdr>
                </w:div>
              </w:divsChild>
            </w:div>
            <w:div w:id="1733964726">
              <w:marLeft w:val="0"/>
              <w:marRight w:val="0"/>
              <w:marTop w:val="0"/>
              <w:marBottom w:val="0"/>
              <w:divBdr>
                <w:top w:val="none" w:sz="0" w:space="0" w:color="auto"/>
                <w:left w:val="none" w:sz="0" w:space="0" w:color="auto"/>
                <w:bottom w:val="none" w:sz="0" w:space="0" w:color="auto"/>
                <w:right w:val="none" w:sz="0" w:space="0" w:color="auto"/>
              </w:divBdr>
            </w:div>
            <w:div w:id="1557934003">
              <w:marLeft w:val="0"/>
              <w:marRight w:val="0"/>
              <w:marTop w:val="0"/>
              <w:marBottom w:val="0"/>
              <w:divBdr>
                <w:top w:val="none" w:sz="0" w:space="0" w:color="auto"/>
                <w:left w:val="none" w:sz="0" w:space="0" w:color="auto"/>
                <w:bottom w:val="none" w:sz="0" w:space="0" w:color="auto"/>
                <w:right w:val="none" w:sz="0" w:space="0" w:color="auto"/>
              </w:divBdr>
            </w:div>
            <w:div w:id="212499301">
              <w:marLeft w:val="0"/>
              <w:marRight w:val="0"/>
              <w:marTop w:val="0"/>
              <w:marBottom w:val="0"/>
              <w:divBdr>
                <w:top w:val="none" w:sz="0" w:space="0" w:color="auto"/>
                <w:left w:val="none" w:sz="0" w:space="0" w:color="auto"/>
                <w:bottom w:val="none" w:sz="0" w:space="0" w:color="auto"/>
                <w:right w:val="none" w:sz="0" w:space="0" w:color="auto"/>
              </w:divBdr>
            </w:div>
            <w:div w:id="133454540">
              <w:marLeft w:val="0"/>
              <w:marRight w:val="0"/>
              <w:marTop w:val="0"/>
              <w:marBottom w:val="0"/>
              <w:divBdr>
                <w:top w:val="none" w:sz="0" w:space="0" w:color="auto"/>
                <w:left w:val="none" w:sz="0" w:space="0" w:color="auto"/>
                <w:bottom w:val="none" w:sz="0" w:space="0" w:color="auto"/>
                <w:right w:val="none" w:sz="0" w:space="0" w:color="auto"/>
              </w:divBdr>
            </w:div>
          </w:divsChild>
        </w:div>
        <w:div w:id="527565715">
          <w:marLeft w:val="0"/>
          <w:marRight w:val="0"/>
          <w:marTop w:val="0"/>
          <w:marBottom w:val="0"/>
          <w:divBdr>
            <w:top w:val="none" w:sz="0" w:space="0" w:color="auto"/>
            <w:left w:val="none" w:sz="0" w:space="0" w:color="auto"/>
            <w:bottom w:val="none" w:sz="0" w:space="0" w:color="auto"/>
            <w:right w:val="none" w:sz="0" w:space="0" w:color="auto"/>
          </w:divBdr>
          <w:divsChild>
            <w:div w:id="174655193">
              <w:marLeft w:val="0"/>
              <w:marRight w:val="0"/>
              <w:marTop w:val="0"/>
              <w:marBottom w:val="0"/>
              <w:divBdr>
                <w:top w:val="none" w:sz="0" w:space="0" w:color="auto"/>
                <w:left w:val="none" w:sz="0" w:space="0" w:color="auto"/>
                <w:bottom w:val="none" w:sz="0" w:space="0" w:color="auto"/>
                <w:right w:val="none" w:sz="0" w:space="0" w:color="auto"/>
              </w:divBdr>
            </w:div>
            <w:div w:id="1361738143">
              <w:marLeft w:val="0"/>
              <w:marRight w:val="0"/>
              <w:marTop w:val="0"/>
              <w:marBottom w:val="0"/>
              <w:divBdr>
                <w:top w:val="none" w:sz="0" w:space="0" w:color="auto"/>
                <w:left w:val="none" w:sz="0" w:space="0" w:color="auto"/>
                <w:bottom w:val="none" w:sz="0" w:space="0" w:color="auto"/>
                <w:right w:val="none" w:sz="0" w:space="0" w:color="auto"/>
              </w:divBdr>
            </w:div>
            <w:div w:id="196955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35869">
      <w:bodyDiv w:val="1"/>
      <w:marLeft w:val="0"/>
      <w:marRight w:val="0"/>
      <w:marTop w:val="0"/>
      <w:marBottom w:val="0"/>
      <w:divBdr>
        <w:top w:val="none" w:sz="0" w:space="0" w:color="auto"/>
        <w:left w:val="none" w:sz="0" w:space="0" w:color="auto"/>
        <w:bottom w:val="none" w:sz="0" w:space="0" w:color="auto"/>
        <w:right w:val="none" w:sz="0" w:space="0" w:color="auto"/>
      </w:divBdr>
      <w:divsChild>
        <w:div w:id="671684653">
          <w:marLeft w:val="0"/>
          <w:marRight w:val="0"/>
          <w:marTop w:val="0"/>
          <w:marBottom w:val="0"/>
          <w:divBdr>
            <w:top w:val="none" w:sz="0" w:space="0" w:color="auto"/>
            <w:left w:val="none" w:sz="0" w:space="0" w:color="auto"/>
            <w:bottom w:val="none" w:sz="0" w:space="0" w:color="auto"/>
            <w:right w:val="none" w:sz="0" w:space="0" w:color="auto"/>
          </w:divBdr>
          <w:divsChild>
            <w:div w:id="389040334">
              <w:marLeft w:val="0"/>
              <w:marRight w:val="0"/>
              <w:marTop w:val="0"/>
              <w:marBottom w:val="0"/>
              <w:divBdr>
                <w:top w:val="none" w:sz="0" w:space="0" w:color="auto"/>
                <w:left w:val="none" w:sz="0" w:space="0" w:color="auto"/>
                <w:bottom w:val="none" w:sz="0" w:space="0" w:color="auto"/>
                <w:right w:val="none" w:sz="0" w:space="0" w:color="auto"/>
              </w:divBdr>
              <w:divsChild>
                <w:div w:id="850949072">
                  <w:marLeft w:val="0"/>
                  <w:marRight w:val="0"/>
                  <w:marTop w:val="150"/>
                  <w:marBottom w:val="150"/>
                  <w:divBdr>
                    <w:top w:val="none" w:sz="0" w:space="0" w:color="auto"/>
                    <w:left w:val="none" w:sz="0" w:space="0" w:color="auto"/>
                    <w:bottom w:val="none" w:sz="0" w:space="0" w:color="auto"/>
                    <w:right w:val="none" w:sz="0" w:space="0" w:color="auto"/>
                  </w:divBdr>
                </w:div>
              </w:divsChild>
            </w:div>
            <w:div w:id="47151748">
              <w:marLeft w:val="0"/>
              <w:marRight w:val="0"/>
              <w:marTop w:val="0"/>
              <w:marBottom w:val="0"/>
              <w:divBdr>
                <w:top w:val="none" w:sz="0" w:space="0" w:color="auto"/>
                <w:left w:val="none" w:sz="0" w:space="0" w:color="auto"/>
                <w:bottom w:val="none" w:sz="0" w:space="0" w:color="auto"/>
                <w:right w:val="none" w:sz="0" w:space="0" w:color="auto"/>
              </w:divBdr>
            </w:div>
            <w:div w:id="1760440938">
              <w:marLeft w:val="0"/>
              <w:marRight w:val="0"/>
              <w:marTop w:val="120"/>
              <w:marBottom w:val="0"/>
              <w:divBdr>
                <w:top w:val="none" w:sz="0" w:space="0" w:color="auto"/>
                <w:left w:val="none" w:sz="0" w:space="0" w:color="auto"/>
                <w:bottom w:val="none" w:sz="0" w:space="0" w:color="auto"/>
                <w:right w:val="none" w:sz="0" w:space="0" w:color="auto"/>
              </w:divBdr>
              <w:divsChild>
                <w:div w:id="1137069324">
                  <w:marLeft w:val="0"/>
                  <w:marRight w:val="0"/>
                  <w:marTop w:val="150"/>
                  <w:marBottom w:val="150"/>
                  <w:divBdr>
                    <w:top w:val="none" w:sz="0" w:space="0" w:color="auto"/>
                    <w:left w:val="none" w:sz="0" w:space="0" w:color="auto"/>
                    <w:bottom w:val="none" w:sz="0" w:space="0" w:color="auto"/>
                    <w:right w:val="none" w:sz="0" w:space="0" w:color="auto"/>
                  </w:divBdr>
                </w:div>
              </w:divsChild>
            </w:div>
            <w:div w:id="298003377">
              <w:marLeft w:val="0"/>
              <w:marRight w:val="0"/>
              <w:marTop w:val="0"/>
              <w:marBottom w:val="0"/>
              <w:divBdr>
                <w:top w:val="none" w:sz="0" w:space="0" w:color="auto"/>
                <w:left w:val="none" w:sz="0" w:space="0" w:color="auto"/>
                <w:bottom w:val="none" w:sz="0" w:space="0" w:color="auto"/>
                <w:right w:val="none" w:sz="0" w:space="0" w:color="auto"/>
              </w:divBdr>
            </w:div>
          </w:divsChild>
        </w:div>
        <w:div w:id="820392344">
          <w:marLeft w:val="0"/>
          <w:marRight w:val="0"/>
          <w:marTop w:val="0"/>
          <w:marBottom w:val="0"/>
          <w:divBdr>
            <w:top w:val="none" w:sz="0" w:space="0" w:color="auto"/>
            <w:left w:val="none" w:sz="0" w:space="0" w:color="auto"/>
            <w:bottom w:val="none" w:sz="0" w:space="0" w:color="auto"/>
            <w:right w:val="none" w:sz="0" w:space="0" w:color="auto"/>
          </w:divBdr>
          <w:divsChild>
            <w:div w:id="925310445">
              <w:marLeft w:val="0"/>
              <w:marRight w:val="0"/>
              <w:marTop w:val="0"/>
              <w:marBottom w:val="0"/>
              <w:divBdr>
                <w:top w:val="none" w:sz="0" w:space="0" w:color="auto"/>
                <w:left w:val="none" w:sz="0" w:space="0" w:color="auto"/>
                <w:bottom w:val="none" w:sz="0" w:space="0" w:color="auto"/>
                <w:right w:val="none" w:sz="0" w:space="0" w:color="auto"/>
              </w:divBdr>
              <w:divsChild>
                <w:div w:id="327564023">
                  <w:marLeft w:val="0"/>
                  <w:marRight w:val="0"/>
                  <w:marTop w:val="150"/>
                  <w:marBottom w:val="150"/>
                  <w:divBdr>
                    <w:top w:val="none" w:sz="0" w:space="0" w:color="auto"/>
                    <w:left w:val="none" w:sz="0" w:space="0" w:color="auto"/>
                    <w:bottom w:val="none" w:sz="0" w:space="0" w:color="auto"/>
                    <w:right w:val="none" w:sz="0" w:space="0" w:color="auto"/>
                  </w:divBdr>
                </w:div>
              </w:divsChild>
            </w:div>
            <w:div w:id="1712152354">
              <w:marLeft w:val="0"/>
              <w:marRight w:val="0"/>
              <w:marTop w:val="0"/>
              <w:marBottom w:val="0"/>
              <w:divBdr>
                <w:top w:val="none" w:sz="0" w:space="0" w:color="auto"/>
                <w:left w:val="none" w:sz="0" w:space="0" w:color="auto"/>
                <w:bottom w:val="none" w:sz="0" w:space="0" w:color="auto"/>
                <w:right w:val="none" w:sz="0" w:space="0" w:color="auto"/>
              </w:divBdr>
            </w:div>
            <w:div w:id="1222599066">
              <w:marLeft w:val="0"/>
              <w:marRight w:val="0"/>
              <w:marTop w:val="0"/>
              <w:marBottom w:val="0"/>
              <w:divBdr>
                <w:top w:val="none" w:sz="0" w:space="0" w:color="auto"/>
                <w:left w:val="none" w:sz="0" w:space="0" w:color="auto"/>
                <w:bottom w:val="none" w:sz="0" w:space="0" w:color="auto"/>
                <w:right w:val="none" w:sz="0" w:space="0" w:color="auto"/>
              </w:divBdr>
            </w:div>
            <w:div w:id="10762560">
              <w:marLeft w:val="0"/>
              <w:marRight w:val="0"/>
              <w:marTop w:val="0"/>
              <w:marBottom w:val="0"/>
              <w:divBdr>
                <w:top w:val="none" w:sz="0" w:space="0" w:color="auto"/>
                <w:left w:val="none" w:sz="0" w:space="0" w:color="auto"/>
                <w:bottom w:val="none" w:sz="0" w:space="0" w:color="auto"/>
                <w:right w:val="none" w:sz="0" w:space="0" w:color="auto"/>
              </w:divBdr>
            </w:div>
            <w:div w:id="1572037803">
              <w:marLeft w:val="0"/>
              <w:marRight w:val="0"/>
              <w:marTop w:val="0"/>
              <w:marBottom w:val="0"/>
              <w:divBdr>
                <w:top w:val="none" w:sz="0" w:space="0" w:color="auto"/>
                <w:left w:val="none" w:sz="0" w:space="0" w:color="auto"/>
                <w:bottom w:val="none" w:sz="0" w:space="0" w:color="auto"/>
                <w:right w:val="none" w:sz="0" w:space="0" w:color="auto"/>
              </w:divBdr>
            </w:div>
            <w:div w:id="89932015">
              <w:marLeft w:val="0"/>
              <w:marRight w:val="0"/>
              <w:marTop w:val="120"/>
              <w:marBottom w:val="0"/>
              <w:divBdr>
                <w:top w:val="none" w:sz="0" w:space="0" w:color="auto"/>
                <w:left w:val="none" w:sz="0" w:space="0" w:color="auto"/>
                <w:bottom w:val="none" w:sz="0" w:space="0" w:color="auto"/>
                <w:right w:val="none" w:sz="0" w:space="0" w:color="auto"/>
              </w:divBdr>
              <w:divsChild>
                <w:div w:id="481699476">
                  <w:marLeft w:val="0"/>
                  <w:marRight w:val="0"/>
                  <w:marTop w:val="150"/>
                  <w:marBottom w:val="150"/>
                  <w:divBdr>
                    <w:top w:val="none" w:sz="0" w:space="0" w:color="auto"/>
                    <w:left w:val="none" w:sz="0" w:space="0" w:color="auto"/>
                    <w:bottom w:val="none" w:sz="0" w:space="0" w:color="auto"/>
                    <w:right w:val="none" w:sz="0" w:space="0" w:color="auto"/>
                  </w:divBdr>
                </w:div>
              </w:divsChild>
            </w:div>
            <w:div w:id="54004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947188">
      <w:bodyDiv w:val="1"/>
      <w:marLeft w:val="0"/>
      <w:marRight w:val="0"/>
      <w:marTop w:val="0"/>
      <w:marBottom w:val="0"/>
      <w:divBdr>
        <w:top w:val="none" w:sz="0" w:space="0" w:color="auto"/>
        <w:left w:val="none" w:sz="0" w:space="0" w:color="auto"/>
        <w:bottom w:val="none" w:sz="0" w:space="0" w:color="auto"/>
        <w:right w:val="none" w:sz="0" w:space="0" w:color="auto"/>
      </w:divBdr>
      <w:divsChild>
        <w:div w:id="480659459">
          <w:marLeft w:val="0"/>
          <w:marRight w:val="0"/>
          <w:marTop w:val="0"/>
          <w:marBottom w:val="0"/>
          <w:divBdr>
            <w:top w:val="none" w:sz="0" w:space="0" w:color="auto"/>
            <w:left w:val="none" w:sz="0" w:space="0" w:color="auto"/>
            <w:bottom w:val="none" w:sz="0" w:space="0" w:color="auto"/>
            <w:right w:val="none" w:sz="0" w:space="0" w:color="auto"/>
          </w:divBdr>
        </w:div>
        <w:div w:id="1114518056">
          <w:marLeft w:val="0"/>
          <w:marRight w:val="0"/>
          <w:marTop w:val="0"/>
          <w:marBottom w:val="0"/>
          <w:divBdr>
            <w:top w:val="none" w:sz="0" w:space="0" w:color="auto"/>
            <w:left w:val="none" w:sz="0" w:space="0" w:color="auto"/>
            <w:bottom w:val="none" w:sz="0" w:space="0" w:color="auto"/>
            <w:right w:val="none" w:sz="0" w:space="0" w:color="auto"/>
          </w:divBdr>
        </w:div>
        <w:div w:id="1385056557">
          <w:marLeft w:val="0"/>
          <w:marRight w:val="0"/>
          <w:marTop w:val="150"/>
          <w:marBottom w:val="150"/>
          <w:divBdr>
            <w:top w:val="none" w:sz="0" w:space="0" w:color="auto"/>
            <w:left w:val="none" w:sz="0" w:space="0" w:color="auto"/>
            <w:bottom w:val="none" w:sz="0" w:space="0" w:color="auto"/>
            <w:right w:val="none" w:sz="0" w:space="0" w:color="auto"/>
          </w:divBdr>
        </w:div>
        <w:div w:id="1319111386">
          <w:marLeft w:val="0"/>
          <w:marRight w:val="0"/>
          <w:marTop w:val="150"/>
          <w:marBottom w:val="150"/>
          <w:divBdr>
            <w:top w:val="none" w:sz="0" w:space="0" w:color="auto"/>
            <w:left w:val="none" w:sz="0" w:space="0" w:color="auto"/>
            <w:bottom w:val="none" w:sz="0" w:space="0" w:color="auto"/>
            <w:right w:val="none" w:sz="0" w:space="0" w:color="auto"/>
          </w:divBdr>
        </w:div>
        <w:div w:id="1431580433">
          <w:marLeft w:val="0"/>
          <w:marRight w:val="0"/>
          <w:marTop w:val="150"/>
          <w:marBottom w:val="150"/>
          <w:divBdr>
            <w:top w:val="none" w:sz="0" w:space="0" w:color="auto"/>
            <w:left w:val="none" w:sz="0" w:space="0" w:color="auto"/>
            <w:bottom w:val="none" w:sz="0" w:space="0" w:color="auto"/>
            <w:right w:val="none" w:sz="0" w:space="0" w:color="auto"/>
          </w:divBdr>
        </w:div>
        <w:div w:id="76022014">
          <w:marLeft w:val="0"/>
          <w:marRight w:val="0"/>
          <w:marTop w:val="0"/>
          <w:marBottom w:val="0"/>
          <w:divBdr>
            <w:top w:val="none" w:sz="0" w:space="0" w:color="auto"/>
            <w:left w:val="none" w:sz="0" w:space="0" w:color="auto"/>
            <w:bottom w:val="none" w:sz="0" w:space="0" w:color="auto"/>
            <w:right w:val="none" w:sz="0" w:space="0" w:color="auto"/>
          </w:divBdr>
          <w:divsChild>
            <w:div w:id="15298851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945043698">
      <w:bodyDiv w:val="1"/>
      <w:marLeft w:val="0"/>
      <w:marRight w:val="0"/>
      <w:marTop w:val="0"/>
      <w:marBottom w:val="0"/>
      <w:divBdr>
        <w:top w:val="none" w:sz="0" w:space="0" w:color="auto"/>
        <w:left w:val="none" w:sz="0" w:space="0" w:color="auto"/>
        <w:bottom w:val="none" w:sz="0" w:space="0" w:color="auto"/>
        <w:right w:val="none" w:sz="0" w:space="0" w:color="auto"/>
      </w:divBdr>
      <w:divsChild>
        <w:div w:id="1655910062">
          <w:marLeft w:val="0"/>
          <w:marRight w:val="0"/>
          <w:marTop w:val="0"/>
          <w:marBottom w:val="0"/>
          <w:divBdr>
            <w:top w:val="none" w:sz="0" w:space="0" w:color="auto"/>
            <w:left w:val="none" w:sz="0" w:space="0" w:color="auto"/>
            <w:bottom w:val="none" w:sz="0" w:space="0" w:color="auto"/>
            <w:right w:val="none" w:sz="0" w:space="0" w:color="auto"/>
          </w:divBdr>
        </w:div>
        <w:div w:id="1476095697">
          <w:marLeft w:val="0"/>
          <w:marRight w:val="0"/>
          <w:marTop w:val="120"/>
          <w:marBottom w:val="0"/>
          <w:divBdr>
            <w:top w:val="none" w:sz="0" w:space="0" w:color="auto"/>
            <w:left w:val="none" w:sz="0" w:space="0" w:color="auto"/>
            <w:bottom w:val="none" w:sz="0" w:space="0" w:color="auto"/>
            <w:right w:val="none" w:sz="0" w:space="0" w:color="auto"/>
          </w:divBdr>
          <w:divsChild>
            <w:div w:id="238757202">
              <w:marLeft w:val="0"/>
              <w:marRight w:val="0"/>
              <w:marTop w:val="150"/>
              <w:marBottom w:val="150"/>
              <w:divBdr>
                <w:top w:val="none" w:sz="0" w:space="0" w:color="auto"/>
                <w:left w:val="none" w:sz="0" w:space="0" w:color="auto"/>
                <w:bottom w:val="none" w:sz="0" w:space="0" w:color="auto"/>
                <w:right w:val="none" w:sz="0" w:space="0" w:color="auto"/>
              </w:divBdr>
            </w:div>
          </w:divsChild>
        </w:div>
        <w:div w:id="2079744105">
          <w:marLeft w:val="0"/>
          <w:marRight w:val="0"/>
          <w:marTop w:val="0"/>
          <w:marBottom w:val="0"/>
          <w:divBdr>
            <w:top w:val="none" w:sz="0" w:space="0" w:color="auto"/>
            <w:left w:val="none" w:sz="0" w:space="0" w:color="auto"/>
            <w:bottom w:val="none" w:sz="0" w:space="0" w:color="auto"/>
            <w:right w:val="none" w:sz="0" w:space="0" w:color="auto"/>
          </w:divBdr>
        </w:div>
        <w:div w:id="369889111">
          <w:marLeft w:val="0"/>
          <w:marRight w:val="0"/>
          <w:marTop w:val="0"/>
          <w:marBottom w:val="0"/>
          <w:divBdr>
            <w:top w:val="none" w:sz="0" w:space="0" w:color="auto"/>
            <w:left w:val="none" w:sz="0" w:space="0" w:color="auto"/>
            <w:bottom w:val="none" w:sz="0" w:space="0" w:color="auto"/>
            <w:right w:val="none" w:sz="0" w:space="0" w:color="auto"/>
          </w:divBdr>
          <w:divsChild>
            <w:div w:id="1220484599">
              <w:marLeft w:val="0"/>
              <w:marRight w:val="0"/>
              <w:marTop w:val="150"/>
              <w:marBottom w:val="150"/>
              <w:divBdr>
                <w:top w:val="none" w:sz="0" w:space="0" w:color="auto"/>
                <w:left w:val="none" w:sz="0" w:space="0" w:color="auto"/>
                <w:bottom w:val="none" w:sz="0" w:space="0" w:color="auto"/>
                <w:right w:val="none" w:sz="0" w:space="0" w:color="auto"/>
              </w:divBdr>
            </w:div>
          </w:divsChild>
        </w:div>
        <w:div w:id="196741017">
          <w:marLeft w:val="0"/>
          <w:marRight w:val="0"/>
          <w:marTop w:val="120"/>
          <w:marBottom w:val="0"/>
          <w:divBdr>
            <w:top w:val="none" w:sz="0" w:space="0" w:color="auto"/>
            <w:left w:val="none" w:sz="0" w:space="0" w:color="auto"/>
            <w:bottom w:val="none" w:sz="0" w:space="0" w:color="auto"/>
            <w:right w:val="none" w:sz="0" w:space="0" w:color="auto"/>
          </w:divBdr>
          <w:divsChild>
            <w:div w:id="1986620290">
              <w:marLeft w:val="0"/>
              <w:marRight w:val="0"/>
              <w:marTop w:val="150"/>
              <w:marBottom w:val="150"/>
              <w:divBdr>
                <w:top w:val="none" w:sz="0" w:space="0" w:color="auto"/>
                <w:left w:val="none" w:sz="0" w:space="0" w:color="auto"/>
                <w:bottom w:val="none" w:sz="0" w:space="0" w:color="auto"/>
                <w:right w:val="none" w:sz="0" w:space="0" w:color="auto"/>
              </w:divBdr>
            </w:div>
          </w:divsChild>
        </w:div>
        <w:div w:id="1955092017">
          <w:marLeft w:val="0"/>
          <w:marRight w:val="0"/>
          <w:marTop w:val="0"/>
          <w:marBottom w:val="0"/>
          <w:divBdr>
            <w:top w:val="none" w:sz="0" w:space="0" w:color="auto"/>
            <w:left w:val="none" w:sz="0" w:space="0" w:color="auto"/>
            <w:bottom w:val="none" w:sz="0" w:space="0" w:color="auto"/>
            <w:right w:val="none" w:sz="0" w:space="0" w:color="auto"/>
          </w:divBdr>
        </w:div>
      </w:divsChild>
    </w:div>
    <w:div w:id="1056316356">
      <w:bodyDiv w:val="1"/>
      <w:marLeft w:val="0"/>
      <w:marRight w:val="0"/>
      <w:marTop w:val="0"/>
      <w:marBottom w:val="0"/>
      <w:divBdr>
        <w:top w:val="none" w:sz="0" w:space="0" w:color="auto"/>
        <w:left w:val="none" w:sz="0" w:space="0" w:color="auto"/>
        <w:bottom w:val="none" w:sz="0" w:space="0" w:color="auto"/>
        <w:right w:val="none" w:sz="0" w:space="0" w:color="auto"/>
      </w:divBdr>
      <w:divsChild>
        <w:div w:id="492336350">
          <w:marLeft w:val="0"/>
          <w:marRight w:val="0"/>
          <w:marTop w:val="0"/>
          <w:marBottom w:val="0"/>
          <w:divBdr>
            <w:top w:val="none" w:sz="0" w:space="0" w:color="auto"/>
            <w:left w:val="none" w:sz="0" w:space="0" w:color="auto"/>
            <w:bottom w:val="none" w:sz="0" w:space="0" w:color="auto"/>
            <w:right w:val="none" w:sz="0" w:space="0" w:color="auto"/>
          </w:divBdr>
        </w:div>
        <w:div w:id="653874540">
          <w:marLeft w:val="0"/>
          <w:marRight w:val="0"/>
          <w:marTop w:val="0"/>
          <w:marBottom w:val="0"/>
          <w:divBdr>
            <w:top w:val="none" w:sz="0" w:space="0" w:color="auto"/>
            <w:left w:val="none" w:sz="0" w:space="0" w:color="auto"/>
            <w:bottom w:val="none" w:sz="0" w:space="0" w:color="auto"/>
            <w:right w:val="none" w:sz="0" w:space="0" w:color="auto"/>
          </w:divBdr>
          <w:divsChild>
            <w:div w:id="31997494">
              <w:marLeft w:val="0"/>
              <w:marRight w:val="0"/>
              <w:marTop w:val="0"/>
              <w:marBottom w:val="0"/>
              <w:divBdr>
                <w:top w:val="none" w:sz="0" w:space="0" w:color="auto"/>
                <w:left w:val="none" w:sz="0" w:space="0" w:color="auto"/>
                <w:bottom w:val="none" w:sz="0" w:space="0" w:color="auto"/>
                <w:right w:val="none" w:sz="0" w:space="0" w:color="auto"/>
              </w:divBdr>
            </w:div>
            <w:div w:id="219748578">
              <w:marLeft w:val="0"/>
              <w:marRight w:val="0"/>
              <w:marTop w:val="0"/>
              <w:marBottom w:val="0"/>
              <w:divBdr>
                <w:top w:val="none" w:sz="0" w:space="0" w:color="auto"/>
                <w:left w:val="none" w:sz="0" w:space="0" w:color="auto"/>
                <w:bottom w:val="none" w:sz="0" w:space="0" w:color="auto"/>
                <w:right w:val="none" w:sz="0" w:space="0" w:color="auto"/>
              </w:divBdr>
            </w:div>
            <w:div w:id="439036807">
              <w:marLeft w:val="0"/>
              <w:marRight w:val="0"/>
              <w:marTop w:val="0"/>
              <w:marBottom w:val="0"/>
              <w:divBdr>
                <w:top w:val="none" w:sz="0" w:space="0" w:color="auto"/>
                <w:left w:val="none" w:sz="0" w:space="0" w:color="auto"/>
                <w:bottom w:val="none" w:sz="0" w:space="0" w:color="auto"/>
                <w:right w:val="none" w:sz="0" w:space="0" w:color="auto"/>
              </w:divBdr>
            </w:div>
            <w:div w:id="1587154157">
              <w:marLeft w:val="0"/>
              <w:marRight w:val="0"/>
              <w:marTop w:val="0"/>
              <w:marBottom w:val="0"/>
              <w:divBdr>
                <w:top w:val="none" w:sz="0" w:space="0" w:color="auto"/>
                <w:left w:val="none" w:sz="0" w:space="0" w:color="auto"/>
                <w:bottom w:val="none" w:sz="0" w:space="0" w:color="auto"/>
                <w:right w:val="none" w:sz="0" w:space="0" w:color="auto"/>
              </w:divBdr>
            </w:div>
            <w:div w:id="1866627506">
              <w:marLeft w:val="0"/>
              <w:marRight w:val="0"/>
              <w:marTop w:val="150"/>
              <w:marBottom w:val="150"/>
              <w:divBdr>
                <w:top w:val="none" w:sz="0" w:space="0" w:color="auto"/>
                <w:left w:val="none" w:sz="0" w:space="0" w:color="auto"/>
                <w:bottom w:val="none" w:sz="0" w:space="0" w:color="auto"/>
                <w:right w:val="none" w:sz="0" w:space="0" w:color="auto"/>
              </w:divBdr>
            </w:div>
            <w:div w:id="720860823">
              <w:marLeft w:val="0"/>
              <w:marRight w:val="0"/>
              <w:marTop w:val="0"/>
              <w:marBottom w:val="0"/>
              <w:divBdr>
                <w:top w:val="none" w:sz="0" w:space="0" w:color="auto"/>
                <w:left w:val="none" w:sz="0" w:space="0" w:color="auto"/>
                <w:bottom w:val="none" w:sz="0" w:space="0" w:color="auto"/>
                <w:right w:val="none" w:sz="0" w:space="0" w:color="auto"/>
              </w:divBdr>
            </w:div>
            <w:div w:id="71447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146853">
      <w:bodyDiv w:val="1"/>
      <w:marLeft w:val="0"/>
      <w:marRight w:val="0"/>
      <w:marTop w:val="0"/>
      <w:marBottom w:val="0"/>
      <w:divBdr>
        <w:top w:val="none" w:sz="0" w:space="0" w:color="auto"/>
        <w:left w:val="none" w:sz="0" w:space="0" w:color="auto"/>
        <w:bottom w:val="none" w:sz="0" w:space="0" w:color="auto"/>
        <w:right w:val="none" w:sz="0" w:space="0" w:color="auto"/>
      </w:divBdr>
      <w:divsChild>
        <w:div w:id="1490101169">
          <w:marLeft w:val="0"/>
          <w:marRight w:val="0"/>
          <w:marTop w:val="0"/>
          <w:marBottom w:val="0"/>
          <w:divBdr>
            <w:top w:val="none" w:sz="0" w:space="0" w:color="auto"/>
            <w:left w:val="none" w:sz="0" w:space="0" w:color="auto"/>
            <w:bottom w:val="none" w:sz="0" w:space="0" w:color="auto"/>
            <w:right w:val="none" w:sz="0" w:space="0" w:color="auto"/>
          </w:divBdr>
          <w:divsChild>
            <w:div w:id="488136883">
              <w:marLeft w:val="0"/>
              <w:marRight w:val="0"/>
              <w:marTop w:val="0"/>
              <w:marBottom w:val="0"/>
              <w:divBdr>
                <w:top w:val="none" w:sz="0" w:space="0" w:color="auto"/>
                <w:left w:val="none" w:sz="0" w:space="0" w:color="auto"/>
                <w:bottom w:val="none" w:sz="0" w:space="0" w:color="auto"/>
                <w:right w:val="none" w:sz="0" w:space="0" w:color="auto"/>
              </w:divBdr>
            </w:div>
            <w:div w:id="1264192682">
              <w:marLeft w:val="0"/>
              <w:marRight w:val="0"/>
              <w:marTop w:val="0"/>
              <w:marBottom w:val="0"/>
              <w:divBdr>
                <w:top w:val="none" w:sz="0" w:space="0" w:color="auto"/>
                <w:left w:val="none" w:sz="0" w:space="0" w:color="auto"/>
                <w:bottom w:val="none" w:sz="0" w:space="0" w:color="auto"/>
                <w:right w:val="none" w:sz="0" w:space="0" w:color="auto"/>
              </w:divBdr>
            </w:div>
            <w:div w:id="1526938631">
              <w:marLeft w:val="0"/>
              <w:marRight w:val="0"/>
              <w:marTop w:val="150"/>
              <w:marBottom w:val="150"/>
              <w:divBdr>
                <w:top w:val="none" w:sz="0" w:space="0" w:color="auto"/>
                <w:left w:val="none" w:sz="0" w:space="0" w:color="auto"/>
                <w:bottom w:val="none" w:sz="0" w:space="0" w:color="auto"/>
                <w:right w:val="none" w:sz="0" w:space="0" w:color="auto"/>
              </w:divBdr>
            </w:div>
            <w:div w:id="1635015460">
              <w:marLeft w:val="0"/>
              <w:marRight w:val="0"/>
              <w:marTop w:val="150"/>
              <w:marBottom w:val="150"/>
              <w:divBdr>
                <w:top w:val="none" w:sz="0" w:space="0" w:color="auto"/>
                <w:left w:val="none" w:sz="0" w:space="0" w:color="auto"/>
                <w:bottom w:val="none" w:sz="0" w:space="0" w:color="auto"/>
                <w:right w:val="none" w:sz="0" w:space="0" w:color="auto"/>
              </w:divBdr>
            </w:div>
            <w:div w:id="673872739">
              <w:marLeft w:val="0"/>
              <w:marRight w:val="0"/>
              <w:marTop w:val="150"/>
              <w:marBottom w:val="150"/>
              <w:divBdr>
                <w:top w:val="none" w:sz="0" w:space="0" w:color="auto"/>
                <w:left w:val="none" w:sz="0" w:space="0" w:color="auto"/>
                <w:bottom w:val="none" w:sz="0" w:space="0" w:color="auto"/>
                <w:right w:val="none" w:sz="0" w:space="0" w:color="auto"/>
              </w:divBdr>
            </w:div>
            <w:div w:id="347950037">
              <w:marLeft w:val="0"/>
              <w:marRight w:val="0"/>
              <w:marTop w:val="0"/>
              <w:marBottom w:val="0"/>
              <w:divBdr>
                <w:top w:val="none" w:sz="0" w:space="0" w:color="auto"/>
                <w:left w:val="none" w:sz="0" w:space="0" w:color="auto"/>
                <w:bottom w:val="none" w:sz="0" w:space="0" w:color="auto"/>
                <w:right w:val="none" w:sz="0" w:space="0" w:color="auto"/>
              </w:divBdr>
              <w:divsChild>
                <w:div w:id="9005660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619603326">
          <w:marLeft w:val="0"/>
          <w:marRight w:val="0"/>
          <w:marTop w:val="0"/>
          <w:marBottom w:val="0"/>
          <w:divBdr>
            <w:top w:val="none" w:sz="0" w:space="0" w:color="auto"/>
            <w:left w:val="none" w:sz="0" w:space="0" w:color="auto"/>
            <w:bottom w:val="none" w:sz="0" w:space="0" w:color="auto"/>
            <w:right w:val="none" w:sz="0" w:space="0" w:color="auto"/>
          </w:divBdr>
          <w:divsChild>
            <w:div w:id="789977427">
              <w:marLeft w:val="0"/>
              <w:marRight w:val="0"/>
              <w:marTop w:val="0"/>
              <w:marBottom w:val="0"/>
              <w:divBdr>
                <w:top w:val="none" w:sz="0" w:space="0" w:color="auto"/>
                <w:left w:val="none" w:sz="0" w:space="0" w:color="auto"/>
                <w:bottom w:val="none" w:sz="0" w:space="0" w:color="auto"/>
                <w:right w:val="none" w:sz="0" w:space="0" w:color="auto"/>
              </w:divBdr>
              <w:divsChild>
                <w:div w:id="874271617">
                  <w:marLeft w:val="0"/>
                  <w:marRight w:val="0"/>
                  <w:marTop w:val="150"/>
                  <w:marBottom w:val="150"/>
                  <w:divBdr>
                    <w:top w:val="none" w:sz="0" w:space="0" w:color="auto"/>
                    <w:left w:val="none" w:sz="0" w:space="0" w:color="auto"/>
                    <w:bottom w:val="none" w:sz="0" w:space="0" w:color="auto"/>
                    <w:right w:val="none" w:sz="0" w:space="0" w:color="auto"/>
                  </w:divBdr>
                </w:div>
              </w:divsChild>
            </w:div>
            <w:div w:id="289016109">
              <w:marLeft w:val="0"/>
              <w:marRight w:val="0"/>
              <w:marTop w:val="0"/>
              <w:marBottom w:val="0"/>
              <w:divBdr>
                <w:top w:val="none" w:sz="0" w:space="0" w:color="auto"/>
                <w:left w:val="none" w:sz="0" w:space="0" w:color="auto"/>
                <w:bottom w:val="none" w:sz="0" w:space="0" w:color="auto"/>
                <w:right w:val="none" w:sz="0" w:space="0" w:color="auto"/>
              </w:divBdr>
            </w:div>
            <w:div w:id="1824541498">
              <w:marLeft w:val="0"/>
              <w:marRight w:val="0"/>
              <w:marTop w:val="0"/>
              <w:marBottom w:val="0"/>
              <w:divBdr>
                <w:top w:val="none" w:sz="0" w:space="0" w:color="auto"/>
                <w:left w:val="none" w:sz="0" w:space="0" w:color="auto"/>
                <w:bottom w:val="none" w:sz="0" w:space="0" w:color="auto"/>
                <w:right w:val="none" w:sz="0" w:space="0" w:color="auto"/>
              </w:divBdr>
              <w:divsChild>
                <w:div w:id="314458476">
                  <w:marLeft w:val="0"/>
                  <w:marRight w:val="0"/>
                  <w:marTop w:val="150"/>
                  <w:marBottom w:val="150"/>
                  <w:divBdr>
                    <w:top w:val="none" w:sz="0" w:space="0" w:color="auto"/>
                    <w:left w:val="none" w:sz="0" w:space="0" w:color="auto"/>
                    <w:bottom w:val="none" w:sz="0" w:space="0" w:color="auto"/>
                    <w:right w:val="none" w:sz="0" w:space="0" w:color="auto"/>
                  </w:divBdr>
                </w:div>
              </w:divsChild>
            </w:div>
            <w:div w:id="41609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851871">
      <w:bodyDiv w:val="1"/>
      <w:marLeft w:val="0"/>
      <w:marRight w:val="0"/>
      <w:marTop w:val="0"/>
      <w:marBottom w:val="0"/>
      <w:divBdr>
        <w:top w:val="none" w:sz="0" w:space="0" w:color="auto"/>
        <w:left w:val="none" w:sz="0" w:space="0" w:color="auto"/>
        <w:bottom w:val="none" w:sz="0" w:space="0" w:color="auto"/>
        <w:right w:val="none" w:sz="0" w:space="0" w:color="auto"/>
      </w:divBdr>
      <w:divsChild>
        <w:div w:id="444351506">
          <w:marLeft w:val="0"/>
          <w:marRight w:val="0"/>
          <w:marTop w:val="0"/>
          <w:marBottom w:val="0"/>
          <w:divBdr>
            <w:top w:val="none" w:sz="0" w:space="0" w:color="auto"/>
            <w:left w:val="none" w:sz="0" w:space="0" w:color="auto"/>
            <w:bottom w:val="none" w:sz="0" w:space="0" w:color="auto"/>
            <w:right w:val="none" w:sz="0" w:space="0" w:color="auto"/>
          </w:divBdr>
        </w:div>
        <w:div w:id="2117140884">
          <w:marLeft w:val="0"/>
          <w:marRight w:val="0"/>
          <w:marTop w:val="120"/>
          <w:marBottom w:val="0"/>
          <w:divBdr>
            <w:top w:val="none" w:sz="0" w:space="0" w:color="auto"/>
            <w:left w:val="none" w:sz="0" w:space="0" w:color="auto"/>
            <w:bottom w:val="none" w:sz="0" w:space="0" w:color="auto"/>
            <w:right w:val="none" w:sz="0" w:space="0" w:color="auto"/>
          </w:divBdr>
          <w:divsChild>
            <w:div w:id="1568999645">
              <w:marLeft w:val="0"/>
              <w:marRight w:val="0"/>
              <w:marTop w:val="150"/>
              <w:marBottom w:val="150"/>
              <w:divBdr>
                <w:top w:val="none" w:sz="0" w:space="0" w:color="auto"/>
                <w:left w:val="none" w:sz="0" w:space="0" w:color="auto"/>
                <w:bottom w:val="none" w:sz="0" w:space="0" w:color="auto"/>
                <w:right w:val="none" w:sz="0" w:space="0" w:color="auto"/>
              </w:divBdr>
            </w:div>
          </w:divsChild>
        </w:div>
        <w:div w:id="1978756574">
          <w:marLeft w:val="0"/>
          <w:marRight w:val="0"/>
          <w:marTop w:val="0"/>
          <w:marBottom w:val="0"/>
          <w:divBdr>
            <w:top w:val="none" w:sz="0" w:space="0" w:color="auto"/>
            <w:left w:val="none" w:sz="0" w:space="0" w:color="auto"/>
            <w:bottom w:val="none" w:sz="0" w:space="0" w:color="auto"/>
            <w:right w:val="none" w:sz="0" w:space="0" w:color="auto"/>
          </w:divBdr>
          <w:divsChild>
            <w:div w:id="631641151">
              <w:marLeft w:val="0"/>
              <w:marRight w:val="0"/>
              <w:marTop w:val="150"/>
              <w:marBottom w:val="150"/>
              <w:divBdr>
                <w:top w:val="none" w:sz="0" w:space="0" w:color="auto"/>
                <w:left w:val="none" w:sz="0" w:space="0" w:color="auto"/>
                <w:bottom w:val="none" w:sz="0" w:space="0" w:color="auto"/>
                <w:right w:val="none" w:sz="0" w:space="0" w:color="auto"/>
              </w:divBdr>
            </w:div>
            <w:div w:id="430123535">
              <w:marLeft w:val="0"/>
              <w:marRight w:val="0"/>
              <w:marTop w:val="0"/>
              <w:marBottom w:val="0"/>
              <w:divBdr>
                <w:top w:val="none" w:sz="0" w:space="0" w:color="auto"/>
                <w:left w:val="none" w:sz="0" w:space="0" w:color="auto"/>
                <w:bottom w:val="none" w:sz="0" w:space="0" w:color="auto"/>
                <w:right w:val="none" w:sz="0" w:space="0" w:color="auto"/>
              </w:divBdr>
            </w:div>
            <w:div w:id="1723629299">
              <w:marLeft w:val="0"/>
              <w:marRight w:val="0"/>
              <w:marTop w:val="0"/>
              <w:marBottom w:val="0"/>
              <w:divBdr>
                <w:top w:val="none" w:sz="0" w:space="0" w:color="auto"/>
                <w:left w:val="none" w:sz="0" w:space="0" w:color="auto"/>
                <w:bottom w:val="none" w:sz="0" w:space="0" w:color="auto"/>
                <w:right w:val="none" w:sz="0" w:space="0" w:color="auto"/>
              </w:divBdr>
            </w:div>
            <w:div w:id="305009008">
              <w:marLeft w:val="0"/>
              <w:marRight w:val="0"/>
              <w:marTop w:val="150"/>
              <w:marBottom w:val="150"/>
              <w:divBdr>
                <w:top w:val="none" w:sz="0" w:space="0" w:color="auto"/>
                <w:left w:val="none" w:sz="0" w:space="0" w:color="auto"/>
                <w:bottom w:val="none" w:sz="0" w:space="0" w:color="auto"/>
                <w:right w:val="none" w:sz="0" w:space="0" w:color="auto"/>
              </w:divBdr>
            </w:div>
          </w:divsChild>
        </w:div>
        <w:div w:id="417597032">
          <w:marLeft w:val="0"/>
          <w:marRight w:val="0"/>
          <w:marTop w:val="0"/>
          <w:marBottom w:val="0"/>
          <w:divBdr>
            <w:top w:val="none" w:sz="0" w:space="0" w:color="auto"/>
            <w:left w:val="none" w:sz="0" w:space="0" w:color="auto"/>
            <w:bottom w:val="none" w:sz="0" w:space="0" w:color="auto"/>
            <w:right w:val="none" w:sz="0" w:space="0" w:color="auto"/>
          </w:divBdr>
        </w:div>
      </w:divsChild>
    </w:div>
    <w:div w:id="1186482987">
      <w:bodyDiv w:val="1"/>
      <w:marLeft w:val="0"/>
      <w:marRight w:val="0"/>
      <w:marTop w:val="0"/>
      <w:marBottom w:val="0"/>
      <w:divBdr>
        <w:top w:val="none" w:sz="0" w:space="0" w:color="auto"/>
        <w:left w:val="none" w:sz="0" w:space="0" w:color="auto"/>
        <w:bottom w:val="none" w:sz="0" w:space="0" w:color="auto"/>
        <w:right w:val="none" w:sz="0" w:space="0" w:color="auto"/>
      </w:divBdr>
      <w:divsChild>
        <w:div w:id="1166826290">
          <w:marLeft w:val="0"/>
          <w:marRight w:val="0"/>
          <w:marTop w:val="0"/>
          <w:marBottom w:val="0"/>
          <w:divBdr>
            <w:top w:val="none" w:sz="0" w:space="0" w:color="auto"/>
            <w:left w:val="none" w:sz="0" w:space="0" w:color="auto"/>
            <w:bottom w:val="none" w:sz="0" w:space="0" w:color="auto"/>
            <w:right w:val="none" w:sz="0" w:space="0" w:color="auto"/>
          </w:divBdr>
          <w:divsChild>
            <w:div w:id="1153060034">
              <w:marLeft w:val="0"/>
              <w:marRight w:val="0"/>
              <w:marTop w:val="0"/>
              <w:marBottom w:val="0"/>
              <w:divBdr>
                <w:top w:val="none" w:sz="0" w:space="0" w:color="auto"/>
                <w:left w:val="none" w:sz="0" w:space="0" w:color="auto"/>
                <w:bottom w:val="none" w:sz="0" w:space="0" w:color="auto"/>
                <w:right w:val="none" w:sz="0" w:space="0" w:color="auto"/>
              </w:divBdr>
            </w:div>
          </w:divsChild>
        </w:div>
        <w:div w:id="681710752">
          <w:marLeft w:val="0"/>
          <w:marRight w:val="0"/>
          <w:marTop w:val="0"/>
          <w:marBottom w:val="0"/>
          <w:divBdr>
            <w:top w:val="none" w:sz="0" w:space="0" w:color="auto"/>
            <w:left w:val="none" w:sz="0" w:space="0" w:color="auto"/>
            <w:bottom w:val="none" w:sz="0" w:space="0" w:color="auto"/>
            <w:right w:val="none" w:sz="0" w:space="0" w:color="auto"/>
          </w:divBdr>
          <w:divsChild>
            <w:div w:id="545799796">
              <w:marLeft w:val="0"/>
              <w:marRight w:val="0"/>
              <w:marTop w:val="0"/>
              <w:marBottom w:val="0"/>
              <w:divBdr>
                <w:top w:val="none" w:sz="0" w:space="0" w:color="auto"/>
                <w:left w:val="none" w:sz="0" w:space="0" w:color="auto"/>
                <w:bottom w:val="none" w:sz="0" w:space="0" w:color="auto"/>
                <w:right w:val="none" w:sz="0" w:space="0" w:color="auto"/>
              </w:divBdr>
            </w:div>
            <w:div w:id="696538529">
              <w:marLeft w:val="0"/>
              <w:marRight w:val="0"/>
              <w:marTop w:val="0"/>
              <w:marBottom w:val="0"/>
              <w:divBdr>
                <w:top w:val="none" w:sz="0" w:space="0" w:color="auto"/>
                <w:left w:val="none" w:sz="0" w:space="0" w:color="auto"/>
                <w:bottom w:val="none" w:sz="0" w:space="0" w:color="auto"/>
                <w:right w:val="none" w:sz="0" w:space="0" w:color="auto"/>
              </w:divBdr>
            </w:div>
            <w:div w:id="299238037">
              <w:marLeft w:val="0"/>
              <w:marRight w:val="0"/>
              <w:marTop w:val="0"/>
              <w:marBottom w:val="0"/>
              <w:divBdr>
                <w:top w:val="none" w:sz="0" w:space="0" w:color="auto"/>
                <w:left w:val="none" w:sz="0" w:space="0" w:color="auto"/>
                <w:bottom w:val="none" w:sz="0" w:space="0" w:color="auto"/>
                <w:right w:val="none" w:sz="0" w:space="0" w:color="auto"/>
              </w:divBdr>
              <w:divsChild>
                <w:div w:id="553153581">
                  <w:marLeft w:val="0"/>
                  <w:marRight w:val="0"/>
                  <w:marTop w:val="150"/>
                  <w:marBottom w:val="150"/>
                  <w:divBdr>
                    <w:top w:val="none" w:sz="0" w:space="0" w:color="auto"/>
                    <w:left w:val="none" w:sz="0" w:space="0" w:color="auto"/>
                    <w:bottom w:val="none" w:sz="0" w:space="0" w:color="auto"/>
                    <w:right w:val="none" w:sz="0" w:space="0" w:color="auto"/>
                  </w:divBdr>
                </w:div>
              </w:divsChild>
            </w:div>
            <w:div w:id="106437305">
              <w:marLeft w:val="0"/>
              <w:marRight w:val="0"/>
              <w:marTop w:val="120"/>
              <w:marBottom w:val="0"/>
              <w:divBdr>
                <w:top w:val="none" w:sz="0" w:space="0" w:color="auto"/>
                <w:left w:val="none" w:sz="0" w:space="0" w:color="auto"/>
                <w:bottom w:val="none" w:sz="0" w:space="0" w:color="auto"/>
                <w:right w:val="none" w:sz="0" w:space="0" w:color="auto"/>
              </w:divBdr>
              <w:divsChild>
                <w:div w:id="667011">
                  <w:marLeft w:val="0"/>
                  <w:marRight w:val="0"/>
                  <w:marTop w:val="150"/>
                  <w:marBottom w:val="150"/>
                  <w:divBdr>
                    <w:top w:val="none" w:sz="0" w:space="0" w:color="auto"/>
                    <w:left w:val="none" w:sz="0" w:space="0" w:color="auto"/>
                    <w:bottom w:val="none" w:sz="0" w:space="0" w:color="auto"/>
                    <w:right w:val="none" w:sz="0" w:space="0" w:color="auto"/>
                  </w:divBdr>
                </w:div>
              </w:divsChild>
            </w:div>
            <w:div w:id="445664599">
              <w:marLeft w:val="0"/>
              <w:marRight w:val="0"/>
              <w:marTop w:val="0"/>
              <w:marBottom w:val="0"/>
              <w:divBdr>
                <w:top w:val="none" w:sz="0" w:space="0" w:color="auto"/>
                <w:left w:val="none" w:sz="0" w:space="0" w:color="auto"/>
                <w:bottom w:val="none" w:sz="0" w:space="0" w:color="auto"/>
                <w:right w:val="none" w:sz="0" w:space="0" w:color="auto"/>
              </w:divBdr>
              <w:divsChild>
                <w:div w:id="127359189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194072440">
      <w:bodyDiv w:val="1"/>
      <w:marLeft w:val="0"/>
      <w:marRight w:val="0"/>
      <w:marTop w:val="0"/>
      <w:marBottom w:val="0"/>
      <w:divBdr>
        <w:top w:val="none" w:sz="0" w:space="0" w:color="auto"/>
        <w:left w:val="none" w:sz="0" w:space="0" w:color="auto"/>
        <w:bottom w:val="none" w:sz="0" w:space="0" w:color="auto"/>
        <w:right w:val="none" w:sz="0" w:space="0" w:color="auto"/>
      </w:divBdr>
      <w:divsChild>
        <w:div w:id="1441991983">
          <w:marLeft w:val="0"/>
          <w:marRight w:val="0"/>
          <w:marTop w:val="0"/>
          <w:marBottom w:val="0"/>
          <w:divBdr>
            <w:top w:val="none" w:sz="0" w:space="0" w:color="auto"/>
            <w:left w:val="none" w:sz="0" w:space="0" w:color="auto"/>
            <w:bottom w:val="none" w:sz="0" w:space="0" w:color="auto"/>
            <w:right w:val="none" w:sz="0" w:space="0" w:color="auto"/>
          </w:divBdr>
          <w:divsChild>
            <w:div w:id="998996893">
              <w:marLeft w:val="0"/>
              <w:marRight w:val="0"/>
              <w:marTop w:val="0"/>
              <w:marBottom w:val="0"/>
              <w:divBdr>
                <w:top w:val="none" w:sz="0" w:space="0" w:color="auto"/>
                <w:left w:val="none" w:sz="0" w:space="0" w:color="auto"/>
                <w:bottom w:val="none" w:sz="0" w:space="0" w:color="auto"/>
                <w:right w:val="none" w:sz="0" w:space="0" w:color="auto"/>
              </w:divBdr>
              <w:divsChild>
                <w:div w:id="921372090">
                  <w:marLeft w:val="0"/>
                  <w:marRight w:val="0"/>
                  <w:marTop w:val="0"/>
                  <w:marBottom w:val="0"/>
                  <w:divBdr>
                    <w:top w:val="none" w:sz="0" w:space="0" w:color="auto"/>
                    <w:left w:val="none" w:sz="0" w:space="0" w:color="auto"/>
                    <w:bottom w:val="none" w:sz="0" w:space="0" w:color="auto"/>
                    <w:right w:val="none" w:sz="0" w:space="0" w:color="auto"/>
                  </w:divBdr>
                  <w:divsChild>
                    <w:div w:id="1035958459">
                      <w:marLeft w:val="0"/>
                      <w:marRight w:val="0"/>
                      <w:marTop w:val="0"/>
                      <w:marBottom w:val="0"/>
                      <w:divBdr>
                        <w:top w:val="none" w:sz="0" w:space="0" w:color="auto"/>
                        <w:left w:val="none" w:sz="0" w:space="0" w:color="auto"/>
                        <w:bottom w:val="none" w:sz="0" w:space="0" w:color="auto"/>
                        <w:right w:val="none" w:sz="0" w:space="0" w:color="auto"/>
                      </w:divBdr>
                      <w:divsChild>
                        <w:div w:id="1262879949">
                          <w:marLeft w:val="0"/>
                          <w:marRight w:val="0"/>
                          <w:marTop w:val="0"/>
                          <w:marBottom w:val="0"/>
                          <w:divBdr>
                            <w:top w:val="none" w:sz="0" w:space="0" w:color="auto"/>
                            <w:left w:val="none" w:sz="0" w:space="0" w:color="auto"/>
                            <w:bottom w:val="none" w:sz="0" w:space="0" w:color="auto"/>
                            <w:right w:val="none" w:sz="0" w:space="0" w:color="auto"/>
                          </w:divBdr>
                          <w:divsChild>
                            <w:div w:id="916943318">
                              <w:marLeft w:val="-105"/>
                              <w:marRight w:val="-105"/>
                              <w:marTop w:val="0"/>
                              <w:marBottom w:val="0"/>
                              <w:divBdr>
                                <w:top w:val="none" w:sz="0" w:space="0" w:color="auto"/>
                                <w:left w:val="none" w:sz="0" w:space="0" w:color="auto"/>
                                <w:bottom w:val="none" w:sz="0" w:space="0" w:color="auto"/>
                                <w:right w:val="none" w:sz="0" w:space="0" w:color="auto"/>
                              </w:divBdr>
                              <w:divsChild>
                                <w:div w:id="869025852">
                                  <w:marLeft w:val="0"/>
                                  <w:marRight w:val="0"/>
                                  <w:marTop w:val="0"/>
                                  <w:marBottom w:val="0"/>
                                  <w:divBdr>
                                    <w:top w:val="none" w:sz="0" w:space="0" w:color="auto"/>
                                    <w:left w:val="none" w:sz="0" w:space="0" w:color="auto"/>
                                    <w:bottom w:val="none" w:sz="0" w:space="0" w:color="auto"/>
                                    <w:right w:val="none" w:sz="0" w:space="0" w:color="auto"/>
                                  </w:divBdr>
                                  <w:divsChild>
                                    <w:div w:id="1255817859">
                                      <w:marLeft w:val="-105"/>
                                      <w:marRight w:val="-105"/>
                                      <w:marTop w:val="0"/>
                                      <w:marBottom w:val="0"/>
                                      <w:divBdr>
                                        <w:top w:val="none" w:sz="0" w:space="0" w:color="auto"/>
                                        <w:left w:val="none" w:sz="0" w:space="0" w:color="auto"/>
                                        <w:bottom w:val="none" w:sz="0" w:space="0" w:color="auto"/>
                                        <w:right w:val="none" w:sz="0" w:space="0" w:color="auto"/>
                                      </w:divBdr>
                                      <w:divsChild>
                                        <w:div w:id="178393785">
                                          <w:marLeft w:val="0"/>
                                          <w:marRight w:val="0"/>
                                          <w:marTop w:val="0"/>
                                          <w:marBottom w:val="0"/>
                                          <w:divBdr>
                                            <w:top w:val="none" w:sz="0" w:space="0" w:color="auto"/>
                                            <w:left w:val="none" w:sz="0" w:space="0" w:color="auto"/>
                                            <w:bottom w:val="none" w:sz="0" w:space="0" w:color="auto"/>
                                            <w:right w:val="none" w:sz="0" w:space="0" w:color="auto"/>
                                          </w:divBdr>
                                          <w:divsChild>
                                            <w:div w:id="1953437805">
                                              <w:marLeft w:val="0"/>
                                              <w:marRight w:val="0"/>
                                              <w:marTop w:val="0"/>
                                              <w:marBottom w:val="0"/>
                                              <w:divBdr>
                                                <w:top w:val="none" w:sz="0" w:space="0" w:color="auto"/>
                                                <w:left w:val="none" w:sz="0" w:space="0" w:color="auto"/>
                                                <w:bottom w:val="none" w:sz="0" w:space="0" w:color="auto"/>
                                                <w:right w:val="none" w:sz="0" w:space="0" w:color="auto"/>
                                              </w:divBdr>
                                              <w:divsChild>
                                                <w:div w:id="275527810">
                                                  <w:marLeft w:val="0"/>
                                                  <w:marRight w:val="0"/>
                                                  <w:marTop w:val="0"/>
                                                  <w:marBottom w:val="0"/>
                                                  <w:divBdr>
                                                    <w:top w:val="none" w:sz="0" w:space="0" w:color="auto"/>
                                                    <w:left w:val="none" w:sz="0" w:space="0" w:color="auto"/>
                                                    <w:bottom w:val="none" w:sz="0" w:space="0" w:color="auto"/>
                                                    <w:right w:val="none" w:sz="0" w:space="0" w:color="auto"/>
                                                  </w:divBdr>
                                                  <w:divsChild>
                                                    <w:div w:id="1285304285">
                                                      <w:marLeft w:val="0"/>
                                                      <w:marRight w:val="0"/>
                                                      <w:marTop w:val="0"/>
                                                      <w:marBottom w:val="0"/>
                                                      <w:divBdr>
                                                        <w:top w:val="none" w:sz="0" w:space="0" w:color="auto"/>
                                                        <w:left w:val="none" w:sz="0" w:space="0" w:color="auto"/>
                                                        <w:bottom w:val="none" w:sz="0" w:space="0" w:color="auto"/>
                                                        <w:right w:val="none" w:sz="0" w:space="0" w:color="auto"/>
                                                      </w:divBdr>
                                                      <w:divsChild>
                                                        <w:div w:id="1044669782">
                                                          <w:marLeft w:val="0"/>
                                                          <w:marRight w:val="0"/>
                                                          <w:marTop w:val="0"/>
                                                          <w:marBottom w:val="0"/>
                                                          <w:divBdr>
                                                            <w:top w:val="none" w:sz="0" w:space="0" w:color="auto"/>
                                                            <w:left w:val="none" w:sz="0" w:space="0" w:color="auto"/>
                                                            <w:bottom w:val="none" w:sz="0" w:space="0" w:color="auto"/>
                                                            <w:right w:val="none" w:sz="0" w:space="0" w:color="auto"/>
                                                          </w:divBdr>
                                                          <w:divsChild>
                                                            <w:div w:id="22599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828023">
                                                      <w:marLeft w:val="0"/>
                                                      <w:marRight w:val="0"/>
                                                      <w:marTop w:val="0"/>
                                                      <w:marBottom w:val="0"/>
                                                      <w:divBdr>
                                                        <w:top w:val="none" w:sz="0" w:space="0" w:color="auto"/>
                                                        <w:left w:val="none" w:sz="0" w:space="0" w:color="auto"/>
                                                        <w:bottom w:val="none" w:sz="0" w:space="0" w:color="auto"/>
                                                        <w:right w:val="none" w:sz="0" w:space="0" w:color="auto"/>
                                                      </w:divBdr>
                                                      <w:divsChild>
                                                        <w:div w:id="696739613">
                                                          <w:marLeft w:val="0"/>
                                                          <w:marRight w:val="0"/>
                                                          <w:marTop w:val="0"/>
                                                          <w:marBottom w:val="0"/>
                                                          <w:divBdr>
                                                            <w:top w:val="none" w:sz="0" w:space="0" w:color="auto"/>
                                                            <w:left w:val="none" w:sz="0" w:space="0" w:color="auto"/>
                                                            <w:bottom w:val="none" w:sz="0" w:space="0" w:color="auto"/>
                                                            <w:right w:val="none" w:sz="0" w:space="0" w:color="auto"/>
                                                          </w:divBdr>
                                                          <w:divsChild>
                                                            <w:div w:id="1568607778">
                                                              <w:marLeft w:val="0"/>
                                                              <w:marRight w:val="0"/>
                                                              <w:marTop w:val="0"/>
                                                              <w:marBottom w:val="0"/>
                                                              <w:divBdr>
                                                                <w:top w:val="none" w:sz="0" w:space="0" w:color="auto"/>
                                                                <w:left w:val="none" w:sz="0" w:space="0" w:color="auto"/>
                                                                <w:bottom w:val="none" w:sz="0" w:space="0" w:color="auto"/>
                                                                <w:right w:val="none" w:sz="0" w:space="0" w:color="auto"/>
                                                              </w:divBdr>
                                                              <w:divsChild>
                                                                <w:div w:id="147818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867488">
                                                      <w:marLeft w:val="0"/>
                                                      <w:marRight w:val="0"/>
                                                      <w:marTop w:val="0"/>
                                                      <w:marBottom w:val="0"/>
                                                      <w:divBdr>
                                                        <w:top w:val="none" w:sz="0" w:space="0" w:color="auto"/>
                                                        <w:left w:val="none" w:sz="0" w:space="0" w:color="auto"/>
                                                        <w:bottom w:val="none" w:sz="0" w:space="0" w:color="auto"/>
                                                        <w:right w:val="none" w:sz="0" w:space="0" w:color="auto"/>
                                                      </w:divBdr>
                                                      <w:divsChild>
                                                        <w:div w:id="32507153">
                                                          <w:marLeft w:val="0"/>
                                                          <w:marRight w:val="0"/>
                                                          <w:marTop w:val="0"/>
                                                          <w:marBottom w:val="0"/>
                                                          <w:divBdr>
                                                            <w:top w:val="none" w:sz="0" w:space="0" w:color="auto"/>
                                                            <w:left w:val="none" w:sz="0" w:space="0" w:color="auto"/>
                                                            <w:bottom w:val="none" w:sz="0" w:space="0" w:color="auto"/>
                                                            <w:right w:val="none" w:sz="0" w:space="0" w:color="auto"/>
                                                          </w:divBdr>
                                                          <w:divsChild>
                                                            <w:div w:id="626087398">
                                                              <w:marLeft w:val="0"/>
                                                              <w:marRight w:val="0"/>
                                                              <w:marTop w:val="0"/>
                                                              <w:marBottom w:val="0"/>
                                                              <w:divBdr>
                                                                <w:top w:val="none" w:sz="0" w:space="0" w:color="auto"/>
                                                                <w:left w:val="none" w:sz="0" w:space="0" w:color="auto"/>
                                                                <w:bottom w:val="none" w:sz="0" w:space="0" w:color="auto"/>
                                                                <w:right w:val="none" w:sz="0" w:space="0" w:color="auto"/>
                                                              </w:divBdr>
                                                            </w:div>
                                                            <w:div w:id="583415237">
                                                              <w:marLeft w:val="0"/>
                                                              <w:marRight w:val="0"/>
                                                              <w:marTop w:val="0"/>
                                                              <w:marBottom w:val="0"/>
                                                              <w:divBdr>
                                                                <w:top w:val="none" w:sz="0" w:space="0" w:color="auto"/>
                                                                <w:left w:val="none" w:sz="0" w:space="0" w:color="auto"/>
                                                                <w:bottom w:val="none" w:sz="0" w:space="0" w:color="auto"/>
                                                                <w:right w:val="none" w:sz="0" w:space="0" w:color="auto"/>
                                                              </w:divBdr>
                                                              <w:divsChild>
                                                                <w:div w:id="2065254769">
                                                                  <w:marLeft w:val="0"/>
                                                                  <w:marRight w:val="0"/>
                                                                  <w:marTop w:val="0"/>
                                                                  <w:marBottom w:val="0"/>
                                                                  <w:divBdr>
                                                                    <w:top w:val="none" w:sz="0" w:space="0" w:color="auto"/>
                                                                    <w:left w:val="none" w:sz="0" w:space="0" w:color="auto"/>
                                                                    <w:bottom w:val="none" w:sz="0" w:space="0" w:color="auto"/>
                                                                    <w:right w:val="none" w:sz="0" w:space="0" w:color="auto"/>
                                                                  </w:divBdr>
                                                                </w:div>
                                                              </w:divsChild>
                                                            </w:div>
                                                            <w:div w:id="1273703800">
                                                              <w:marLeft w:val="0"/>
                                                              <w:marRight w:val="0"/>
                                                              <w:marTop w:val="0"/>
                                                              <w:marBottom w:val="0"/>
                                                              <w:divBdr>
                                                                <w:top w:val="none" w:sz="0" w:space="0" w:color="auto"/>
                                                                <w:left w:val="none" w:sz="0" w:space="0" w:color="auto"/>
                                                                <w:bottom w:val="none" w:sz="0" w:space="0" w:color="auto"/>
                                                                <w:right w:val="none" w:sz="0" w:space="0" w:color="auto"/>
                                                              </w:divBdr>
                                                              <w:divsChild>
                                                                <w:div w:id="1357851518">
                                                                  <w:marLeft w:val="0"/>
                                                                  <w:marRight w:val="0"/>
                                                                  <w:marTop w:val="0"/>
                                                                  <w:marBottom w:val="0"/>
                                                                  <w:divBdr>
                                                                    <w:top w:val="none" w:sz="0" w:space="0" w:color="auto"/>
                                                                    <w:left w:val="none" w:sz="0" w:space="0" w:color="auto"/>
                                                                    <w:bottom w:val="none" w:sz="0" w:space="0" w:color="auto"/>
                                                                    <w:right w:val="none" w:sz="0" w:space="0" w:color="auto"/>
                                                                  </w:divBdr>
                                                                </w:div>
                                                                <w:div w:id="806237247">
                                                                  <w:marLeft w:val="0"/>
                                                                  <w:marRight w:val="0"/>
                                                                  <w:marTop w:val="0"/>
                                                                  <w:marBottom w:val="0"/>
                                                                  <w:divBdr>
                                                                    <w:top w:val="none" w:sz="0" w:space="0" w:color="auto"/>
                                                                    <w:left w:val="none" w:sz="0" w:space="0" w:color="auto"/>
                                                                    <w:bottom w:val="none" w:sz="0" w:space="0" w:color="auto"/>
                                                                    <w:right w:val="none" w:sz="0" w:space="0" w:color="auto"/>
                                                                  </w:divBdr>
                                                                </w:div>
                                                                <w:div w:id="1986079658">
                                                                  <w:marLeft w:val="0"/>
                                                                  <w:marRight w:val="0"/>
                                                                  <w:marTop w:val="0"/>
                                                                  <w:marBottom w:val="0"/>
                                                                  <w:divBdr>
                                                                    <w:top w:val="none" w:sz="0" w:space="0" w:color="auto"/>
                                                                    <w:left w:val="none" w:sz="0" w:space="0" w:color="auto"/>
                                                                    <w:bottom w:val="none" w:sz="0" w:space="0" w:color="auto"/>
                                                                    <w:right w:val="none" w:sz="0" w:space="0" w:color="auto"/>
                                                                  </w:divBdr>
                                                                </w:div>
                                                                <w:div w:id="1158888117">
                                                                  <w:marLeft w:val="0"/>
                                                                  <w:marRight w:val="0"/>
                                                                  <w:marTop w:val="0"/>
                                                                  <w:marBottom w:val="0"/>
                                                                  <w:divBdr>
                                                                    <w:top w:val="none" w:sz="0" w:space="0" w:color="auto"/>
                                                                    <w:left w:val="none" w:sz="0" w:space="0" w:color="auto"/>
                                                                    <w:bottom w:val="none" w:sz="0" w:space="0" w:color="auto"/>
                                                                    <w:right w:val="none" w:sz="0" w:space="0" w:color="auto"/>
                                                                  </w:divBdr>
                                                                </w:div>
                                                              </w:divsChild>
                                                            </w:div>
                                                            <w:div w:id="205122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03528">
                                                      <w:marLeft w:val="0"/>
                                                      <w:marRight w:val="0"/>
                                                      <w:marTop w:val="0"/>
                                                      <w:marBottom w:val="0"/>
                                                      <w:divBdr>
                                                        <w:top w:val="none" w:sz="0" w:space="0" w:color="auto"/>
                                                        <w:left w:val="none" w:sz="0" w:space="0" w:color="auto"/>
                                                        <w:bottom w:val="none" w:sz="0" w:space="0" w:color="auto"/>
                                                        <w:right w:val="none" w:sz="0" w:space="0" w:color="auto"/>
                                                      </w:divBdr>
                                                      <w:divsChild>
                                                        <w:div w:id="1354307829">
                                                          <w:marLeft w:val="0"/>
                                                          <w:marRight w:val="0"/>
                                                          <w:marTop w:val="0"/>
                                                          <w:marBottom w:val="0"/>
                                                          <w:divBdr>
                                                            <w:top w:val="none" w:sz="0" w:space="0" w:color="auto"/>
                                                            <w:left w:val="none" w:sz="0" w:space="0" w:color="auto"/>
                                                            <w:bottom w:val="none" w:sz="0" w:space="0" w:color="auto"/>
                                                            <w:right w:val="none" w:sz="0" w:space="0" w:color="auto"/>
                                                          </w:divBdr>
                                                          <w:divsChild>
                                                            <w:div w:id="101997131">
                                                              <w:marLeft w:val="0"/>
                                                              <w:marRight w:val="0"/>
                                                              <w:marTop w:val="0"/>
                                                              <w:marBottom w:val="0"/>
                                                              <w:divBdr>
                                                                <w:top w:val="none" w:sz="0" w:space="0" w:color="auto"/>
                                                                <w:left w:val="none" w:sz="0" w:space="0" w:color="auto"/>
                                                                <w:bottom w:val="none" w:sz="0" w:space="0" w:color="auto"/>
                                                                <w:right w:val="none" w:sz="0" w:space="0" w:color="auto"/>
                                                              </w:divBdr>
                                                            </w:div>
                                                            <w:div w:id="1156650581">
                                                              <w:marLeft w:val="0"/>
                                                              <w:marRight w:val="0"/>
                                                              <w:marTop w:val="0"/>
                                                              <w:marBottom w:val="0"/>
                                                              <w:divBdr>
                                                                <w:top w:val="none" w:sz="0" w:space="0" w:color="auto"/>
                                                                <w:left w:val="none" w:sz="0" w:space="0" w:color="auto"/>
                                                                <w:bottom w:val="none" w:sz="0" w:space="0" w:color="auto"/>
                                                                <w:right w:val="none" w:sz="0" w:space="0" w:color="auto"/>
                                                              </w:divBdr>
                                                              <w:divsChild>
                                                                <w:div w:id="863327116">
                                                                  <w:marLeft w:val="0"/>
                                                                  <w:marRight w:val="0"/>
                                                                  <w:marTop w:val="0"/>
                                                                  <w:marBottom w:val="0"/>
                                                                  <w:divBdr>
                                                                    <w:top w:val="none" w:sz="0" w:space="0" w:color="auto"/>
                                                                    <w:left w:val="none" w:sz="0" w:space="0" w:color="auto"/>
                                                                    <w:bottom w:val="none" w:sz="0" w:space="0" w:color="auto"/>
                                                                    <w:right w:val="none" w:sz="0" w:space="0" w:color="auto"/>
                                                                  </w:divBdr>
                                                                </w:div>
                                                              </w:divsChild>
                                                            </w:div>
                                                            <w:div w:id="1177185492">
                                                              <w:marLeft w:val="0"/>
                                                              <w:marRight w:val="0"/>
                                                              <w:marTop w:val="0"/>
                                                              <w:marBottom w:val="0"/>
                                                              <w:divBdr>
                                                                <w:top w:val="none" w:sz="0" w:space="0" w:color="auto"/>
                                                                <w:left w:val="none" w:sz="0" w:space="0" w:color="auto"/>
                                                                <w:bottom w:val="none" w:sz="0" w:space="0" w:color="auto"/>
                                                                <w:right w:val="none" w:sz="0" w:space="0" w:color="auto"/>
                                                              </w:divBdr>
                                                            </w:div>
                                                            <w:div w:id="1576474792">
                                                              <w:marLeft w:val="0"/>
                                                              <w:marRight w:val="0"/>
                                                              <w:marTop w:val="0"/>
                                                              <w:marBottom w:val="0"/>
                                                              <w:divBdr>
                                                                <w:top w:val="none" w:sz="0" w:space="0" w:color="auto"/>
                                                                <w:left w:val="none" w:sz="0" w:space="0" w:color="auto"/>
                                                                <w:bottom w:val="none" w:sz="0" w:space="0" w:color="auto"/>
                                                                <w:right w:val="none" w:sz="0" w:space="0" w:color="auto"/>
                                                              </w:divBdr>
                                                              <w:divsChild>
                                                                <w:div w:id="391583678">
                                                                  <w:marLeft w:val="0"/>
                                                                  <w:marRight w:val="0"/>
                                                                  <w:marTop w:val="0"/>
                                                                  <w:marBottom w:val="0"/>
                                                                  <w:divBdr>
                                                                    <w:top w:val="none" w:sz="0" w:space="0" w:color="auto"/>
                                                                    <w:left w:val="none" w:sz="0" w:space="0" w:color="auto"/>
                                                                    <w:bottom w:val="none" w:sz="0" w:space="0" w:color="auto"/>
                                                                    <w:right w:val="none" w:sz="0" w:space="0" w:color="auto"/>
                                                                  </w:divBdr>
                                                                </w:div>
                                                                <w:div w:id="694617970">
                                                                  <w:marLeft w:val="0"/>
                                                                  <w:marRight w:val="0"/>
                                                                  <w:marTop w:val="0"/>
                                                                  <w:marBottom w:val="0"/>
                                                                  <w:divBdr>
                                                                    <w:top w:val="none" w:sz="0" w:space="0" w:color="auto"/>
                                                                    <w:left w:val="none" w:sz="0" w:space="0" w:color="auto"/>
                                                                    <w:bottom w:val="none" w:sz="0" w:space="0" w:color="auto"/>
                                                                    <w:right w:val="none" w:sz="0" w:space="0" w:color="auto"/>
                                                                  </w:divBdr>
                                                                </w:div>
                                                                <w:div w:id="1407074241">
                                                                  <w:marLeft w:val="0"/>
                                                                  <w:marRight w:val="0"/>
                                                                  <w:marTop w:val="0"/>
                                                                  <w:marBottom w:val="0"/>
                                                                  <w:divBdr>
                                                                    <w:top w:val="none" w:sz="0" w:space="0" w:color="auto"/>
                                                                    <w:left w:val="none" w:sz="0" w:space="0" w:color="auto"/>
                                                                    <w:bottom w:val="none" w:sz="0" w:space="0" w:color="auto"/>
                                                                    <w:right w:val="none" w:sz="0" w:space="0" w:color="auto"/>
                                                                  </w:divBdr>
                                                                </w:div>
                                                              </w:divsChild>
                                                            </w:div>
                                                            <w:div w:id="171272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763199">
                                                      <w:marLeft w:val="0"/>
                                                      <w:marRight w:val="0"/>
                                                      <w:marTop w:val="0"/>
                                                      <w:marBottom w:val="0"/>
                                                      <w:divBdr>
                                                        <w:top w:val="none" w:sz="0" w:space="0" w:color="auto"/>
                                                        <w:left w:val="none" w:sz="0" w:space="0" w:color="auto"/>
                                                        <w:bottom w:val="none" w:sz="0" w:space="0" w:color="auto"/>
                                                        <w:right w:val="none" w:sz="0" w:space="0" w:color="auto"/>
                                                      </w:divBdr>
                                                      <w:divsChild>
                                                        <w:div w:id="2004703924">
                                                          <w:marLeft w:val="0"/>
                                                          <w:marRight w:val="0"/>
                                                          <w:marTop w:val="0"/>
                                                          <w:marBottom w:val="0"/>
                                                          <w:divBdr>
                                                            <w:top w:val="none" w:sz="0" w:space="0" w:color="auto"/>
                                                            <w:left w:val="none" w:sz="0" w:space="0" w:color="auto"/>
                                                            <w:bottom w:val="none" w:sz="0" w:space="0" w:color="auto"/>
                                                            <w:right w:val="none" w:sz="0" w:space="0" w:color="auto"/>
                                                          </w:divBdr>
                                                          <w:divsChild>
                                                            <w:div w:id="448083576">
                                                              <w:marLeft w:val="0"/>
                                                              <w:marRight w:val="0"/>
                                                              <w:marTop w:val="0"/>
                                                              <w:marBottom w:val="0"/>
                                                              <w:divBdr>
                                                                <w:top w:val="none" w:sz="0" w:space="0" w:color="auto"/>
                                                                <w:left w:val="none" w:sz="0" w:space="0" w:color="auto"/>
                                                                <w:bottom w:val="none" w:sz="0" w:space="0" w:color="auto"/>
                                                                <w:right w:val="none" w:sz="0" w:space="0" w:color="auto"/>
                                                              </w:divBdr>
                                                            </w:div>
                                                            <w:div w:id="132019482">
                                                              <w:marLeft w:val="0"/>
                                                              <w:marRight w:val="0"/>
                                                              <w:marTop w:val="0"/>
                                                              <w:marBottom w:val="0"/>
                                                              <w:divBdr>
                                                                <w:top w:val="none" w:sz="0" w:space="0" w:color="auto"/>
                                                                <w:left w:val="none" w:sz="0" w:space="0" w:color="auto"/>
                                                                <w:bottom w:val="none" w:sz="0" w:space="0" w:color="auto"/>
                                                                <w:right w:val="none" w:sz="0" w:space="0" w:color="auto"/>
                                                              </w:divBdr>
                                                              <w:divsChild>
                                                                <w:div w:id="756483713">
                                                                  <w:marLeft w:val="0"/>
                                                                  <w:marRight w:val="0"/>
                                                                  <w:marTop w:val="0"/>
                                                                  <w:marBottom w:val="0"/>
                                                                  <w:divBdr>
                                                                    <w:top w:val="none" w:sz="0" w:space="0" w:color="auto"/>
                                                                    <w:left w:val="none" w:sz="0" w:space="0" w:color="auto"/>
                                                                    <w:bottom w:val="none" w:sz="0" w:space="0" w:color="auto"/>
                                                                    <w:right w:val="none" w:sz="0" w:space="0" w:color="auto"/>
                                                                  </w:divBdr>
                                                                </w:div>
                                                              </w:divsChild>
                                                            </w:div>
                                                            <w:div w:id="169804393">
                                                              <w:marLeft w:val="0"/>
                                                              <w:marRight w:val="0"/>
                                                              <w:marTop w:val="0"/>
                                                              <w:marBottom w:val="0"/>
                                                              <w:divBdr>
                                                                <w:top w:val="none" w:sz="0" w:space="0" w:color="auto"/>
                                                                <w:left w:val="none" w:sz="0" w:space="0" w:color="auto"/>
                                                                <w:bottom w:val="none" w:sz="0" w:space="0" w:color="auto"/>
                                                                <w:right w:val="none" w:sz="0" w:space="0" w:color="auto"/>
                                                              </w:divBdr>
                                                            </w:div>
                                                            <w:div w:id="169680050">
                                                              <w:marLeft w:val="0"/>
                                                              <w:marRight w:val="0"/>
                                                              <w:marTop w:val="0"/>
                                                              <w:marBottom w:val="0"/>
                                                              <w:divBdr>
                                                                <w:top w:val="none" w:sz="0" w:space="0" w:color="auto"/>
                                                                <w:left w:val="none" w:sz="0" w:space="0" w:color="auto"/>
                                                                <w:bottom w:val="none" w:sz="0" w:space="0" w:color="auto"/>
                                                                <w:right w:val="none" w:sz="0" w:space="0" w:color="auto"/>
                                                              </w:divBdr>
                                                              <w:divsChild>
                                                                <w:div w:id="278222748">
                                                                  <w:marLeft w:val="0"/>
                                                                  <w:marRight w:val="0"/>
                                                                  <w:marTop w:val="0"/>
                                                                  <w:marBottom w:val="0"/>
                                                                  <w:divBdr>
                                                                    <w:top w:val="none" w:sz="0" w:space="0" w:color="auto"/>
                                                                    <w:left w:val="none" w:sz="0" w:space="0" w:color="auto"/>
                                                                    <w:bottom w:val="none" w:sz="0" w:space="0" w:color="auto"/>
                                                                    <w:right w:val="none" w:sz="0" w:space="0" w:color="auto"/>
                                                                  </w:divBdr>
                                                                </w:div>
                                                                <w:div w:id="1807770307">
                                                                  <w:marLeft w:val="0"/>
                                                                  <w:marRight w:val="0"/>
                                                                  <w:marTop w:val="0"/>
                                                                  <w:marBottom w:val="0"/>
                                                                  <w:divBdr>
                                                                    <w:top w:val="none" w:sz="0" w:space="0" w:color="auto"/>
                                                                    <w:left w:val="none" w:sz="0" w:space="0" w:color="auto"/>
                                                                    <w:bottom w:val="none" w:sz="0" w:space="0" w:color="auto"/>
                                                                    <w:right w:val="none" w:sz="0" w:space="0" w:color="auto"/>
                                                                  </w:divBdr>
                                                                  <w:divsChild>
                                                                    <w:div w:id="1307125963">
                                                                      <w:marLeft w:val="0"/>
                                                                      <w:marRight w:val="0"/>
                                                                      <w:marTop w:val="0"/>
                                                                      <w:marBottom w:val="0"/>
                                                                      <w:divBdr>
                                                                        <w:top w:val="none" w:sz="0" w:space="0" w:color="auto"/>
                                                                        <w:left w:val="none" w:sz="0" w:space="0" w:color="auto"/>
                                                                        <w:bottom w:val="none" w:sz="0" w:space="0" w:color="auto"/>
                                                                        <w:right w:val="none" w:sz="0" w:space="0" w:color="auto"/>
                                                                      </w:divBdr>
                                                                    </w:div>
                                                                    <w:div w:id="174509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44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698269">
                                                      <w:marLeft w:val="0"/>
                                                      <w:marRight w:val="0"/>
                                                      <w:marTop w:val="0"/>
                                                      <w:marBottom w:val="0"/>
                                                      <w:divBdr>
                                                        <w:top w:val="none" w:sz="0" w:space="0" w:color="auto"/>
                                                        <w:left w:val="none" w:sz="0" w:space="0" w:color="auto"/>
                                                        <w:bottom w:val="none" w:sz="0" w:space="0" w:color="auto"/>
                                                        <w:right w:val="none" w:sz="0" w:space="0" w:color="auto"/>
                                                      </w:divBdr>
                                                      <w:divsChild>
                                                        <w:div w:id="593441568">
                                                          <w:marLeft w:val="0"/>
                                                          <w:marRight w:val="0"/>
                                                          <w:marTop w:val="0"/>
                                                          <w:marBottom w:val="0"/>
                                                          <w:divBdr>
                                                            <w:top w:val="none" w:sz="0" w:space="0" w:color="auto"/>
                                                            <w:left w:val="none" w:sz="0" w:space="0" w:color="auto"/>
                                                            <w:bottom w:val="none" w:sz="0" w:space="0" w:color="auto"/>
                                                            <w:right w:val="none" w:sz="0" w:space="0" w:color="auto"/>
                                                          </w:divBdr>
                                                          <w:divsChild>
                                                            <w:div w:id="12238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094618">
                                                      <w:marLeft w:val="0"/>
                                                      <w:marRight w:val="0"/>
                                                      <w:marTop w:val="0"/>
                                                      <w:marBottom w:val="0"/>
                                                      <w:divBdr>
                                                        <w:top w:val="none" w:sz="0" w:space="0" w:color="auto"/>
                                                        <w:left w:val="none" w:sz="0" w:space="0" w:color="auto"/>
                                                        <w:bottom w:val="none" w:sz="0" w:space="0" w:color="auto"/>
                                                        <w:right w:val="none" w:sz="0" w:space="0" w:color="auto"/>
                                                      </w:divBdr>
                                                      <w:divsChild>
                                                        <w:div w:id="193083604">
                                                          <w:marLeft w:val="0"/>
                                                          <w:marRight w:val="0"/>
                                                          <w:marTop w:val="0"/>
                                                          <w:marBottom w:val="0"/>
                                                          <w:divBdr>
                                                            <w:top w:val="none" w:sz="0" w:space="0" w:color="auto"/>
                                                            <w:left w:val="none" w:sz="0" w:space="0" w:color="auto"/>
                                                            <w:bottom w:val="none" w:sz="0" w:space="0" w:color="auto"/>
                                                            <w:right w:val="none" w:sz="0" w:space="0" w:color="auto"/>
                                                          </w:divBdr>
                                                          <w:divsChild>
                                                            <w:div w:id="112290927">
                                                              <w:marLeft w:val="0"/>
                                                              <w:marRight w:val="0"/>
                                                              <w:marTop w:val="0"/>
                                                              <w:marBottom w:val="0"/>
                                                              <w:divBdr>
                                                                <w:top w:val="none" w:sz="0" w:space="0" w:color="auto"/>
                                                                <w:left w:val="none" w:sz="0" w:space="0" w:color="auto"/>
                                                                <w:bottom w:val="none" w:sz="0" w:space="0" w:color="auto"/>
                                                                <w:right w:val="none" w:sz="0" w:space="0" w:color="auto"/>
                                                              </w:divBdr>
                                                            </w:div>
                                                            <w:div w:id="786504220">
                                                              <w:marLeft w:val="0"/>
                                                              <w:marRight w:val="0"/>
                                                              <w:marTop w:val="0"/>
                                                              <w:marBottom w:val="0"/>
                                                              <w:divBdr>
                                                                <w:top w:val="none" w:sz="0" w:space="0" w:color="auto"/>
                                                                <w:left w:val="none" w:sz="0" w:space="0" w:color="auto"/>
                                                                <w:bottom w:val="none" w:sz="0" w:space="0" w:color="auto"/>
                                                                <w:right w:val="none" w:sz="0" w:space="0" w:color="auto"/>
                                                              </w:divBdr>
                                                            </w:div>
                                                            <w:div w:id="1555852974">
                                                              <w:marLeft w:val="0"/>
                                                              <w:marRight w:val="0"/>
                                                              <w:marTop w:val="0"/>
                                                              <w:marBottom w:val="0"/>
                                                              <w:divBdr>
                                                                <w:top w:val="none" w:sz="0" w:space="0" w:color="auto"/>
                                                                <w:left w:val="none" w:sz="0" w:space="0" w:color="auto"/>
                                                                <w:bottom w:val="none" w:sz="0" w:space="0" w:color="auto"/>
                                                                <w:right w:val="none" w:sz="0" w:space="0" w:color="auto"/>
                                                              </w:divBdr>
                                                              <w:divsChild>
                                                                <w:div w:id="1188521436">
                                                                  <w:marLeft w:val="0"/>
                                                                  <w:marRight w:val="0"/>
                                                                  <w:marTop w:val="0"/>
                                                                  <w:marBottom w:val="0"/>
                                                                  <w:divBdr>
                                                                    <w:top w:val="none" w:sz="0" w:space="0" w:color="auto"/>
                                                                    <w:left w:val="none" w:sz="0" w:space="0" w:color="auto"/>
                                                                    <w:bottom w:val="none" w:sz="0" w:space="0" w:color="auto"/>
                                                                    <w:right w:val="none" w:sz="0" w:space="0" w:color="auto"/>
                                                                  </w:divBdr>
                                                                </w:div>
                                                              </w:divsChild>
                                                            </w:div>
                                                            <w:div w:id="1733430971">
                                                              <w:marLeft w:val="0"/>
                                                              <w:marRight w:val="0"/>
                                                              <w:marTop w:val="0"/>
                                                              <w:marBottom w:val="0"/>
                                                              <w:divBdr>
                                                                <w:top w:val="none" w:sz="0" w:space="0" w:color="auto"/>
                                                                <w:left w:val="none" w:sz="0" w:space="0" w:color="auto"/>
                                                                <w:bottom w:val="none" w:sz="0" w:space="0" w:color="auto"/>
                                                                <w:right w:val="none" w:sz="0" w:space="0" w:color="auto"/>
                                                              </w:divBdr>
                                                              <w:divsChild>
                                                                <w:div w:id="857157404">
                                                                  <w:marLeft w:val="0"/>
                                                                  <w:marRight w:val="0"/>
                                                                  <w:marTop w:val="0"/>
                                                                  <w:marBottom w:val="0"/>
                                                                  <w:divBdr>
                                                                    <w:top w:val="none" w:sz="0" w:space="0" w:color="auto"/>
                                                                    <w:left w:val="none" w:sz="0" w:space="0" w:color="auto"/>
                                                                    <w:bottom w:val="none" w:sz="0" w:space="0" w:color="auto"/>
                                                                    <w:right w:val="none" w:sz="0" w:space="0" w:color="auto"/>
                                                                  </w:divBdr>
                                                                </w:div>
                                                              </w:divsChild>
                                                            </w:div>
                                                            <w:div w:id="61671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99069">
                                                      <w:marLeft w:val="0"/>
                                                      <w:marRight w:val="0"/>
                                                      <w:marTop w:val="0"/>
                                                      <w:marBottom w:val="0"/>
                                                      <w:divBdr>
                                                        <w:top w:val="none" w:sz="0" w:space="0" w:color="auto"/>
                                                        <w:left w:val="none" w:sz="0" w:space="0" w:color="auto"/>
                                                        <w:bottom w:val="none" w:sz="0" w:space="0" w:color="auto"/>
                                                        <w:right w:val="none" w:sz="0" w:space="0" w:color="auto"/>
                                                      </w:divBdr>
                                                      <w:divsChild>
                                                        <w:div w:id="1386298856">
                                                          <w:marLeft w:val="0"/>
                                                          <w:marRight w:val="0"/>
                                                          <w:marTop w:val="0"/>
                                                          <w:marBottom w:val="0"/>
                                                          <w:divBdr>
                                                            <w:top w:val="none" w:sz="0" w:space="0" w:color="auto"/>
                                                            <w:left w:val="none" w:sz="0" w:space="0" w:color="auto"/>
                                                            <w:bottom w:val="none" w:sz="0" w:space="0" w:color="auto"/>
                                                            <w:right w:val="none" w:sz="0" w:space="0" w:color="auto"/>
                                                          </w:divBdr>
                                                          <w:divsChild>
                                                            <w:div w:id="1466893993">
                                                              <w:marLeft w:val="0"/>
                                                              <w:marRight w:val="0"/>
                                                              <w:marTop w:val="0"/>
                                                              <w:marBottom w:val="0"/>
                                                              <w:divBdr>
                                                                <w:top w:val="none" w:sz="0" w:space="0" w:color="auto"/>
                                                                <w:left w:val="none" w:sz="0" w:space="0" w:color="auto"/>
                                                                <w:bottom w:val="none" w:sz="0" w:space="0" w:color="auto"/>
                                                                <w:right w:val="none" w:sz="0" w:space="0" w:color="auto"/>
                                                              </w:divBdr>
                                                            </w:div>
                                                            <w:div w:id="418673922">
                                                              <w:marLeft w:val="0"/>
                                                              <w:marRight w:val="0"/>
                                                              <w:marTop w:val="0"/>
                                                              <w:marBottom w:val="0"/>
                                                              <w:divBdr>
                                                                <w:top w:val="none" w:sz="0" w:space="0" w:color="auto"/>
                                                                <w:left w:val="none" w:sz="0" w:space="0" w:color="auto"/>
                                                                <w:bottom w:val="none" w:sz="0" w:space="0" w:color="auto"/>
                                                                <w:right w:val="none" w:sz="0" w:space="0" w:color="auto"/>
                                                              </w:divBdr>
                                                            </w:div>
                                                            <w:div w:id="2078699086">
                                                              <w:marLeft w:val="0"/>
                                                              <w:marRight w:val="0"/>
                                                              <w:marTop w:val="0"/>
                                                              <w:marBottom w:val="0"/>
                                                              <w:divBdr>
                                                                <w:top w:val="none" w:sz="0" w:space="0" w:color="auto"/>
                                                                <w:left w:val="none" w:sz="0" w:space="0" w:color="auto"/>
                                                                <w:bottom w:val="none" w:sz="0" w:space="0" w:color="auto"/>
                                                                <w:right w:val="none" w:sz="0" w:space="0" w:color="auto"/>
                                                              </w:divBdr>
                                                            </w:div>
                                                            <w:div w:id="1244800876">
                                                              <w:marLeft w:val="0"/>
                                                              <w:marRight w:val="0"/>
                                                              <w:marTop w:val="0"/>
                                                              <w:marBottom w:val="0"/>
                                                              <w:divBdr>
                                                                <w:top w:val="none" w:sz="0" w:space="0" w:color="auto"/>
                                                                <w:left w:val="none" w:sz="0" w:space="0" w:color="auto"/>
                                                                <w:bottom w:val="none" w:sz="0" w:space="0" w:color="auto"/>
                                                                <w:right w:val="none" w:sz="0" w:space="0" w:color="auto"/>
                                                              </w:divBdr>
                                                            </w:div>
                                                            <w:div w:id="1649044897">
                                                              <w:marLeft w:val="0"/>
                                                              <w:marRight w:val="0"/>
                                                              <w:marTop w:val="0"/>
                                                              <w:marBottom w:val="0"/>
                                                              <w:divBdr>
                                                                <w:top w:val="none" w:sz="0" w:space="0" w:color="auto"/>
                                                                <w:left w:val="none" w:sz="0" w:space="0" w:color="auto"/>
                                                                <w:bottom w:val="none" w:sz="0" w:space="0" w:color="auto"/>
                                                                <w:right w:val="none" w:sz="0" w:space="0" w:color="auto"/>
                                                              </w:divBdr>
                                                            </w:div>
                                                            <w:div w:id="992834070">
                                                              <w:marLeft w:val="0"/>
                                                              <w:marRight w:val="0"/>
                                                              <w:marTop w:val="0"/>
                                                              <w:marBottom w:val="0"/>
                                                              <w:divBdr>
                                                                <w:top w:val="none" w:sz="0" w:space="0" w:color="auto"/>
                                                                <w:left w:val="none" w:sz="0" w:space="0" w:color="auto"/>
                                                                <w:bottom w:val="none" w:sz="0" w:space="0" w:color="auto"/>
                                                                <w:right w:val="none" w:sz="0" w:space="0" w:color="auto"/>
                                                              </w:divBdr>
                                                              <w:divsChild>
                                                                <w:div w:id="25678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858828">
                                                      <w:marLeft w:val="0"/>
                                                      <w:marRight w:val="0"/>
                                                      <w:marTop w:val="0"/>
                                                      <w:marBottom w:val="0"/>
                                                      <w:divBdr>
                                                        <w:top w:val="none" w:sz="0" w:space="0" w:color="auto"/>
                                                        <w:left w:val="none" w:sz="0" w:space="0" w:color="auto"/>
                                                        <w:bottom w:val="none" w:sz="0" w:space="0" w:color="auto"/>
                                                        <w:right w:val="none" w:sz="0" w:space="0" w:color="auto"/>
                                                      </w:divBdr>
                                                      <w:divsChild>
                                                        <w:div w:id="212346965">
                                                          <w:marLeft w:val="0"/>
                                                          <w:marRight w:val="0"/>
                                                          <w:marTop w:val="0"/>
                                                          <w:marBottom w:val="0"/>
                                                          <w:divBdr>
                                                            <w:top w:val="none" w:sz="0" w:space="0" w:color="auto"/>
                                                            <w:left w:val="none" w:sz="0" w:space="0" w:color="auto"/>
                                                            <w:bottom w:val="none" w:sz="0" w:space="0" w:color="auto"/>
                                                            <w:right w:val="none" w:sz="0" w:space="0" w:color="auto"/>
                                                          </w:divBdr>
                                                          <w:divsChild>
                                                            <w:div w:id="2127239231">
                                                              <w:marLeft w:val="0"/>
                                                              <w:marRight w:val="0"/>
                                                              <w:marTop w:val="0"/>
                                                              <w:marBottom w:val="0"/>
                                                              <w:divBdr>
                                                                <w:top w:val="none" w:sz="0" w:space="0" w:color="auto"/>
                                                                <w:left w:val="none" w:sz="0" w:space="0" w:color="auto"/>
                                                                <w:bottom w:val="none" w:sz="0" w:space="0" w:color="auto"/>
                                                                <w:right w:val="none" w:sz="0" w:space="0" w:color="auto"/>
                                                              </w:divBdr>
                                                              <w:divsChild>
                                                                <w:div w:id="784621478">
                                                                  <w:marLeft w:val="0"/>
                                                                  <w:marRight w:val="0"/>
                                                                  <w:marTop w:val="0"/>
                                                                  <w:marBottom w:val="0"/>
                                                                  <w:divBdr>
                                                                    <w:top w:val="none" w:sz="0" w:space="0" w:color="auto"/>
                                                                    <w:left w:val="none" w:sz="0" w:space="0" w:color="auto"/>
                                                                    <w:bottom w:val="none" w:sz="0" w:space="0" w:color="auto"/>
                                                                    <w:right w:val="none" w:sz="0" w:space="0" w:color="auto"/>
                                                                  </w:divBdr>
                                                                </w:div>
                                                              </w:divsChild>
                                                            </w:div>
                                                            <w:div w:id="1422945707">
                                                              <w:marLeft w:val="0"/>
                                                              <w:marRight w:val="0"/>
                                                              <w:marTop w:val="0"/>
                                                              <w:marBottom w:val="0"/>
                                                              <w:divBdr>
                                                                <w:top w:val="none" w:sz="0" w:space="0" w:color="auto"/>
                                                                <w:left w:val="none" w:sz="0" w:space="0" w:color="auto"/>
                                                                <w:bottom w:val="none" w:sz="0" w:space="0" w:color="auto"/>
                                                                <w:right w:val="none" w:sz="0" w:space="0" w:color="auto"/>
                                                              </w:divBdr>
                                                            </w:div>
                                                            <w:div w:id="546722351">
                                                              <w:marLeft w:val="0"/>
                                                              <w:marRight w:val="0"/>
                                                              <w:marTop w:val="0"/>
                                                              <w:marBottom w:val="0"/>
                                                              <w:divBdr>
                                                                <w:top w:val="none" w:sz="0" w:space="0" w:color="auto"/>
                                                                <w:left w:val="none" w:sz="0" w:space="0" w:color="auto"/>
                                                                <w:bottom w:val="none" w:sz="0" w:space="0" w:color="auto"/>
                                                                <w:right w:val="none" w:sz="0" w:space="0" w:color="auto"/>
                                                              </w:divBdr>
                                                              <w:divsChild>
                                                                <w:div w:id="1929389543">
                                                                  <w:marLeft w:val="0"/>
                                                                  <w:marRight w:val="0"/>
                                                                  <w:marTop w:val="0"/>
                                                                  <w:marBottom w:val="0"/>
                                                                  <w:divBdr>
                                                                    <w:top w:val="none" w:sz="0" w:space="0" w:color="auto"/>
                                                                    <w:left w:val="none" w:sz="0" w:space="0" w:color="auto"/>
                                                                    <w:bottom w:val="none" w:sz="0" w:space="0" w:color="auto"/>
                                                                    <w:right w:val="none" w:sz="0" w:space="0" w:color="auto"/>
                                                                  </w:divBdr>
                                                                </w:div>
                                                              </w:divsChild>
                                                            </w:div>
                                                            <w:div w:id="182643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044881">
                                                      <w:marLeft w:val="0"/>
                                                      <w:marRight w:val="0"/>
                                                      <w:marTop w:val="0"/>
                                                      <w:marBottom w:val="0"/>
                                                      <w:divBdr>
                                                        <w:top w:val="none" w:sz="0" w:space="0" w:color="auto"/>
                                                        <w:left w:val="none" w:sz="0" w:space="0" w:color="auto"/>
                                                        <w:bottom w:val="none" w:sz="0" w:space="0" w:color="auto"/>
                                                        <w:right w:val="none" w:sz="0" w:space="0" w:color="auto"/>
                                                      </w:divBdr>
                                                      <w:divsChild>
                                                        <w:div w:id="1330867810">
                                                          <w:marLeft w:val="0"/>
                                                          <w:marRight w:val="0"/>
                                                          <w:marTop w:val="0"/>
                                                          <w:marBottom w:val="0"/>
                                                          <w:divBdr>
                                                            <w:top w:val="none" w:sz="0" w:space="0" w:color="auto"/>
                                                            <w:left w:val="none" w:sz="0" w:space="0" w:color="auto"/>
                                                            <w:bottom w:val="none" w:sz="0" w:space="0" w:color="auto"/>
                                                            <w:right w:val="none" w:sz="0" w:space="0" w:color="auto"/>
                                                          </w:divBdr>
                                                          <w:divsChild>
                                                            <w:div w:id="1956523753">
                                                              <w:marLeft w:val="0"/>
                                                              <w:marRight w:val="0"/>
                                                              <w:marTop w:val="0"/>
                                                              <w:marBottom w:val="0"/>
                                                              <w:divBdr>
                                                                <w:top w:val="none" w:sz="0" w:space="0" w:color="auto"/>
                                                                <w:left w:val="none" w:sz="0" w:space="0" w:color="auto"/>
                                                                <w:bottom w:val="none" w:sz="0" w:space="0" w:color="auto"/>
                                                                <w:right w:val="none" w:sz="0" w:space="0" w:color="auto"/>
                                                              </w:divBdr>
                                                              <w:divsChild>
                                                                <w:div w:id="1232887217">
                                                                  <w:marLeft w:val="0"/>
                                                                  <w:marRight w:val="0"/>
                                                                  <w:marTop w:val="0"/>
                                                                  <w:marBottom w:val="0"/>
                                                                  <w:divBdr>
                                                                    <w:top w:val="none" w:sz="0" w:space="0" w:color="auto"/>
                                                                    <w:left w:val="none" w:sz="0" w:space="0" w:color="auto"/>
                                                                    <w:bottom w:val="none" w:sz="0" w:space="0" w:color="auto"/>
                                                                    <w:right w:val="none" w:sz="0" w:space="0" w:color="auto"/>
                                                                  </w:divBdr>
                                                                </w:div>
                                                              </w:divsChild>
                                                            </w:div>
                                                            <w:div w:id="1349285433">
                                                              <w:marLeft w:val="0"/>
                                                              <w:marRight w:val="0"/>
                                                              <w:marTop w:val="0"/>
                                                              <w:marBottom w:val="0"/>
                                                              <w:divBdr>
                                                                <w:top w:val="none" w:sz="0" w:space="0" w:color="auto"/>
                                                                <w:left w:val="none" w:sz="0" w:space="0" w:color="auto"/>
                                                                <w:bottom w:val="none" w:sz="0" w:space="0" w:color="auto"/>
                                                                <w:right w:val="none" w:sz="0" w:space="0" w:color="auto"/>
                                                              </w:divBdr>
                                                            </w:div>
                                                            <w:div w:id="452596287">
                                                              <w:marLeft w:val="0"/>
                                                              <w:marRight w:val="0"/>
                                                              <w:marTop w:val="0"/>
                                                              <w:marBottom w:val="0"/>
                                                              <w:divBdr>
                                                                <w:top w:val="none" w:sz="0" w:space="0" w:color="auto"/>
                                                                <w:left w:val="none" w:sz="0" w:space="0" w:color="auto"/>
                                                                <w:bottom w:val="none" w:sz="0" w:space="0" w:color="auto"/>
                                                                <w:right w:val="none" w:sz="0" w:space="0" w:color="auto"/>
                                                              </w:divBdr>
                                                            </w:div>
                                                            <w:div w:id="303855791">
                                                              <w:marLeft w:val="0"/>
                                                              <w:marRight w:val="0"/>
                                                              <w:marTop w:val="0"/>
                                                              <w:marBottom w:val="0"/>
                                                              <w:divBdr>
                                                                <w:top w:val="none" w:sz="0" w:space="0" w:color="auto"/>
                                                                <w:left w:val="none" w:sz="0" w:space="0" w:color="auto"/>
                                                                <w:bottom w:val="none" w:sz="0" w:space="0" w:color="auto"/>
                                                                <w:right w:val="none" w:sz="0" w:space="0" w:color="auto"/>
                                                              </w:divBdr>
                                                            </w:div>
                                                            <w:div w:id="1795248809">
                                                              <w:marLeft w:val="0"/>
                                                              <w:marRight w:val="0"/>
                                                              <w:marTop w:val="0"/>
                                                              <w:marBottom w:val="0"/>
                                                              <w:divBdr>
                                                                <w:top w:val="none" w:sz="0" w:space="0" w:color="auto"/>
                                                                <w:left w:val="none" w:sz="0" w:space="0" w:color="auto"/>
                                                                <w:bottom w:val="none" w:sz="0" w:space="0" w:color="auto"/>
                                                                <w:right w:val="none" w:sz="0" w:space="0" w:color="auto"/>
                                                              </w:divBdr>
                                                            </w:div>
                                                            <w:div w:id="1340691513">
                                                              <w:marLeft w:val="0"/>
                                                              <w:marRight w:val="0"/>
                                                              <w:marTop w:val="0"/>
                                                              <w:marBottom w:val="0"/>
                                                              <w:divBdr>
                                                                <w:top w:val="none" w:sz="0" w:space="0" w:color="auto"/>
                                                                <w:left w:val="none" w:sz="0" w:space="0" w:color="auto"/>
                                                                <w:bottom w:val="none" w:sz="0" w:space="0" w:color="auto"/>
                                                                <w:right w:val="none" w:sz="0" w:space="0" w:color="auto"/>
                                                              </w:divBdr>
                                                              <w:divsChild>
                                                                <w:div w:id="796334074">
                                                                  <w:marLeft w:val="0"/>
                                                                  <w:marRight w:val="0"/>
                                                                  <w:marTop w:val="0"/>
                                                                  <w:marBottom w:val="0"/>
                                                                  <w:divBdr>
                                                                    <w:top w:val="none" w:sz="0" w:space="0" w:color="auto"/>
                                                                    <w:left w:val="none" w:sz="0" w:space="0" w:color="auto"/>
                                                                    <w:bottom w:val="none" w:sz="0" w:space="0" w:color="auto"/>
                                                                    <w:right w:val="none" w:sz="0" w:space="0" w:color="auto"/>
                                                                  </w:divBdr>
                                                                </w:div>
                                                              </w:divsChild>
                                                            </w:div>
                                                            <w:div w:id="79942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69152">
                                                      <w:marLeft w:val="0"/>
                                                      <w:marRight w:val="0"/>
                                                      <w:marTop w:val="0"/>
                                                      <w:marBottom w:val="0"/>
                                                      <w:divBdr>
                                                        <w:top w:val="none" w:sz="0" w:space="0" w:color="auto"/>
                                                        <w:left w:val="none" w:sz="0" w:space="0" w:color="auto"/>
                                                        <w:bottom w:val="none" w:sz="0" w:space="0" w:color="auto"/>
                                                        <w:right w:val="none" w:sz="0" w:space="0" w:color="auto"/>
                                                      </w:divBdr>
                                                      <w:divsChild>
                                                        <w:div w:id="1932426990">
                                                          <w:marLeft w:val="0"/>
                                                          <w:marRight w:val="0"/>
                                                          <w:marTop w:val="0"/>
                                                          <w:marBottom w:val="0"/>
                                                          <w:divBdr>
                                                            <w:top w:val="none" w:sz="0" w:space="0" w:color="auto"/>
                                                            <w:left w:val="none" w:sz="0" w:space="0" w:color="auto"/>
                                                            <w:bottom w:val="none" w:sz="0" w:space="0" w:color="auto"/>
                                                            <w:right w:val="none" w:sz="0" w:space="0" w:color="auto"/>
                                                          </w:divBdr>
                                                          <w:divsChild>
                                                            <w:div w:id="1434591627">
                                                              <w:marLeft w:val="0"/>
                                                              <w:marRight w:val="0"/>
                                                              <w:marTop w:val="0"/>
                                                              <w:marBottom w:val="0"/>
                                                              <w:divBdr>
                                                                <w:top w:val="none" w:sz="0" w:space="0" w:color="auto"/>
                                                                <w:left w:val="none" w:sz="0" w:space="0" w:color="auto"/>
                                                                <w:bottom w:val="none" w:sz="0" w:space="0" w:color="auto"/>
                                                                <w:right w:val="none" w:sz="0" w:space="0" w:color="auto"/>
                                                              </w:divBdr>
                                                            </w:div>
                                                            <w:div w:id="1920751171">
                                                              <w:marLeft w:val="0"/>
                                                              <w:marRight w:val="0"/>
                                                              <w:marTop w:val="0"/>
                                                              <w:marBottom w:val="0"/>
                                                              <w:divBdr>
                                                                <w:top w:val="none" w:sz="0" w:space="0" w:color="auto"/>
                                                                <w:left w:val="none" w:sz="0" w:space="0" w:color="auto"/>
                                                                <w:bottom w:val="none" w:sz="0" w:space="0" w:color="auto"/>
                                                                <w:right w:val="none" w:sz="0" w:space="0" w:color="auto"/>
                                                              </w:divBdr>
                                                            </w:div>
                                                            <w:div w:id="1980500046">
                                                              <w:marLeft w:val="0"/>
                                                              <w:marRight w:val="0"/>
                                                              <w:marTop w:val="0"/>
                                                              <w:marBottom w:val="0"/>
                                                              <w:divBdr>
                                                                <w:top w:val="none" w:sz="0" w:space="0" w:color="auto"/>
                                                                <w:left w:val="none" w:sz="0" w:space="0" w:color="auto"/>
                                                                <w:bottom w:val="none" w:sz="0" w:space="0" w:color="auto"/>
                                                                <w:right w:val="none" w:sz="0" w:space="0" w:color="auto"/>
                                                              </w:divBdr>
                                                            </w:div>
                                                            <w:div w:id="54009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833761">
                                                      <w:marLeft w:val="0"/>
                                                      <w:marRight w:val="0"/>
                                                      <w:marTop w:val="0"/>
                                                      <w:marBottom w:val="0"/>
                                                      <w:divBdr>
                                                        <w:top w:val="none" w:sz="0" w:space="0" w:color="auto"/>
                                                        <w:left w:val="none" w:sz="0" w:space="0" w:color="auto"/>
                                                        <w:bottom w:val="none" w:sz="0" w:space="0" w:color="auto"/>
                                                        <w:right w:val="none" w:sz="0" w:space="0" w:color="auto"/>
                                                      </w:divBdr>
                                                      <w:divsChild>
                                                        <w:div w:id="1367557068">
                                                          <w:marLeft w:val="0"/>
                                                          <w:marRight w:val="0"/>
                                                          <w:marTop w:val="0"/>
                                                          <w:marBottom w:val="0"/>
                                                          <w:divBdr>
                                                            <w:top w:val="none" w:sz="0" w:space="0" w:color="auto"/>
                                                            <w:left w:val="none" w:sz="0" w:space="0" w:color="auto"/>
                                                            <w:bottom w:val="none" w:sz="0" w:space="0" w:color="auto"/>
                                                            <w:right w:val="none" w:sz="0" w:space="0" w:color="auto"/>
                                                          </w:divBdr>
                                                          <w:divsChild>
                                                            <w:div w:id="269434687">
                                                              <w:marLeft w:val="0"/>
                                                              <w:marRight w:val="0"/>
                                                              <w:marTop w:val="0"/>
                                                              <w:marBottom w:val="0"/>
                                                              <w:divBdr>
                                                                <w:top w:val="none" w:sz="0" w:space="0" w:color="auto"/>
                                                                <w:left w:val="none" w:sz="0" w:space="0" w:color="auto"/>
                                                                <w:bottom w:val="none" w:sz="0" w:space="0" w:color="auto"/>
                                                                <w:right w:val="none" w:sz="0" w:space="0" w:color="auto"/>
                                                              </w:divBdr>
                                                              <w:divsChild>
                                                                <w:div w:id="254675796">
                                                                  <w:marLeft w:val="0"/>
                                                                  <w:marRight w:val="0"/>
                                                                  <w:marTop w:val="0"/>
                                                                  <w:marBottom w:val="0"/>
                                                                  <w:divBdr>
                                                                    <w:top w:val="none" w:sz="0" w:space="0" w:color="auto"/>
                                                                    <w:left w:val="none" w:sz="0" w:space="0" w:color="auto"/>
                                                                    <w:bottom w:val="none" w:sz="0" w:space="0" w:color="auto"/>
                                                                    <w:right w:val="none" w:sz="0" w:space="0" w:color="auto"/>
                                                                  </w:divBdr>
                                                                </w:div>
                                                              </w:divsChild>
                                                            </w:div>
                                                            <w:div w:id="289630726">
                                                              <w:marLeft w:val="0"/>
                                                              <w:marRight w:val="0"/>
                                                              <w:marTop w:val="0"/>
                                                              <w:marBottom w:val="0"/>
                                                              <w:divBdr>
                                                                <w:top w:val="none" w:sz="0" w:space="0" w:color="auto"/>
                                                                <w:left w:val="none" w:sz="0" w:space="0" w:color="auto"/>
                                                                <w:bottom w:val="none" w:sz="0" w:space="0" w:color="auto"/>
                                                                <w:right w:val="none" w:sz="0" w:space="0" w:color="auto"/>
                                                              </w:divBdr>
                                                            </w:div>
                                                            <w:div w:id="245305709">
                                                              <w:marLeft w:val="0"/>
                                                              <w:marRight w:val="0"/>
                                                              <w:marTop w:val="0"/>
                                                              <w:marBottom w:val="0"/>
                                                              <w:divBdr>
                                                                <w:top w:val="none" w:sz="0" w:space="0" w:color="auto"/>
                                                                <w:left w:val="none" w:sz="0" w:space="0" w:color="auto"/>
                                                                <w:bottom w:val="none" w:sz="0" w:space="0" w:color="auto"/>
                                                                <w:right w:val="none" w:sz="0" w:space="0" w:color="auto"/>
                                                              </w:divBdr>
                                                            </w:div>
                                                            <w:div w:id="2109495552">
                                                              <w:marLeft w:val="0"/>
                                                              <w:marRight w:val="0"/>
                                                              <w:marTop w:val="0"/>
                                                              <w:marBottom w:val="0"/>
                                                              <w:divBdr>
                                                                <w:top w:val="none" w:sz="0" w:space="0" w:color="auto"/>
                                                                <w:left w:val="none" w:sz="0" w:space="0" w:color="auto"/>
                                                                <w:bottom w:val="none" w:sz="0" w:space="0" w:color="auto"/>
                                                                <w:right w:val="none" w:sz="0" w:space="0" w:color="auto"/>
                                                              </w:divBdr>
                                                            </w:div>
                                                            <w:div w:id="190598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19060">
                                                      <w:marLeft w:val="0"/>
                                                      <w:marRight w:val="0"/>
                                                      <w:marTop w:val="0"/>
                                                      <w:marBottom w:val="0"/>
                                                      <w:divBdr>
                                                        <w:top w:val="none" w:sz="0" w:space="0" w:color="auto"/>
                                                        <w:left w:val="none" w:sz="0" w:space="0" w:color="auto"/>
                                                        <w:bottom w:val="none" w:sz="0" w:space="0" w:color="auto"/>
                                                        <w:right w:val="none" w:sz="0" w:space="0" w:color="auto"/>
                                                      </w:divBdr>
                                                      <w:divsChild>
                                                        <w:div w:id="172108458">
                                                          <w:marLeft w:val="0"/>
                                                          <w:marRight w:val="0"/>
                                                          <w:marTop w:val="0"/>
                                                          <w:marBottom w:val="0"/>
                                                          <w:divBdr>
                                                            <w:top w:val="none" w:sz="0" w:space="0" w:color="auto"/>
                                                            <w:left w:val="none" w:sz="0" w:space="0" w:color="auto"/>
                                                            <w:bottom w:val="none" w:sz="0" w:space="0" w:color="auto"/>
                                                            <w:right w:val="none" w:sz="0" w:space="0" w:color="auto"/>
                                                          </w:divBdr>
                                                          <w:divsChild>
                                                            <w:div w:id="1251424525">
                                                              <w:marLeft w:val="0"/>
                                                              <w:marRight w:val="0"/>
                                                              <w:marTop w:val="0"/>
                                                              <w:marBottom w:val="0"/>
                                                              <w:divBdr>
                                                                <w:top w:val="none" w:sz="0" w:space="0" w:color="auto"/>
                                                                <w:left w:val="none" w:sz="0" w:space="0" w:color="auto"/>
                                                                <w:bottom w:val="none" w:sz="0" w:space="0" w:color="auto"/>
                                                                <w:right w:val="none" w:sz="0" w:space="0" w:color="auto"/>
                                                              </w:divBdr>
                                                            </w:div>
                                                            <w:div w:id="1648590612">
                                                              <w:marLeft w:val="0"/>
                                                              <w:marRight w:val="0"/>
                                                              <w:marTop w:val="0"/>
                                                              <w:marBottom w:val="0"/>
                                                              <w:divBdr>
                                                                <w:top w:val="none" w:sz="0" w:space="0" w:color="auto"/>
                                                                <w:left w:val="none" w:sz="0" w:space="0" w:color="auto"/>
                                                                <w:bottom w:val="none" w:sz="0" w:space="0" w:color="auto"/>
                                                                <w:right w:val="none" w:sz="0" w:space="0" w:color="auto"/>
                                                              </w:divBdr>
                                                            </w:div>
                                                            <w:div w:id="151611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9442">
                                                      <w:marLeft w:val="0"/>
                                                      <w:marRight w:val="0"/>
                                                      <w:marTop w:val="0"/>
                                                      <w:marBottom w:val="0"/>
                                                      <w:divBdr>
                                                        <w:top w:val="none" w:sz="0" w:space="0" w:color="auto"/>
                                                        <w:left w:val="none" w:sz="0" w:space="0" w:color="auto"/>
                                                        <w:bottom w:val="none" w:sz="0" w:space="0" w:color="auto"/>
                                                        <w:right w:val="none" w:sz="0" w:space="0" w:color="auto"/>
                                                      </w:divBdr>
                                                      <w:divsChild>
                                                        <w:div w:id="2063285837">
                                                          <w:marLeft w:val="0"/>
                                                          <w:marRight w:val="0"/>
                                                          <w:marTop w:val="0"/>
                                                          <w:marBottom w:val="0"/>
                                                          <w:divBdr>
                                                            <w:top w:val="none" w:sz="0" w:space="0" w:color="auto"/>
                                                            <w:left w:val="none" w:sz="0" w:space="0" w:color="auto"/>
                                                            <w:bottom w:val="none" w:sz="0" w:space="0" w:color="auto"/>
                                                            <w:right w:val="none" w:sz="0" w:space="0" w:color="auto"/>
                                                          </w:divBdr>
                                                        </w:div>
                                                        <w:div w:id="342753446">
                                                          <w:marLeft w:val="0"/>
                                                          <w:marRight w:val="0"/>
                                                          <w:marTop w:val="0"/>
                                                          <w:marBottom w:val="0"/>
                                                          <w:divBdr>
                                                            <w:top w:val="none" w:sz="0" w:space="0" w:color="auto"/>
                                                            <w:left w:val="none" w:sz="0" w:space="0" w:color="auto"/>
                                                            <w:bottom w:val="none" w:sz="0" w:space="0" w:color="auto"/>
                                                            <w:right w:val="none" w:sz="0" w:space="0" w:color="auto"/>
                                                          </w:divBdr>
                                                          <w:divsChild>
                                                            <w:div w:id="1862009029">
                                                              <w:marLeft w:val="0"/>
                                                              <w:marRight w:val="0"/>
                                                              <w:marTop w:val="0"/>
                                                              <w:marBottom w:val="0"/>
                                                              <w:divBdr>
                                                                <w:top w:val="none" w:sz="0" w:space="0" w:color="auto"/>
                                                                <w:left w:val="none" w:sz="0" w:space="0" w:color="auto"/>
                                                                <w:bottom w:val="none" w:sz="0" w:space="0" w:color="auto"/>
                                                                <w:right w:val="none" w:sz="0" w:space="0" w:color="auto"/>
                                                              </w:divBdr>
                                                              <w:divsChild>
                                                                <w:div w:id="999193338">
                                                                  <w:marLeft w:val="0"/>
                                                                  <w:marRight w:val="0"/>
                                                                  <w:marTop w:val="0"/>
                                                                  <w:marBottom w:val="0"/>
                                                                  <w:divBdr>
                                                                    <w:top w:val="none" w:sz="0" w:space="0" w:color="auto"/>
                                                                    <w:left w:val="none" w:sz="0" w:space="0" w:color="auto"/>
                                                                    <w:bottom w:val="none" w:sz="0" w:space="0" w:color="auto"/>
                                                                    <w:right w:val="none" w:sz="0" w:space="0" w:color="auto"/>
                                                                  </w:divBdr>
                                                                </w:div>
                                                                <w:div w:id="1680934694">
                                                                  <w:marLeft w:val="0"/>
                                                                  <w:marRight w:val="0"/>
                                                                  <w:marTop w:val="0"/>
                                                                  <w:marBottom w:val="0"/>
                                                                  <w:divBdr>
                                                                    <w:top w:val="none" w:sz="0" w:space="0" w:color="auto"/>
                                                                    <w:left w:val="none" w:sz="0" w:space="0" w:color="auto"/>
                                                                    <w:bottom w:val="none" w:sz="0" w:space="0" w:color="auto"/>
                                                                    <w:right w:val="none" w:sz="0" w:space="0" w:color="auto"/>
                                                                  </w:divBdr>
                                                                </w:div>
                                                                <w:div w:id="1057321016">
                                                                  <w:marLeft w:val="0"/>
                                                                  <w:marRight w:val="0"/>
                                                                  <w:marTop w:val="0"/>
                                                                  <w:marBottom w:val="0"/>
                                                                  <w:divBdr>
                                                                    <w:top w:val="none" w:sz="0" w:space="0" w:color="auto"/>
                                                                    <w:left w:val="none" w:sz="0" w:space="0" w:color="auto"/>
                                                                    <w:bottom w:val="none" w:sz="0" w:space="0" w:color="auto"/>
                                                                    <w:right w:val="none" w:sz="0" w:space="0" w:color="auto"/>
                                                                  </w:divBdr>
                                                                  <w:divsChild>
                                                                    <w:div w:id="1474256537">
                                                                      <w:marLeft w:val="0"/>
                                                                      <w:marRight w:val="0"/>
                                                                      <w:marTop w:val="0"/>
                                                                      <w:marBottom w:val="0"/>
                                                                      <w:divBdr>
                                                                        <w:top w:val="none" w:sz="0" w:space="0" w:color="auto"/>
                                                                        <w:left w:val="none" w:sz="0" w:space="0" w:color="auto"/>
                                                                        <w:bottom w:val="none" w:sz="0" w:space="0" w:color="auto"/>
                                                                        <w:right w:val="none" w:sz="0" w:space="0" w:color="auto"/>
                                                                      </w:divBdr>
                                                                    </w:div>
                                                                    <w:div w:id="1417677996">
                                                                      <w:marLeft w:val="0"/>
                                                                      <w:marRight w:val="0"/>
                                                                      <w:marTop w:val="0"/>
                                                                      <w:marBottom w:val="0"/>
                                                                      <w:divBdr>
                                                                        <w:top w:val="none" w:sz="0" w:space="0" w:color="auto"/>
                                                                        <w:left w:val="none" w:sz="0" w:space="0" w:color="auto"/>
                                                                        <w:bottom w:val="none" w:sz="0" w:space="0" w:color="auto"/>
                                                                        <w:right w:val="none" w:sz="0" w:space="0" w:color="auto"/>
                                                                      </w:divBdr>
                                                                    </w:div>
                                                                  </w:divsChild>
                                                                </w:div>
                                                                <w:div w:id="1257981697">
                                                                  <w:marLeft w:val="0"/>
                                                                  <w:marRight w:val="0"/>
                                                                  <w:marTop w:val="0"/>
                                                                  <w:marBottom w:val="0"/>
                                                                  <w:divBdr>
                                                                    <w:top w:val="none" w:sz="0" w:space="0" w:color="auto"/>
                                                                    <w:left w:val="none" w:sz="0" w:space="0" w:color="auto"/>
                                                                    <w:bottom w:val="none" w:sz="0" w:space="0" w:color="auto"/>
                                                                    <w:right w:val="none" w:sz="0" w:space="0" w:color="auto"/>
                                                                  </w:divBdr>
                                                                </w:div>
                                                                <w:div w:id="211119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90584">
                                                          <w:marLeft w:val="0"/>
                                                          <w:marRight w:val="0"/>
                                                          <w:marTop w:val="0"/>
                                                          <w:marBottom w:val="0"/>
                                                          <w:divBdr>
                                                            <w:top w:val="none" w:sz="0" w:space="0" w:color="auto"/>
                                                            <w:left w:val="none" w:sz="0" w:space="0" w:color="auto"/>
                                                            <w:bottom w:val="none" w:sz="0" w:space="0" w:color="auto"/>
                                                            <w:right w:val="none" w:sz="0" w:space="0" w:color="auto"/>
                                                          </w:divBdr>
                                                          <w:divsChild>
                                                            <w:div w:id="212741648">
                                                              <w:marLeft w:val="0"/>
                                                              <w:marRight w:val="0"/>
                                                              <w:marTop w:val="0"/>
                                                              <w:marBottom w:val="0"/>
                                                              <w:divBdr>
                                                                <w:top w:val="none" w:sz="0" w:space="0" w:color="auto"/>
                                                                <w:left w:val="none" w:sz="0" w:space="0" w:color="auto"/>
                                                                <w:bottom w:val="none" w:sz="0" w:space="0" w:color="auto"/>
                                                                <w:right w:val="none" w:sz="0" w:space="0" w:color="auto"/>
                                                              </w:divBdr>
                                                              <w:divsChild>
                                                                <w:div w:id="1732459522">
                                                                  <w:marLeft w:val="0"/>
                                                                  <w:marRight w:val="0"/>
                                                                  <w:marTop w:val="0"/>
                                                                  <w:marBottom w:val="0"/>
                                                                  <w:divBdr>
                                                                    <w:top w:val="none" w:sz="0" w:space="0" w:color="auto"/>
                                                                    <w:left w:val="none" w:sz="0" w:space="0" w:color="auto"/>
                                                                    <w:bottom w:val="none" w:sz="0" w:space="0" w:color="auto"/>
                                                                    <w:right w:val="none" w:sz="0" w:space="0" w:color="auto"/>
                                                                  </w:divBdr>
                                                                </w:div>
                                                                <w:div w:id="988704168">
                                                                  <w:marLeft w:val="0"/>
                                                                  <w:marRight w:val="0"/>
                                                                  <w:marTop w:val="0"/>
                                                                  <w:marBottom w:val="0"/>
                                                                  <w:divBdr>
                                                                    <w:top w:val="none" w:sz="0" w:space="0" w:color="auto"/>
                                                                    <w:left w:val="none" w:sz="0" w:space="0" w:color="auto"/>
                                                                    <w:bottom w:val="none" w:sz="0" w:space="0" w:color="auto"/>
                                                                    <w:right w:val="none" w:sz="0" w:space="0" w:color="auto"/>
                                                                  </w:divBdr>
                                                                </w:div>
                                                                <w:div w:id="1765413251">
                                                                  <w:marLeft w:val="0"/>
                                                                  <w:marRight w:val="0"/>
                                                                  <w:marTop w:val="0"/>
                                                                  <w:marBottom w:val="0"/>
                                                                  <w:divBdr>
                                                                    <w:top w:val="none" w:sz="0" w:space="0" w:color="auto"/>
                                                                    <w:left w:val="none" w:sz="0" w:space="0" w:color="auto"/>
                                                                    <w:bottom w:val="none" w:sz="0" w:space="0" w:color="auto"/>
                                                                    <w:right w:val="none" w:sz="0" w:space="0" w:color="auto"/>
                                                                  </w:divBdr>
                                                                  <w:divsChild>
                                                                    <w:div w:id="2075423565">
                                                                      <w:marLeft w:val="0"/>
                                                                      <w:marRight w:val="0"/>
                                                                      <w:marTop w:val="0"/>
                                                                      <w:marBottom w:val="0"/>
                                                                      <w:divBdr>
                                                                        <w:top w:val="none" w:sz="0" w:space="0" w:color="auto"/>
                                                                        <w:left w:val="none" w:sz="0" w:space="0" w:color="auto"/>
                                                                        <w:bottom w:val="none" w:sz="0" w:space="0" w:color="auto"/>
                                                                        <w:right w:val="none" w:sz="0" w:space="0" w:color="auto"/>
                                                                      </w:divBdr>
                                                                    </w:div>
                                                                  </w:divsChild>
                                                                </w:div>
                                                                <w:div w:id="1831556983">
                                                                  <w:marLeft w:val="0"/>
                                                                  <w:marRight w:val="0"/>
                                                                  <w:marTop w:val="0"/>
                                                                  <w:marBottom w:val="0"/>
                                                                  <w:divBdr>
                                                                    <w:top w:val="none" w:sz="0" w:space="0" w:color="auto"/>
                                                                    <w:left w:val="none" w:sz="0" w:space="0" w:color="auto"/>
                                                                    <w:bottom w:val="none" w:sz="0" w:space="0" w:color="auto"/>
                                                                    <w:right w:val="none" w:sz="0" w:space="0" w:color="auto"/>
                                                                  </w:divBdr>
                                                                  <w:divsChild>
                                                                    <w:div w:id="14812727">
                                                                      <w:marLeft w:val="0"/>
                                                                      <w:marRight w:val="0"/>
                                                                      <w:marTop w:val="0"/>
                                                                      <w:marBottom w:val="0"/>
                                                                      <w:divBdr>
                                                                        <w:top w:val="none" w:sz="0" w:space="0" w:color="auto"/>
                                                                        <w:left w:val="none" w:sz="0" w:space="0" w:color="auto"/>
                                                                        <w:bottom w:val="none" w:sz="0" w:space="0" w:color="auto"/>
                                                                        <w:right w:val="none" w:sz="0" w:space="0" w:color="auto"/>
                                                                      </w:divBdr>
                                                                    </w:div>
                                                                  </w:divsChild>
                                                                </w:div>
                                                                <w:div w:id="25848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213446">
                                                          <w:marLeft w:val="0"/>
                                                          <w:marRight w:val="0"/>
                                                          <w:marTop w:val="0"/>
                                                          <w:marBottom w:val="0"/>
                                                          <w:divBdr>
                                                            <w:top w:val="none" w:sz="0" w:space="0" w:color="auto"/>
                                                            <w:left w:val="none" w:sz="0" w:space="0" w:color="auto"/>
                                                            <w:bottom w:val="none" w:sz="0" w:space="0" w:color="auto"/>
                                                            <w:right w:val="none" w:sz="0" w:space="0" w:color="auto"/>
                                                          </w:divBdr>
                                                          <w:divsChild>
                                                            <w:div w:id="1074400613">
                                                              <w:marLeft w:val="0"/>
                                                              <w:marRight w:val="0"/>
                                                              <w:marTop w:val="0"/>
                                                              <w:marBottom w:val="0"/>
                                                              <w:divBdr>
                                                                <w:top w:val="none" w:sz="0" w:space="0" w:color="auto"/>
                                                                <w:left w:val="none" w:sz="0" w:space="0" w:color="auto"/>
                                                                <w:bottom w:val="none" w:sz="0" w:space="0" w:color="auto"/>
                                                                <w:right w:val="none" w:sz="0" w:space="0" w:color="auto"/>
                                                              </w:divBdr>
                                                              <w:divsChild>
                                                                <w:div w:id="1775242500">
                                                                  <w:marLeft w:val="0"/>
                                                                  <w:marRight w:val="0"/>
                                                                  <w:marTop w:val="0"/>
                                                                  <w:marBottom w:val="0"/>
                                                                  <w:divBdr>
                                                                    <w:top w:val="none" w:sz="0" w:space="0" w:color="auto"/>
                                                                    <w:left w:val="none" w:sz="0" w:space="0" w:color="auto"/>
                                                                    <w:bottom w:val="none" w:sz="0" w:space="0" w:color="auto"/>
                                                                    <w:right w:val="none" w:sz="0" w:space="0" w:color="auto"/>
                                                                  </w:divBdr>
                                                                  <w:divsChild>
                                                                    <w:div w:id="547759473">
                                                                      <w:marLeft w:val="0"/>
                                                                      <w:marRight w:val="0"/>
                                                                      <w:marTop w:val="0"/>
                                                                      <w:marBottom w:val="0"/>
                                                                      <w:divBdr>
                                                                        <w:top w:val="none" w:sz="0" w:space="0" w:color="auto"/>
                                                                        <w:left w:val="none" w:sz="0" w:space="0" w:color="auto"/>
                                                                        <w:bottom w:val="none" w:sz="0" w:space="0" w:color="auto"/>
                                                                        <w:right w:val="none" w:sz="0" w:space="0" w:color="auto"/>
                                                                      </w:divBdr>
                                                                    </w:div>
                                                                  </w:divsChild>
                                                                </w:div>
                                                                <w:div w:id="1046683043">
                                                                  <w:marLeft w:val="0"/>
                                                                  <w:marRight w:val="0"/>
                                                                  <w:marTop w:val="0"/>
                                                                  <w:marBottom w:val="0"/>
                                                                  <w:divBdr>
                                                                    <w:top w:val="none" w:sz="0" w:space="0" w:color="auto"/>
                                                                    <w:left w:val="none" w:sz="0" w:space="0" w:color="auto"/>
                                                                    <w:bottom w:val="none" w:sz="0" w:space="0" w:color="auto"/>
                                                                    <w:right w:val="none" w:sz="0" w:space="0" w:color="auto"/>
                                                                  </w:divBdr>
                                                                </w:div>
                                                                <w:div w:id="364988811">
                                                                  <w:marLeft w:val="0"/>
                                                                  <w:marRight w:val="0"/>
                                                                  <w:marTop w:val="0"/>
                                                                  <w:marBottom w:val="0"/>
                                                                  <w:divBdr>
                                                                    <w:top w:val="none" w:sz="0" w:space="0" w:color="auto"/>
                                                                    <w:left w:val="none" w:sz="0" w:space="0" w:color="auto"/>
                                                                    <w:bottom w:val="none" w:sz="0" w:space="0" w:color="auto"/>
                                                                    <w:right w:val="none" w:sz="0" w:space="0" w:color="auto"/>
                                                                  </w:divBdr>
                                                                </w:div>
                                                                <w:div w:id="109277874">
                                                                  <w:marLeft w:val="0"/>
                                                                  <w:marRight w:val="0"/>
                                                                  <w:marTop w:val="0"/>
                                                                  <w:marBottom w:val="0"/>
                                                                  <w:divBdr>
                                                                    <w:top w:val="none" w:sz="0" w:space="0" w:color="auto"/>
                                                                    <w:left w:val="none" w:sz="0" w:space="0" w:color="auto"/>
                                                                    <w:bottom w:val="none" w:sz="0" w:space="0" w:color="auto"/>
                                                                    <w:right w:val="none" w:sz="0" w:space="0" w:color="auto"/>
                                                                  </w:divBdr>
                                                                  <w:divsChild>
                                                                    <w:div w:id="92628883">
                                                                      <w:marLeft w:val="0"/>
                                                                      <w:marRight w:val="0"/>
                                                                      <w:marTop w:val="0"/>
                                                                      <w:marBottom w:val="0"/>
                                                                      <w:divBdr>
                                                                        <w:top w:val="none" w:sz="0" w:space="0" w:color="auto"/>
                                                                        <w:left w:val="none" w:sz="0" w:space="0" w:color="auto"/>
                                                                        <w:bottom w:val="none" w:sz="0" w:space="0" w:color="auto"/>
                                                                        <w:right w:val="none" w:sz="0" w:space="0" w:color="auto"/>
                                                                      </w:divBdr>
                                                                    </w:div>
                                                                  </w:divsChild>
                                                                </w:div>
                                                                <w:div w:id="1208685998">
                                                                  <w:marLeft w:val="0"/>
                                                                  <w:marRight w:val="0"/>
                                                                  <w:marTop w:val="0"/>
                                                                  <w:marBottom w:val="0"/>
                                                                  <w:divBdr>
                                                                    <w:top w:val="none" w:sz="0" w:space="0" w:color="auto"/>
                                                                    <w:left w:val="none" w:sz="0" w:space="0" w:color="auto"/>
                                                                    <w:bottom w:val="none" w:sz="0" w:space="0" w:color="auto"/>
                                                                    <w:right w:val="none" w:sz="0" w:space="0" w:color="auto"/>
                                                                  </w:divBdr>
                                                                  <w:divsChild>
                                                                    <w:div w:id="1055541932">
                                                                      <w:marLeft w:val="0"/>
                                                                      <w:marRight w:val="0"/>
                                                                      <w:marTop w:val="0"/>
                                                                      <w:marBottom w:val="0"/>
                                                                      <w:divBdr>
                                                                        <w:top w:val="none" w:sz="0" w:space="0" w:color="auto"/>
                                                                        <w:left w:val="none" w:sz="0" w:space="0" w:color="auto"/>
                                                                        <w:bottom w:val="none" w:sz="0" w:space="0" w:color="auto"/>
                                                                        <w:right w:val="none" w:sz="0" w:space="0" w:color="auto"/>
                                                                      </w:divBdr>
                                                                    </w:div>
                                                                  </w:divsChild>
                                                                </w:div>
                                                                <w:div w:id="1605842980">
                                                                  <w:marLeft w:val="0"/>
                                                                  <w:marRight w:val="0"/>
                                                                  <w:marTop w:val="0"/>
                                                                  <w:marBottom w:val="0"/>
                                                                  <w:divBdr>
                                                                    <w:top w:val="none" w:sz="0" w:space="0" w:color="auto"/>
                                                                    <w:left w:val="none" w:sz="0" w:space="0" w:color="auto"/>
                                                                    <w:bottom w:val="none" w:sz="0" w:space="0" w:color="auto"/>
                                                                    <w:right w:val="none" w:sz="0" w:space="0" w:color="auto"/>
                                                                  </w:divBdr>
                                                                </w:div>
                                                                <w:div w:id="1173104123">
                                                                  <w:marLeft w:val="0"/>
                                                                  <w:marRight w:val="0"/>
                                                                  <w:marTop w:val="0"/>
                                                                  <w:marBottom w:val="0"/>
                                                                  <w:divBdr>
                                                                    <w:top w:val="none" w:sz="0" w:space="0" w:color="auto"/>
                                                                    <w:left w:val="none" w:sz="0" w:space="0" w:color="auto"/>
                                                                    <w:bottom w:val="none" w:sz="0" w:space="0" w:color="auto"/>
                                                                    <w:right w:val="none" w:sz="0" w:space="0" w:color="auto"/>
                                                                  </w:divBdr>
                                                                  <w:divsChild>
                                                                    <w:div w:id="1638607737">
                                                                      <w:marLeft w:val="0"/>
                                                                      <w:marRight w:val="0"/>
                                                                      <w:marTop w:val="0"/>
                                                                      <w:marBottom w:val="0"/>
                                                                      <w:divBdr>
                                                                        <w:top w:val="none" w:sz="0" w:space="0" w:color="auto"/>
                                                                        <w:left w:val="none" w:sz="0" w:space="0" w:color="auto"/>
                                                                        <w:bottom w:val="none" w:sz="0" w:space="0" w:color="auto"/>
                                                                        <w:right w:val="none" w:sz="0" w:space="0" w:color="auto"/>
                                                                      </w:divBdr>
                                                                    </w:div>
                                                                  </w:divsChild>
                                                                </w:div>
                                                                <w:div w:id="1386638198">
                                                                  <w:marLeft w:val="0"/>
                                                                  <w:marRight w:val="0"/>
                                                                  <w:marTop w:val="0"/>
                                                                  <w:marBottom w:val="0"/>
                                                                  <w:divBdr>
                                                                    <w:top w:val="none" w:sz="0" w:space="0" w:color="auto"/>
                                                                    <w:left w:val="none" w:sz="0" w:space="0" w:color="auto"/>
                                                                    <w:bottom w:val="none" w:sz="0" w:space="0" w:color="auto"/>
                                                                    <w:right w:val="none" w:sz="0" w:space="0" w:color="auto"/>
                                                                  </w:divBdr>
                                                                  <w:divsChild>
                                                                    <w:div w:id="609318879">
                                                                      <w:marLeft w:val="0"/>
                                                                      <w:marRight w:val="0"/>
                                                                      <w:marTop w:val="0"/>
                                                                      <w:marBottom w:val="0"/>
                                                                      <w:divBdr>
                                                                        <w:top w:val="none" w:sz="0" w:space="0" w:color="auto"/>
                                                                        <w:left w:val="none" w:sz="0" w:space="0" w:color="auto"/>
                                                                        <w:bottom w:val="none" w:sz="0" w:space="0" w:color="auto"/>
                                                                        <w:right w:val="none" w:sz="0" w:space="0" w:color="auto"/>
                                                                      </w:divBdr>
                                                                    </w:div>
                                                                  </w:divsChild>
                                                                </w:div>
                                                                <w:div w:id="114840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044487">
                                                      <w:marLeft w:val="0"/>
                                                      <w:marRight w:val="0"/>
                                                      <w:marTop w:val="0"/>
                                                      <w:marBottom w:val="0"/>
                                                      <w:divBdr>
                                                        <w:top w:val="none" w:sz="0" w:space="0" w:color="auto"/>
                                                        <w:left w:val="none" w:sz="0" w:space="0" w:color="auto"/>
                                                        <w:bottom w:val="none" w:sz="0" w:space="0" w:color="auto"/>
                                                        <w:right w:val="none" w:sz="0" w:space="0" w:color="auto"/>
                                                      </w:divBdr>
                                                      <w:divsChild>
                                                        <w:div w:id="562720475">
                                                          <w:marLeft w:val="0"/>
                                                          <w:marRight w:val="0"/>
                                                          <w:marTop w:val="0"/>
                                                          <w:marBottom w:val="0"/>
                                                          <w:divBdr>
                                                            <w:top w:val="none" w:sz="0" w:space="0" w:color="auto"/>
                                                            <w:left w:val="none" w:sz="0" w:space="0" w:color="auto"/>
                                                            <w:bottom w:val="none" w:sz="0" w:space="0" w:color="auto"/>
                                                            <w:right w:val="none" w:sz="0" w:space="0" w:color="auto"/>
                                                          </w:divBdr>
                                                        </w:div>
                                                      </w:divsChild>
                                                    </w:div>
                                                    <w:div w:id="587732507">
                                                      <w:marLeft w:val="0"/>
                                                      <w:marRight w:val="0"/>
                                                      <w:marTop w:val="0"/>
                                                      <w:marBottom w:val="0"/>
                                                      <w:divBdr>
                                                        <w:top w:val="none" w:sz="0" w:space="0" w:color="auto"/>
                                                        <w:left w:val="none" w:sz="0" w:space="0" w:color="auto"/>
                                                        <w:bottom w:val="none" w:sz="0" w:space="0" w:color="auto"/>
                                                        <w:right w:val="none" w:sz="0" w:space="0" w:color="auto"/>
                                                      </w:divBdr>
                                                      <w:divsChild>
                                                        <w:div w:id="1645156945">
                                                          <w:marLeft w:val="0"/>
                                                          <w:marRight w:val="0"/>
                                                          <w:marTop w:val="0"/>
                                                          <w:marBottom w:val="0"/>
                                                          <w:divBdr>
                                                            <w:top w:val="none" w:sz="0" w:space="0" w:color="auto"/>
                                                            <w:left w:val="none" w:sz="0" w:space="0" w:color="auto"/>
                                                            <w:bottom w:val="none" w:sz="0" w:space="0" w:color="auto"/>
                                                            <w:right w:val="none" w:sz="0" w:space="0" w:color="auto"/>
                                                          </w:divBdr>
                                                          <w:divsChild>
                                                            <w:div w:id="1315527736">
                                                              <w:marLeft w:val="0"/>
                                                              <w:marRight w:val="0"/>
                                                              <w:marTop w:val="0"/>
                                                              <w:marBottom w:val="0"/>
                                                              <w:divBdr>
                                                                <w:top w:val="none" w:sz="0" w:space="0" w:color="auto"/>
                                                                <w:left w:val="none" w:sz="0" w:space="0" w:color="auto"/>
                                                                <w:bottom w:val="none" w:sz="0" w:space="0" w:color="auto"/>
                                                                <w:right w:val="none" w:sz="0" w:space="0" w:color="auto"/>
                                                              </w:divBdr>
                                                            </w:div>
                                                            <w:div w:id="274095366">
                                                              <w:marLeft w:val="0"/>
                                                              <w:marRight w:val="0"/>
                                                              <w:marTop w:val="0"/>
                                                              <w:marBottom w:val="0"/>
                                                              <w:divBdr>
                                                                <w:top w:val="none" w:sz="0" w:space="0" w:color="auto"/>
                                                                <w:left w:val="none" w:sz="0" w:space="0" w:color="auto"/>
                                                                <w:bottom w:val="none" w:sz="0" w:space="0" w:color="auto"/>
                                                                <w:right w:val="none" w:sz="0" w:space="0" w:color="auto"/>
                                                              </w:divBdr>
                                                            </w:div>
                                                            <w:div w:id="1242832514">
                                                              <w:marLeft w:val="0"/>
                                                              <w:marRight w:val="0"/>
                                                              <w:marTop w:val="0"/>
                                                              <w:marBottom w:val="0"/>
                                                              <w:divBdr>
                                                                <w:top w:val="none" w:sz="0" w:space="0" w:color="auto"/>
                                                                <w:left w:val="none" w:sz="0" w:space="0" w:color="auto"/>
                                                                <w:bottom w:val="none" w:sz="0" w:space="0" w:color="auto"/>
                                                                <w:right w:val="none" w:sz="0" w:space="0" w:color="auto"/>
                                                              </w:divBdr>
                                                            </w:div>
                                                            <w:div w:id="2093549413">
                                                              <w:marLeft w:val="0"/>
                                                              <w:marRight w:val="0"/>
                                                              <w:marTop w:val="0"/>
                                                              <w:marBottom w:val="0"/>
                                                              <w:divBdr>
                                                                <w:top w:val="none" w:sz="0" w:space="0" w:color="auto"/>
                                                                <w:left w:val="none" w:sz="0" w:space="0" w:color="auto"/>
                                                                <w:bottom w:val="none" w:sz="0" w:space="0" w:color="auto"/>
                                                                <w:right w:val="none" w:sz="0" w:space="0" w:color="auto"/>
                                                              </w:divBdr>
                                                            </w:div>
                                                            <w:div w:id="1007709696">
                                                              <w:marLeft w:val="0"/>
                                                              <w:marRight w:val="0"/>
                                                              <w:marTop w:val="0"/>
                                                              <w:marBottom w:val="0"/>
                                                              <w:divBdr>
                                                                <w:top w:val="none" w:sz="0" w:space="0" w:color="auto"/>
                                                                <w:left w:val="none" w:sz="0" w:space="0" w:color="auto"/>
                                                                <w:bottom w:val="none" w:sz="0" w:space="0" w:color="auto"/>
                                                                <w:right w:val="none" w:sz="0" w:space="0" w:color="auto"/>
                                                              </w:divBdr>
                                                            </w:div>
                                                            <w:div w:id="1276644329">
                                                              <w:marLeft w:val="0"/>
                                                              <w:marRight w:val="0"/>
                                                              <w:marTop w:val="0"/>
                                                              <w:marBottom w:val="0"/>
                                                              <w:divBdr>
                                                                <w:top w:val="none" w:sz="0" w:space="0" w:color="auto"/>
                                                                <w:left w:val="none" w:sz="0" w:space="0" w:color="auto"/>
                                                                <w:bottom w:val="none" w:sz="0" w:space="0" w:color="auto"/>
                                                                <w:right w:val="none" w:sz="0" w:space="0" w:color="auto"/>
                                                              </w:divBdr>
                                                            </w:div>
                                                            <w:div w:id="172576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90940551">
      <w:bodyDiv w:val="1"/>
      <w:marLeft w:val="0"/>
      <w:marRight w:val="0"/>
      <w:marTop w:val="0"/>
      <w:marBottom w:val="0"/>
      <w:divBdr>
        <w:top w:val="none" w:sz="0" w:space="0" w:color="auto"/>
        <w:left w:val="none" w:sz="0" w:space="0" w:color="auto"/>
        <w:bottom w:val="none" w:sz="0" w:space="0" w:color="auto"/>
        <w:right w:val="none" w:sz="0" w:space="0" w:color="auto"/>
      </w:divBdr>
    </w:div>
    <w:div w:id="1431779628">
      <w:bodyDiv w:val="1"/>
      <w:marLeft w:val="0"/>
      <w:marRight w:val="0"/>
      <w:marTop w:val="0"/>
      <w:marBottom w:val="0"/>
      <w:divBdr>
        <w:top w:val="none" w:sz="0" w:space="0" w:color="auto"/>
        <w:left w:val="none" w:sz="0" w:space="0" w:color="auto"/>
        <w:bottom w:val="none" w:sz="0" w:space="0" w:color="auto"/>
        <w:right w:val="none" w:sz="0" w:space="0" w:color="auto"/>
      </w:divBdr>
      <w:divsChild>
        <w:div w:id="1458723942">
          <w:marLeft w:val="0"/>
          <w:marRight w:val="0"/>
          <w:marTop w:val="0"/>
          <w:marBottom w:val="0"/>
          <w:divBdr>
            <w:top w:val="none" w:sz="0" w:space="0" w:color="auto"/>
            <w:left w:val="none" w:sz="0" w:space="0" w:color="auto"/>
            <w:bottom w:val="none" w:sz="0" w:space="0" w:color="auto"/>
            <w:right w:val="none" w:sz="0" w:space="0" w:color="auto"/>
          </w:divBdr>
        </w:div>
        <w:div w:id="454979861">
          <w:marLeft w:val="0"/>
          <w:marRight w:val="0"/>
          <w:marTop w:val="120"/>
          <w:marBottom w:val="0"/>
          <w:divBdr>
            <w:top w:val="none" w:sz="0" w:space="0" w:color="auto"/>
            <w:left w:val="none" w:sz="0" w:space="0" w:color="auto"/>
            <w:bottom w:val="none" w:sz="0" w:space="0" w:color="auto"/>
            <w:right w:val="none" w:sz="0" w:space="0" w:color="auto"/>
          </w:divBdr>
          <w:divsChild>
            <w:div w:id="1520779726">
              <w:marLeft w:val="0"/>
              <w:marRight w:val="0"/>
              <w:marTop w:val="150"/>
              <w:marBottom w:val="150"/>
              <w:divBdr>
                <w:top w:val="none" w:sz="0" w:space="0" w:color="auto"/>
                <w:left w:val="none" w:sz="0" w:space="0" w:color="auto"/>
                <w:bottom w:val="none" w:sz="0" w:space="0" w:color="auto"/>
                <w:right w:val="none" w:sz="0" w:space="0" w:color="auto"/>
              </w:divBdr>
            </w:div>
          </w:divsChild>
        </w:div>
        <w:div w:id="1621109112">
          <w:marLeft w:val="0"/>
          <w:marRight w:val="0"/>
          <w:marTop w:val="0"/>
          <w:marBottom w:val="0"/>
          <w:divBdr>
            <w:top w:val="none" w:sz="0" w:space="0" w:color="auto"/>
            <w:left w:val="none" w:sz="0" w:space="0" w:color="auto"/>
            <w:bottom w:val="none" w:sz="0" w:space="0" w:color="auto"/>
            <w:right w:val="none" w:sz="0" w:space="0" w:color="auto"/>
          </w:divBdr>
        </w:div>
        <w:div w:id="41713419">
          <w:marLeft w:val="0"/>
          <w:marRight w:val="0"/>
          <w:marTop w:val="0"/>
          <w:marBottom w:val="0"/>
          <w:divBdr>
            <w:top w:val="none" w:sz="0" w:space="0" w:color="auto"/>
            <w:left w:val="none" w:sz="0" w:space="0" w:color="auto"/>
            <w:bottom w:val="none" w:sz="0" w:space="0" w:color="auto"/>
            <w:right w:val="none" w:sz="0" w:space="0" w:color="auto"/>
          </w:divBdr>
          <w:divsChild>
            <w:div w:id="1709603562">
              <w:marLeft w:val="0"/>
              <w:marRight w:val="0"/>
              <w:marTop w:val="150"/>
              <w:marBottom w:val="150"/>
              <w:divBdr>
                <w:top w:val="none" w:sz="0" w:space="0" w:color="auto"/>
                <w:left w:val="none" w:sz="0" w:space="0" w:color="auto"/>
                <w:bottom w:val="none" w:sz="0" w:space="0" w:color="auto"/>
                <w:right w:val="none" w:sz="0" w:space="0" w:color="auto"/>
              </w:divBdr>
            </w:div>
          </w:divsChild>
        </w:div>
        <w:div w:id="481314823">
          <w:marLeft w:val="0"/>
          <w:marRight w:val="0"/>
          <w:marTop w:val="120"/>
          <w:marBottom w:val="0"/>
          <w:divBdr>
            <w:top w:val="none" w:sz="0" w:space="0" w:color="auto"/>
            <w:left w:val="none" w:sz="0" w:space="0" w:color="auto"/>
            <w:bottom w:val="none" w:sz="0" w:space="0" w:color="auto"/>
            <w:right w:val="none" w:sz="0" w:space="0" w:color="auto"/>
          </w:divBdr>
          <w:divsChild>
            <w:div w:id="234973122">
              <w:marLeft w:val="0"/>
              <w:marRight w:val="0"/>
              <w:marTop w:val="150"/>
              <w:marBottom w:val="150"/>
              <w:divBdr>
                <w:top w:val="none" w:sz="0" w:space="0" w:color="auto"/>
                <w:left w:val="none" w:sz="0" w:space="0" w:color="auto"/>
                <w:bottom w:val="none" w:sz="0" w:space="0" w:color="auto"/>
                <w:right w:val="none" w:sz="0" w:space="0" w:color="auto"/>
              </w:divBdr>
            </w:div>
          </w:divsChild>
        </w:div>
        <w:div w:id="1056315155">
          <w:marLeft w:val="0"/>
          <w:marRight w:val="0"/>
          <w:marTop w:val="0"/>
          <w:marBottom w:val="0"/>
          <w:divBdr>
            <w:top w:val="none" w:sz="0" w:space="0" w:color="auto"/>
            <w:left w:val="none" w:sz="0" w:space="0" w:color="auto"/>
            <w:bottom w:val="none" w:sz="0" w:space="0" w:color="auto"/>
            <w:right w:val="none" w:sz="0" w:space="0" w:color="auto"/>
          </w:divBdr>
        </w:div>
      </w:divsChild>
    </w:div>
    <w:div w:id="1480462367">
      <w:bodyDiv w:val="1"/>
      <w:marLeft w:val="0"/>
      <w:marRight w:val="0"/>
      <w:marTop w:val="0"/>
      <w:marBottom w:val="0"/>
      <w:divBdr>
        <w:top w:val="none" w:sz="0" w:space="0" w:color="auto"/>
        <w:left w:val="none" w:sz="0" w:space="0" w:color="auto"/>
        <w:bottom w:val="none" w:sz="0" w:space="0" w:color="auto"/>
        <w:right w:val="none" w:sz="0" w:space="0" w:color="auto"/>
      </w:divBdr>
      <w:divsChild>
        <w:div w:id="145628437">
          <w:marLeft w:val="0"/>
          <w:marRight w:val="0"/>
          <w:marTop w:val="0"/>
          <w:marBottom w:val="0"/>
          <w:divBdr>
            <w:top w:val="none" w:sz="0" w:space="0" w:color="auto"/>
            <w:left w:val="none" w:sz="0" w:space="0" w:color="auto"/>
            <w:bottom w:val="none" w:sz="0" w:space="0" w:color="auto"/>
            <w:right w:val="none" w:sz="0" w:space="0" w:color="auto"/>
          </w:divBdr>
          <w:divsChild>
            <w:div w:id="1676958231">
              <w:marLeft w:val="0"/>
              <w:marRight w:val="0"/>
              <w:marTop w:val="0"/>
              <w:marBottom w:val="0"/>
              <w:divBdr>
                <w:top w:val="none" w:sz="0" w:space="0" w:color="auto"/>
                <w:left w:val="none" w:sz="0" w:space="0" w:color="auto"/>
                <w:bottom w:val="none" w:sz="0" w:space="0" w:color="auto"/>
                <w:right w:val="none" w:sz="0" w:space="0" w:color="auto"/>
              </w:divBdr>
            </w:div>
            <w:div w:id="1570270509">
              <w:marLeft w:val="0"/>
              <w:marRight w:val="0"/>
              <w:marTop w:val="120"/>
              <w:marBottom w:val="0"/>
              <w:divBdr>
                <w:top w:val="none" w:sz="0" w:space="0" w:color="auto"/>
                <w:left w:val="none" w:sz="0" w:space="0" w:color="auto"/>
                <w:bottom w:val="none" w:sz="0" w:space="0" w:color="auto"/>
                <w:right w:val="none" w:sz="0" w:space="0" w:color="auto"/>
              </w:divBdr>
              <w:divsChild>
                <w:div w:id="1558856097">
                  <w:marLeft w:val="0"/>
                  <w:marRight w:val="0"/>
                  <w:marTop w:val="150"/>
                  <w:marBottom w:val="150"/>
                  <w:divBdr>
                    <w:top w:val="none" w:sz="0" w:space="0" w:color="auto"/>
                    <w:left w:val="none" w:sz="0" w:space="0" w:color="auto"/>
                    <w:bottom w:val="none" w:sz="0" w:space="0" w:color="auto"/>
                    <w:right w:val="none" w:sz="0" w:space="0" w:color="auto"/>
                  </w:divBdr>
                </w:div>
              </w:divsChild>
            </w:div>
            <w:div w:id="228539332">
              <w:marLeft w:val="0"/>
              <w:marRight w:val="0"/>
              <w:marTop w:val="0"/>
              <w:marBottom w:val="0"/>
              <w:divBdr>
                <w:top w:val="none" w:sz="0" w:space="0" w:color="auto"/>
                <w:left w:val="none" w:sz="0" w:space="0" w:color="auto"/>
                <w:bottom w:val="none" w:sz="0" w:space="0" w:color="auto"/>
                <w:right w:val="none" w:sz="0" w:space="0" w:color="auto"/>
              </w:divBdr>
            </w:div>
            <w:div w:id="1626694583">
              <w:marLeft w:val="0"/>
              <w:marRight w:val="0"/>
              <w:marTop w:val="0"/>
              <w:marBottom w:val="0"/>
              <w:divBdr>
                <w:top w:val="none" w:sz="0" w:space="0" w:color="auto"/>
                <w:left w:val="none" w:sz="0" w:space="0" w:color="auto"/>
                <w:bottom w:val="none" w:sz="0" w:space="0" w:color="auto"/>
                <w:right w:val="none" w:sz="0" w:space="0" w:color="auto"/>
              </w:divBdr>
              <w:divsChild>
                <w:div w:id="1446727808">
                  <w:marLeft w:val="0"/>
                  <w:marRight w:val="0"/>
                  <w:marTop w:val="150"/>
                  <w:marBottom w:val="150"/>
                  <w:divBdr>
                    <w:top w:val="none" w:sz="0" w:space="0" w:color="auto"/>
                    <w:left w:val="none" w:sz="0" w:space="0" w:color="auto"/>
                    <w:bottom w:val="none" w:sz="0" w:space="0" w:color="auto"/>
                    <w:right w:val="none" w:sz="0" w:space="0" w:color="auto"/>
                  </w:divBdr>
                </w:div>
                <w:div w:id="1287273957">
                  <w:marLeft w:val="0"/>
                  <w:marRight w:val="0"/>
                  <w:marTop w:val="0"/>
                  <w:marBottom w:val="0"/>
                  <w:divBdr>
                    <w:top w:val="none" w:sz="0" w:space="0" w:color="auto"/>
                    <w:left w:val="none" w:sz="0" w:space="0" w:color="auto"/>
                    <w:bottom w:val="none" w:sz="0" w:space="0" w:color="auto"/>
                    <w:right w:val="none" w:sz="0" w:space="0" w:color="auto"/>
                  </w:divBdr>
                </w:div>
                <w:div w:id="1689259572">
                  <w:marLeft w:val="0"/>
                  <w:marRight w:val="0"/>
                  <w:marTop w:val="150"/>
                  <w:marBottom w:val="150"/>
                  <w:divBdr>
                    <w:top w:val="none" w:sz="0" w:space="0" w:color="auto"/>
                    <w:left w:val="none" w:sz="0" w:space="0" w:color="auto"/>
                    <w:bottom w:val="none" w:sz="0" w:space="0" w:color="auto"/>
                    <w:right w:val="none" w:sz="0" w:space="0" w:color="auto"/>
                  </w:divBdr>
                </w:div>
              </w:divsChild>
            </w:div>
            <w:div w:id="251622131">
              <w:marLeft w:val="0"/>
              <w:marRight w:val="0"/>
              <w:marTop w:val="0"/>
              <w:marBottom w:val="0"/>
              <w:divBdr>
                <w:top w:val="none" w:sz="0" w:space="0" w:color="auto"/>
                <w:left w:val="none" w:sz="0" w:space="0" w:color="auto"/>
                <w:bottom w:val="none" w:sz="0" w:space="0" w:color="auto"/>
                <w:right w:val="none" w:sz="0" w:space="0" w:color="auto"/>
              </w:divBdr>
            </w:div>
          </w:divsChild>
        </w:div>
        <w:div w:id="1588074083">
          <w:marLeft w:val="0"/>
          <w:marRight w:val="0"/>
          <w:marTop w:val="0"/>
          <w:marBottom w:val="0"/>
          <w:divBdr>
            <w:top w:val="none" w:sz="0" w:space="0" w:color="auto"/>
            <w:left w:val="none" w:sz="0" w:space="0" w:color="auto"/>
            <w:bottom w:val="none" w:sz="0" w:space="0" w:color="auto"/>
            <w:right w:val="none" w:sz="0" w:space="0" w:color="auto"/>
          </w:divBdr>
          <w:divsChild>
            <w:div w:id="1217735991">
              <w:marLeft w:val="0"/>
              <w:marRight w:val="0"/>
              <w:marTop w:val="0"/>
              <w:marBottom w:val="0"/>
              <w:divBdr>
                <w:top w:val="none" w:sz="0" w:space="0" w:color="auto"/>
                <w:left w:val="none" w:sz="0" w:space="0" w:color="auto"/>
                <w:bottom w:val="none" w:sz="0" w:space="0" w:color="auto"/>
                <w:right w:val="none" w:sz="0" w:space="0" w:color="auto"/>
              </w:divBdr>
            </w:div>
            <w:div w:id="2083680311">
              <w:marLeft w:val="0"/>
              <w:marRight w:val="0"/>
              <w:marTop w:val="120"/>
              <w:marBottom w:val="0"/>
              <w:divBdr>
                <w:top w:val="none" w:sz="0" w:space="0" w:color="auto"/>
                <w:left w:val="none" w:sz="0" w:space="0" w:color="auto"/>
                <w:bottom w:val="none" w:sz="0" w:space="0" w:color="auto"/>
                <w:right w:val="none" w:sz="0" w:space="0" w:color="auto"/>
              </w:divBdr>
              <w:divsChild>
                <w:div w:id="1758791490">
                  <w:marLeft w:val="0"/>
                  <w:marRight w:val="0"/>
                  <w:marTop w:val="150"/>
                  <w:marBottom w:val="150"/>
                  <w:divBdr>
                    <w:top w:val="none" w:sz="0" w:space="0" w:color="auto"/>
                    <w:left w:val="none" w:sz="0" w:space="0" w:color="auto"/>
                    <w:bottom w:val="none" w:sz="0" w:space="0" w:color="auto"/>
                    <w:right w:val="none" w:sz="0" w:space="0" w:color="auto"/>
                  </w:divBdr>
                </w:div>
              </w:divsChild>
            </w:div>
            <w:div w:id="224221503">
              <w:marLeft w:val="0"/>
              <w:marRight w:val="0"/>
              <w:marTop w:val="0"/>
              <w:marBottom w:val="0"/>
              <w:divBdr>
                <w:top w:val="none" w:sz="0" w:space="0" w:color="auto"/>
                <w:left w:val="none" w:sz="0" w:space="0" w:color="auto"/>
                <w:bottom w:val="none" w:sz="0" w:space="0" w:color="auto"/>
                <w:right w:val="none" w:sz="0" w:space="0" w:color="auto"/>
              </w:divBdr>
            </w:div>
            <w:div w:id="267468704">
              <w:marLeft w:val="0"/>
              <w:marRight w:val="0"/>
              <w:marTop w:val="0"/>
              <w:marBottom w:val="0"/>
              <w:divBdr>
                <w:top w:val="none" w:sz="0" w:space="0" w:color="auto"/>
                <w:left w:val="none" w:sz="0" w:space="0" w:color="auto"/>
                <w:bottom w:val="none" w:sz="0" w:space="0" w:color="auto"/>
                <w:right w:val="none" w:sz="0" w:space="0" w:color="auto"/>
              </w:divBdr>
              <w:divsChild>
                <w:div w:id="1800758663">
                  <w:marLeft w:val="0"/>
                  <w:marRight w:val="0"/>
                  <w:marTop w:val="150"/>
                  <w:marBottom w:val="150"/>
                  <w:divBdr>
                    <w:top w:val="none" w:sz="0" w:space="0" w:color="auto"/>
                    <w:left w:val="none" w:sz="0" w:space="0" w:color="auto"/>
                    <w:bottom w:val="none" w:sz="0" w:space="0" w:color="auto"/>
                    <w:right w:val="none" w:sz="0" w:space="0" w:color="auto"/>
                  </w:divBdr>
                </w:div>
                <w:div w:id="1306740901">
                  <w:marLeft w:val="0"/>
                  <w:marRight w:val="0"/>
                  <w:marTop w:val="0"/>
                  <w:marBottom w:val="0"/>
                  <w:divBdr>
                    <w:top w:val="none" w:sz="0" w:space="0" w:color="auto"/>
                    <w:left w:val="none" w:sz="0" w:space="0" w:color="auto"/>
                    <w:bottom w:val="none" w:sz="0" w:space="0" w:color="auto"/>
                    <w:right w:val="none" w:sz="0" w:space="0" w:color="auto"/>
                  </w:divBdr>
                  <w:divsChild>
                    <w:div w:id="1438519450">
                      <w:marLeft w:val="0"/>
                      <w:marRight w:val="0"/>
                      <w:marTop w:val="0"/>
                      <w:marBottom w:val="0"/>
                      <w:divBdr>
                        <w:top w:val="none" w:sz="0" w:space="0" w:color="auto"/>
                        <w:left w:val="none" w:sz="0" w:space="0" w:color="auto"/>
                        <w:bottom w:val="none" w:sz="0" w:space="0" w:color="auto"/>
                        <w:right w:val="none" w:sz="0" w:space="0" w:color="auto"/>
                      </w:divBdr>
                    </w:div>
                    <w:div w:id="101780604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5134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52403">
      <w:bodyDiv w:val="1"/>
      <w:marLeft w:val="0"/>
      <w:marRight w:val="0"/>
      <w:marTop w:val="0"/>
      <w:marBottom w:val="0"/>
      <w:divBdr>
        <w:top w:val="none" w:sz="0" w:space="0" w:color="auto"/>
        <w:left w:val="none" w:sz="0" w:space="0" w:color="auto"/>
        <w:bottom w:val="none" w:sz="0" w:space="0" w:color="auto"/>
        <w:right w:val="none" w:sz="0" w:space="0" w:color="auto"/>
      </w:divBdr>
      <w:divsChild>
        <w:div w:id="474294932">
          <w:marLeft w:val="0"/>
          <w:marRight w:val="0"/>
          <w:marTop w:val="0"/>
          <w:marBottom w:val="0"/>
          <w:divBdr>
            <w:top w:val="none" w:sz="0" w:space="0" w:color="auto"/>
            <w:left w:val="none" w:sz="0" w:space="0" w:color="auto"/>
            <w:bottom w:val="none" w:sz="0" w:space="0" w:color="auto"/>
            <w:right w:val="none" w:sz="0" w:space="0" w:color="auto"/>
          </w:divBdr>
          <w:divsChild>
            <w:div w:id="209418639">
              <w:marLeft w:val="0"/>
              <w:marRight w:val="0"/>
              <w:marTop w:val="0"/>
              <w:marBottom w:val="0"/>
              <w:divBdr>
                <w:top w:val="none" w:sz="0" w:space="0" w:color="auto"/>
                <w:left w:val="none" w:sz="0" w:space="0" w:color="auto"/>
                <w:bottom w:val="none" w:sz="0" w:space="0" w:color="auto"/>
                <w:right w:val="none" w:sz="0" w:space="0" w:color="auto"/>
              </w:divBdr>
            </w:div>
          </w:divsChild>
        </w:div>
        <w:div w:id="2098211245">
          <w:marLeft w:val="0"/>
          <w:marRight w:val="0"/>
          <w:marTop w:val="0"/>
          <w:marBottom w:val="0"/>
          <w:divBdr>
            <w:top w:val="none" w:sz="0" w:space="0" w:color="auto"/>
            <w:left w:val="none" w:sz="0" w:space="0" w:color="auto"/>
            <w:bottom w:val="none" w:sz="0" w:space="0" w:color="auto"/>
            <w:right w:val="none" w:sz="0" w:space="0" w:color="auto"/>
          </w:divBdr>
          <w:divsChild>
            <w:div w:id="1968586431">
              <w:marLeft w:val="0"/>
              <w:marRight w:val="0"/>
              <w:marTop w:val="0"/>
              <w:marBottom w:val="0"/>
              <w:divBdr>
                <w:top w:val="none" w:sz="0" w:space="0" w:color="auto"/>
                <w:left w:val="none" w:sz="0" w:space="0" w:color="auto"/>
                <w:bottom w:val="none" w:sz="0" w:space="0" w:color="auto"/>
                <w:right w:val="none" w:sz="0" w:space="0" w:color="auto"/>
              </w:divBdr>
            </w:div>
            <w:div w:id="745304854">
              <w:marLeft w:val="0"/>
              <w:marRight w:val="0"/>
              <w:marTop w:val="0"/>
              <w:marBottom w:val="0"/>
              <w:divBdr>
                <w:top w:val="none" w:sz="0" w:space="0" w:color="auto"/>
                <w:left w:val="none" w:sz="0" w:space="0" w:color="auto"/>
                <w:bottom w:val="none" w:sz="0" w:space="0" w:color="auto"/>
                <w:right w:val="none" w:sz="0" w:space="0" w:color="auto"/>
              </w:divBdr>
            </w:div>
            <w:div w:id="895550684">
              <w:marLeft w:val="0"/>
              <w:marRight w:val="0"/>
              <w:marTop w:val="0"/>
              <w:marBottom w:val="0"/>
              <w:divBdr>
                <w:top w:val="none" w:sz="0" w:space="0" w:color="auto"/>
                <w:left w:val="none" w:sz="0" w:space="0" w:color="auto"/>
                <w:bottom w:val="none" w:sz="0" w:space="0" w:color="auto"/>
                <w:right w:val="none" w:sz="0" w:space="0" w:color="auto"/>
              </w:divBdr>
              <w:divsChild>
                <w:div w:id="1202328912">
                  <w:marLeft w:val="0"/>
                  <w:marRight w:val="0"/>
                  <w:marTop w:val="150"/>
                  <w:marBottom w:val="150"/>
                  <w:divBdr>
                    <w:top w:val="none" w:sz="0" w:space="0" w:color="auto"/>
                    <w:left w:val="none" w:sz="0" w:space="0" w:color="auto"/>
                    <w:bottom w:val="none" w:sz="0" w:space="0" w:color="auto"/>
                    <w:right w:val="none" w:sz="0" w:space="0" w:color="auto"/>
                  </w:divBdr>
                </w:div>
              </w:divsChild>
            </w:div>
            <w:div w:id="849442678">
              <w:marLeft w:val="0"/>
              <w:marRight w:val="0"/>
              <w:marTop w:val="120"/>
              <w:marBottom w:val="0"/>
              <w:divBdr>
                <w:top w:val="none" w:sz="0" w:space="0" w:color="auto"/>
                <w:left w:val="none" w:sz="0" w:space="0" w:color="auto"/>
                <w:bottom w:val="none" w:sz="0" w:space="0" w:color="auto"/>
                <w:right w:val="none" w:sz="0" w:space="0" w:color="auto"/>
              </w:divBdr>
              <w:divsChild>
                <w:div w:id="147291249">
                  <w:marLeft w:val="0"/>
                  <w:marRight w:val="0"/>
                  <w:marTop w:val="150"/>
                  <w:marBottom w:val="150"/>
                  <w:divBdr>
                    <w:top w:val="none" w:sz="0" w:space="0" w:color="auto"/>
                    <w:left w:val="none" w:sz="0" w:space="0" w:color="auto"/>
                    <w:bottom w:val="none" w:sz="0" w:space="0" w:color="auto"/>
                    <w:right w:val="none" w:sz="0" w:space="0" w:color="auto"/>
                  </w:divBdr>
                </w:div>
              </w:divsChild>
            </w:div>
            <w:div w:id="47699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005639">
      <w:bodyDiv w:val="1"/>
      <w:marLeft w:val="0"/>
      <w:marRight w:val="0"/>
      <w:marTop w:val="0"/>
      <w:marBottom w:val="0"/>
      <w:divBdr>
        <w:top w:val="none" w:sz="0" w:space="0" w:color="auto"/>
        <w:left w:val="none" w:sz="0" w:space="0" w:color="auto"/>
        <w:bottom w:val="none" w:sz="0" w:space="0" w:color="auto"/>
        <w:right w:val="none" w:sz="0" w:space="0" w:color="auto"/>
      </w:divBdr>
      <w:divsChild>
        <w:div w:id="728456064">
          <w:marLeft w:val="0"/>
          <w:marRight w:val="0"/>
          <w:marTop w:val="0"/>
          <w:marBottom w:val="0"/>
          <w:divBdr>
            <w:top w:val="none" w:sz="0" w:space="0" w:color="auto"/>
            <w:left w:val="none" w:sz="0" w:space="0" w:color="auto"/>
            <w:bottom w:val="none" w:sz="0" w:space="0" w:color="auto"/>
            <w:right w:val="none" w:sz="0" w:space="0" w:color="auto"/>
          </w:divBdr>
          <w:divsChild>
            <w:div w:id="7544786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715812168">
      <w:bodyDiv w:val="1"/>
      <w:marLeft w:val="0"/>
      <w:marRight w:val="0"/>
      <w:marTop w:val="0"/>
      <w:marBottom w:val="0"/>
      <w:divBdr>
        <w:top w:val="none" w:sz="0" w:space="0" w:color="auto"/>
        <w:left w:val="none" w:sz="0" w:space="0" w:color="auto"/>
        <w:bottom w:val="none" w:sz="0" w:space="0" w:color="auto"/>
        <w:right w:val="none" w:sz="0" w:space="0" w:color="auto"/>
      </w:divBdr>
      <w:divsChild>
        <w:div w:id="1742100622">
          <w:marLeft w:val="0"/>
          <w:marRight w:val="0"/>
          <w:marTop w:val="0"/>
          <w:marBottom w:val="0"/>
          <w:divBdr>
            <w:top w:val="none" w:sz="0" w:space="0" w:color="auto"/>
            <w:left w:val="none" w:sz="0" w:space="0" w:color="auto"/>
            <w:bottom w:val="none" w:sz="0" w:space="0" w:color="auto"/>
            <w:right w:val="none" w:sz="0" w:space="0" w:color="auto"/>
          </w:divBdr>
          <w:divsChild>
            <w:div w:id="1863585445">
              <w:marLeft w:val="0"/>
              <w:marRight w:val="0"/>
              <w:marTop w:val="0"/>
              <w:marBottom w:val="0"/>
              <w:divBdr>
                <w:top w:val="none" w:sz="0" w:space="0" w:color="auto"/>
                <w:left w:val="none" w:sz="0" w:space="0" w:color="auto"/>
                <w:bottom w:val="none" w:sz="0" w:space="0" w:color="auto"/>
                <w:right w:val="none" w:sz="0" w:space="0" w:color="auto"/>
              </w:divBdr>
              <w:divsChild>
                <w:div w:id="1231040178">
                  <w:marLeft w:val="0"/>
                  <w:marRight w:val="0"/>
                  <w:marTop w:val="0"/>
                  <w:marBottom w:val="0"/>
                  <w:divBdr>
                    <w:top w:val="none" w:sz="0" w:space="0" w:color="auto"/>
                    <w:left w:val="none" w:sz="0" w:space="0" w:color="auto"/>
                    <w:bottom w:val="none" w:sz="0" w:space="0" w:color="auto"/>
                    <w:right w:val="none" w:sz="0" w:space="0" w:color="auto"/>
                  </w:divBdr>
                  <w:divsChild>
                    <w:div w:id="598752522">
                      <w:marLeft w:val="0"/>
                      <w:marRight w:val="0"/>
                      <w:marTop w:val="0"/>
                      <w:marBottom w:val="0"/>
                      <w:divBdr>
                        <w:top w:val="none" w:sz="0" w:space="0" w:color="auto"/>
                        <w:left w:val="none" w:sz="0" w:space="0" w:color="auto"/>
                        <w:bottom w:val="none" w:sz="0" w:space="0" w:color="auto"/>
                        <w:right w:val="none" w:sz="0" w:space="0" w:color="auto"/>
                      </w:divBdr>
                      <w:divsChild>
                        <w:div w:id="2064668616">
                          <w:marLeft w:val="0"/>
                          <w:marRight w:val="0"/>
                          <w:marTop w:val="0"/>
                          <w:marBottom w:val="0"/>
                          <w:divBdr>
                            <w:top w:val="none" w:sz="0" w:space="0" w:color="auto"/>
                            <w:left w:val="none" w:sz="0" w:space="0" w:color="auto"/>
                            <w:bottom w:val="none" w:sz="0" w:space="0" w:color="auto"/>
                            <w:right w:val="none" w:sz="0" w:space="0" w:color="auto"/>
                          </w:divBdr>
                          <w:divsChild>
                            <w:div w:id="1902594867">
                              <w:marLeft w:val="-105"/>
                              <w:marRight w:val="-105"/>
                              <w:marTop w:val="0"/>
                              <w:marBottom w:val="0"/>
                              <w:divBdr>
                                <w:top w:val="none" w:sz="0" w:space="0" w:color="auto"/>
                                <w:left w:val="none" w:sz="0" w:space="0" w:color="auto"/>
                                <w:bottom w:val="none" w:sz="0" w:space="0" w:color="auto"/>
                                <w:right w:val="none" w:sz="0" w:space="0" w:color="auto"/>
                              </w:divBdr>
                              <w:divsChild>
                                <w:div w:id="1224294040">
                                  <w:marLeft w:val="0"/>
                                  <w:marRight w:val="0"/>
                                  <w:marTop w:val="0"/>
                                  <w:marBottom w:val="0"/>
                                  <w:divBdr>
                                    <w:top w:val="none" w:sz="0" w:space="0" w:color="auto"/>
                                    <w:left w:val="none" w:sz="0" w:space="0" w:color="auto"/>
                                    <w:bottom w:val="none" w:sz="0" w:space="0" w:color="auto"/>
                                    <w:right w:val="none" w:sz="0" w:space="0" w:color="auto"/>
                                  </w:divBdr>
                                  <w:divsChild>
                                    <w:div w:id="1452556791">
                                      <w:marLeft w:val="-105"/>
                                      <w:marRight w:val="-105"/>
                                      <w:marTop w:val="0"/>
                                      <w:marBottom w:val="0"/>
                                      <w:divBdr>
                                        <w:top w:val="none" w:sz="0" w:space="0" w:color="auto"/>
                                        <w:left w:val="none" w:sz="0" w:space="0" w:color="auto"/>
                                        <w:bottom w:val="none" w:sz="0" w:space="0" w:color="auto"/>
                                        <w:right w:val="none" w:sz="0" w:space="0" w:color="auto"/>
                                      </w:divBdr>
                                      <w:divsChild>
                                        <w:div w:id="2141141425">
                                          <w:marLeft w:val="0"/>
                                          <w:marRight w:val="0"/>
                                          <w:marTop w:val="0"/>
                                          <w:marBottom w:val="0"/>
                                          <w:divBdr>
                                            <w:top w:val="none" w:sz="0" w:space="0" w:color="auto"/>
                                            <w:left w:val="none" w:sz="0" w:space="0" w:color="auto"/>
                                            <w:bottom w:val="none" w:sz="0" w:space="0" w:color="auto"/>
                                            <w:right w:val="none" w:sz="0" w:space="0" w:color="auto"/>
                                          </w:divBdr>
                                          <w:divsChild>
                                            <w:div w:id="1816411574">
                                              <w:marLeft w:val="0"/>
                                              <w:marRight w:val="0"/>
                                              <w:marTop w:val="0"/>
                                              <w:marBottom w:val="0"/>
                                              <w:divBdr>
                                                <w:top w:val="none" w:sz="0" w:space="0" w:color="auto"/>
                                                <w:left w:val="none" w:sz="0" w:space="0" w:color="auto"/>
                                                <w:bottom w:val="none" w:sz="0" w:space="0" w:color="auto"/>
                                                <w:right w:val="none" w:sz="0" w:space="0" w:color="auto"/>
                                              </w:divBdr>
                                              <w:divsChild>
                                                <w:div w:id="1337656400">
                                                  <w:marLeft w:val="0"/>
                                                  <w:marRight w:val="0"/>
                                                  <w:marTop w:val="0"/>
                                                  <w:marBottom w:val="0"/>
                                                  <w:divBdr>
                                                    <w:top w:val="none" w:sz="0" w:space="0" w:color="auto"/>
                                                    <w:left w:val="none" w:sz="0" w:space="0" w:color="auto"/>
                                                    <w:bottom w:val="none" w:sz="0" w:space="0" w:color="auto"/>
                                                    <w:right w:val="none" w:sz="0" w:space="0" w:color="auto"/>
                                                  </w:divBdr>
                                                  <w:divsChild>
                                                    <w:div w:id="85807550">
                                                      <w:marLeft w:val="0"/>
                                                      <w:marRight w:val="0"/>
                                                      <w:marTop w:val="0"/>
                                                      <w:marBottom w:val="0"/>
                                                      <w:divBdr>
                                                        <w:top w:val="none" w:sz="0" w:space="0" w:color="auto"/>
                                                        <w:left w:val="none" w:sz="0" w:space="0" w:color="auto"/>
                                                        <w:bottom w:val="none" w:sz="0" w:space="0" w:color="auto"/>
                                                        <w:right w:val="none" w:sz="0" w:space="0" w:color="auto"/>
                                                      </w:divBdr>
                                                      <w:divsChild>
                                                        <w:div w:id="1792045142">
                                                          <w:marLeft w:val="0"/>
                                                          <w:marRight w:val="0"/>
                                                          <w:marTop w:val="0"/>
                                                          <w:marBottom w:val="0"/>
                                                          <w:divBdr>
                                                            <w:top w:val="none" w:sz="0" w:space="0" w:color="auto"/>
                                                            <w:left w:val="none" w:sz="0" w:space="0" w:color="auto"/>
                                                            <w:bottom w:val="none" w:sz="0" w:space="0" w:color="auto"/>
                                                            <w:right w:val="none" w:sz="0" w:space="0" w:color="auto"/>
                                                          </w:divBdr>
                                                        </w:div>
                                                        <w:div w:id="1485193891">
                                                          <w:marLeft w:val="0"/>
                                                          <w:marRight w:val="0"/>
                                                          <w:marTop w:val="0"/>
                                                          <w:marBottom w:val="0"/>
                                                          <w:divBdr>
                                                            <w:top w:val="none" w:sz="0" w:space="0" w:color="auto"/>
                                                            <w:left w:val="none" w:sz="0" w:space="0" w:color="auto"/>
                                                            <w:bottom w:val="none" w:sz="0" w:space="0" w:color="auto"/>
                                                            <w:right w:val="none" w:sz="0" w:space="0" w:color="auto"/>
                                                          </w:divBdr>
                                                          <w:divsChild>
                                                            <w:div w:id="1450661476">
                                                              <w:marLeft w:val="0"/>
                                                              <w:marRight w:val="0"/>
                                                              <w:marTop w:val="0"/>
                                                              <w:marBottom w:val="0"/>
                                                              <w:divBdr>
                                                                <w:top w:val="none" w:sz="0" w:space="0" w:color="auto"/>
                                                                <w:left w:val="none" w:sz="0" w:space="0" w:color="auto"/>
                                                                <w:bottom w:val="none" w:sz="0" w:space="0" w:color="auto"/>
                                                                <w:right w:val="none" w:sz="0" w:space="0" w:color="auto"/>
                                                              </w:divBdr>
                                                              <w:divsChild>
                                                                <w:div w:id="987906270">
                                                                  <w:marLeft w:val="0"/>
                                                                  <w:marRight w:val="0"/>
                                                                  <w:marTop w:val="0"/>
                                                                  <w:marBottom w:val="0"/>
                                                                  <w:divBdr>
                                                                    <w:top w:val="none" w:sz="0" w:space="0" w:color="auto"/>
                                                                    <w:left w:val="none" w:sz="0" w:space="0" w:color="auto"/>
                                                                    <w:bottom w:val="none" w:sz="0" w:space="0" w:color="auto"/>
                                                                    <w:right w:val="none" w:sz="0" w:space="0" w:color="auto"/>
                                                                  </w:divBdr>
                                                                </w:div>
                                                                <w:div w:id="1683703144">
                                                                  <w:marLeft w:val="0"/>
                                                                  <w:marRight w:val="0"/>
                                                                  <w:marTop w:val="0"/>
                                                                  <w:marBottom w:val="0"/>
                                                                  <w:divBdr>
                                                                    <w:top w:val="none" w:sz="0" w:space="0" w:color="auto"/>
                                                                    <w:left w:val="none" w:sz="0" w:space="0" w:color="auto"/>
                                                                    <w:bottom w:val="none" w:sz="0" w:space="0" w:color="auto"/>
                                                                    <w:right w:val="none" w:sz="0" w:space="0" w:color="auto"/>
                                                                  </w:divBdr>
                                                                </w:div>
                                                                <w:div w:id="100733255">
                                                                  <w:marLeft w:val="0"/>
                                                                  <w:marRight w:val="0"/>
                                                                  <w:marTop w:val="0"/>
                                                                  <w:marBottom w:val="0"/>
                                                                  <w:divBdr>
                                                                    <w:top w:val="none" w:sz="0" w:space="0" w:color="auto"/>
                                                                    <w:left w:val="none" w:sz="0" w:space="0" w:color="auto"/>
                                                                    <w:bottom w:val="none" w:sz="0" w:space="0" w:color="auto"/>
                                                                    <w:right w:val="none" w:sz="0" w:space="0" w:color="auto"/>
                                                                  </w:divBdr>
                                                                  <w:divsChild>
                                                                    <w:div w:id="1242519604">
                                                                      <w:marLeft w:val="0"/>
                                                                      <w:marRight w:val="0"/>
                                                                      <w:marTop w:val="0"/>
                                                                      <w:marBottom w:val="0"/>
                                                                      <w:divBdr>
                                                                        <w:top w:val="none" w:sz="0" w:space="0" w:color="auto"/>
                                                                        <w:left w:val="none" w:sz="0" w:space="0" w:color="auto"/>
                                                                        <w:bottom w:val="none" w:sz="0" w:space="0" w:color="auto"/>
                                                                        <w:right w:val="none" w:sz="0" w:space="0" w:color="auto"/>
                                                                      </w:divBdr>
                                                                    </w:div>
                                                                    <w:div w:id="794952531">
                                                                      <w:marLeft w:val="0"/>
                                                                      <w:marRight w:val="0"/>
                                                                      <w:marTop w:val="0"/>
                                                                      <w:marBottom w:val="0"/>
                                                                      <w:divBdr>
                                                                        <w:top w:val="none" w:sz="0" w:space="0" w:color="auto"/>
                                                                        <w:left w:val="none" w:sz="0" w:space="0" w:color="auto"/>
                                                                        <w:bottom w:val="none" w:sz="0" w:space="0" w:color="auto"/>
                                                                        <w:right w:val="none" w:sz="0" w:space="0" w:color="auto"/>
                                                                      </w:divBdr>
                                                                    </w:div>
                                                                  </w:divsChild>
                                                                </w:div>
                                                                <w:div w:id="1278097287">
                                                                  <w:marLeft w:val="0"/>
                                                                  <w:marRight w:val="0"/>
                                                                  <w:marTop w:val="0"/>
                                                                  <w:marBottom w:val="0"/>
                                                                  <w:divBdr>
                                                                    <w:top w:val="none" w:sz="0" w:space="0" w:color="auto"/>
                                                                    <w:left w:val="none" w:sz="0" w:space="0" w:color="auto"/>
                                                                    <w:bottom w:val="none" w:sz="0" w:space="0" w:color="auto"/>
                                                                    <w:right w:val="none" w:sz="0" w:space="0" w:color="auto"/>
                                                                  </w:divBdr>
                                                                </w:div>
                                                                <w:div w:id="163225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12625">
                                                          <w:marLeft w:val="0"/>
                                                          <w:marRight w:val="0"/>
                                                          <w:marTop w:val="0"/>
                                                          <w:marBottom w:val="0"/>
                                                          <w:divBdr>
                                                            <w:top w:val="none" w:sz="0" w:space="0" w:color="auto"/>
                                                            <w:left w:val="none" w:sz="0" w:space="0" w:color="auto"/>
                                                            <w:bottom w:val="none" w:sz="0" w:space="0" w:color="auto"/>
                                                            <w:right w:val="none" w:sz="0" w:space="0" w:color="auto"/>
                                                          </w:divBdr>
                                                          <w:divsChild>
                                                            <w:div w:id="1135487922">
                                                              <w:marLeft w:val="0"/>
                                                              <w:marRight w:val="0"/>
                                                              <w:marTop w:val="0"/>
                                                              <w:marBottom w:val="0"/>
                                                              <w:divBdr>
                                                                <w:top w:val="none" w:sz="0" w:space="0" w:color="auto"/>
                                                                <w:left w:val="none" w:sz="0" w:space="0" w:color="auto"/>
                                                                <w:bottom w:val="none" w:sz="0" w:space="0" w:color="auto"/>
                                                                <w:right w:val="none" w:sz="0" w:space="0" w:color="auto"/>
                                                              </w:divBdr>
                                                              <w:divsChild>
                                                                <w:div w:id="785542331">
                                                                  <w:marLeft w:val="0"/>
                                                                  <w:marRight w:val="0"/>
                                                                  <w:marTop w:val="0"/>
                                                                  <w:marBottom w:val="0"/>
                                                                  <w:divBdr>
                                                                    <w:top w:val="none" w:sz="0" w:space="0" w:color="auto"/>
                                                                    <w:left w:val="none" w:sz="0" w:space="0" w:color="auto"/>
                                                                    <w:bottom w:val="none" w:sz="0" w:space="0" w:color="auto"/>
                                                                    <w:right w:val="none" w:sz="0" w:space="0" w:color="auto"/>
                                                                  </w:divBdr>
                                                                </w:div>
                                                                <w:div w:id="1521815849">
                                                                  <w:marLeft w:val="0"/>
                                                                  <w:marRight w:val="0"/>
                                                                  <w:marTop w:val="0"/>
                                                                  <w:marBottom w:val="0"/>
                                                                  <w:divBdr>
                                                                    <w:top w:val="none" w:sz="0" w:space="0" w:color="auto"/>
                                                                    <w:left w:val="none" w:sz="0" w:space="0" w:color="auto"/>
                                                                    <w:bottom w:val="none" w:sz="0" w:space="0" w:color="auto"/>
                                                                    <w:right w:val="none" w:sz="0" w:space="0" w:color="auto"/>
                                                                  </w:divBdr>
                                                                </w:div>
                                                                <w:div w:id="2139911674">
                                                                  <w:marLeft w:val="0"/>
                                                                  <w:marRight w:val="0"/>
                                                                  <w:marTop w:val="0"/>
                                                                  <w:marBottom w:val="0"/>
                                                                  <w:divBdr>
                                                                    <w:top w:val="none" w:sz="0" w:space="0" w:color="auto"/>
                                                                    <w:left w:val="none" w:sz="0" w:space="0" w:color="auto"/>
                                                                    <w:bottom w:val="none" w:sz="0" w:space="0" w:color="auto"/>
                                                                    <w:right w:val="none" w:sz="0" w:space="0" w:color="auto"/>
                                                                  </w:divBdr>
                                                                  <w:divsChild>
                                                                    <w:div w:id="1575161096">
                                                                      <w:marLeft w:val="0"/>
                                                                      <w:marRight w:val="0"/>
                                                                      <w:marTop w:val="0"/>
                                                                      <w:marBottom w:val="0"/>
                                                                      <w:divBdr>
                                                                        <w:top w:val="none" w:sz="0" w:space="0" w:color="auto"/>
                                                                        <w:left w:val="none" w:sz="0" w:space="0" w:color="auto"/>
                                                                        <w:bottom w:val="none" w:sz="0" w:space="0" w:color="auto"/>
                                                                        <w:right w:val="none" w:sz="0" w:space="0" w:color="auto"/>
                                                                      </w:divBdr>
                                                                    </w:div>
                                                                  </w:divsChild>
                                                                </w:div>
                                                                <w:div w:id="810099121">
                                                                  <w:marLeft w:val="0"/>
                                                                  <w:marRight w:val="0"/>
                                                                  <w:marTop w:val="0"/>
                                                                  <w:marBottom w:val="0"/>
                                                                  <w:divBdr>
                                                                    <w:top w:val="none" w:sz="0" w:space="0" w:color="auto"/>
                                                                    <w:left w:val="none" w:sz="0" w:space="0" w:color="auto"/>
                                                                    <w:bottom w:val="none" w:sz="0" w:space="0" w:color="auto"/>
                                                                    <w:right w:val="none" w:sz="0" w:space="0" w:color="auto"/>
                                                                  </w:divBdr>
                                                                  <w:divsChild>
                                                                    <w:div w:id="405810003">
                                                                      <w:marLeft w:val="0"/>
                                                                      <w:marRight w:val="0"/>
                                                                      <w:marTop w:val="0"/>
                                                                      <w:marBottom w:val="0"/>
                                                                      <w:divBdr>
                                                                        <w:top w:val="none" w:sz="0" w:space="0" w:color="auto"/>
                                                                        <w:left w:val="none" w:sz="0" w:space="0" w:color="auto"/>
                                                                        <w:bottom w:val="none" w:sz="0" w:space="0" w:color="auto"/>
                                                                        <w:right w:val="none" w:sz="0" w:space="0" w:color="auto"/>
                                                                      </w:divBdr>
                                                                    </w:div>
                                                                  </w:divsChild>
                                                                </w:div>
                                                                <w:div w:id="2827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064945">
                                                          <w:marLeft w:val="0"/>
                                                          <w:marRight w:val="0"/>
                                                          <w:marTop w:val="0"/>
                                                          <w:marBottom w:val="0"/>
                                                          <w:divBdr>
                                                            <w:top w:val="none" w:sz="0" w:space="0" w:color="auto"/>
                                                            <w:left w:val="none" w:sz="0" w:space="0" w:color="auto"/>
                                                            <w:bottom w:val="none" w:sz="0" w:space="0" w:color="auto"/>
                                                            <w:right w:val="none" w:sz="0" w:space="0" w:color="auto"/>
                                                          </w:divBdr>
                                                          <w:divsChild>
                                                            <w:div w:id="954091907">
                                                              <w:marLeft w:val="0"/>
                                                              <w:marRight w:val="0"/>
                                                              <w:marTop w:val="0"/>
                                                              <w:marBottom w:val="0"/>
                                                              <w:divBdr>
                                                                <w:top w:val="none" w:sz="0" w:space="0" w:color="auto"/>
                                                                <w:left w:val="none" w:sz="0" w:space="0" w:color="auto"/>
                                                                <w:bottom w:val="none" w:sz="0" w:space="0" w:color="auto"/>
                                                                <w:right w:val="none" w:sz="0" w:space="0" w:color="auto"/>
                                                              </w:divBdr>
                                                              <w:divsChild>
                                                                <w:div w:id="1290819563">
                                                                  <w:marLeft w:val="0"/>
                                                                  <w:marRight w:val="0"/>
                                                                  <w:marTop w:val="0"/>
                                                                  <w:marBottom w:val="0"/>
                                                                  <w:divBdr>
                                                                    <w:top w:val="none" w:sz="0" w:space="0" w:color="auto"/>
                                                                    <w:left w:val="none" w:sz="0" w:space="0" w:color="auto"/>
                                                                    <w:bottom w:val="none" w:sz="0" w:space="0" w:color="auto"/>
                                                                    <w:right w:val="none" w:sz="0" w:space="0" w:color="auto"/>
                                                                  </w:divBdr>
                                                                  <w:divsChild>
                                                                    <w:div w:id="999038483">
                                                                      <w:marLeft w:val="0"/>
                                                                      <w:marRight w:val="0"/>
                                                                      <w:marTop w:val="0"/>
                                                                      <w:marBottom w:val="0"/>
                                                                      <w:divBdr>
                                                                        <w:top w:val="none" w:sz="0" w:space="0" w:color="auto"/>
                                                                        <w:left w:val="none" w:sz="0" w:space="0" w:color="auto"/>
                                                                        <w:bottom w:val="none" w:sz="0" w:space="0" w:color="auto"/>
                                                                        <w:right w:val="none" w:sz="0" w:space="0" w:color="auto"/>
                                                                      </w:divBdr>
                                                                    </w:div>
                                                                  </w:divsChild>
                                                                </w:div>
                                                                <w:div w:id="1330017927">
                                                                  <w:marLeft w:val="0"/>
                                                                  <w:marRight w:val="0"/>
                                                                  <w:marTop w:val="0"/>
                                                                  <w:marBottom w:val="0"/>
                                                                  <w:divBdr>
                                                                    <w:top w:val="none" w:sz="0" w:space="0" w:color="auto"/>
                                                                    <w:left w:val="none" w:sz="0" w:space="0" w:color="auto"/>
                                                                    <w:bottom w:val="none" w:sz="0" w:space="0" w:color="auto"/>
                                                                    <w:right w:val="none" w:sz="0" w:space="0" w:color="auto"/>
                                                                  </w:divBdr>
                                                                </w:div>
                                                                <w:div w:id="878786686">
                                                                  <w:marLeft w:val="0"/>
                                                                  <w:marRight w:val="0"/>
                                                                  <w:marTop w:val="0"/>
                                                                  <w:marBottom w:val="0"/>
                                                                  <w:divBdr>
                                                                    <w:top w:val="none" w:sz="0" w:space="0" w:color="auto"/>
                                                                    <w:left w:val="none" w:sz="0" w:space="0" w:color="auto"/>
                                                                    <w:bottom w:val="none" w:sz="0" w:space="0" w:color="auto"/>
                                                                    <w:right w:val="none" w:sz="0" w:space="0" w:color="auto"/>
                                                                  </w:divBdr>
                                                                </w:div>
                                                                <w:div w:id="491332889">
                                                                  <w:marLeft w:val="0"/>
                                                                  <w:marRight w:val="0"/>
                                                                  <w:marTop w:val="0"/>
                                                                  <w:marBottom w:val="0"/>
                                                                  <w:divBdr>
                                                                    <w:top w:val="none" w:sz="0" w:space="0" w:color="auto"/>
                                                                    <w:left w:val="none" w:sz="0" w:space="0" w:color="auto"/>
                                                                    <w:bottom w:val="none" w:sz="0" w:space="0" w:color="auto"/>
                                                                    <w:right w:val="none" w:sz="0" w:space="0" w:color="auto"/>
                                                                  </w:divBdr>
                                                                  <w:divsChild>
                                                                    <w:div w:id="1227956787">
                                                                      <w:marLeft w:val="0"/>
                                                                      <w:marRight w:val="0"/>
                                                                      <w:marTop w:val="0"/>
                                                                      <w:marBottom w:val="0"/>
                                                                      <w:divBdr>
                                                                        <w:top w:val="none" w:sz="0" w:space="0" w:color="auto"/>
                                                                        <w:left w:val="none" w:sz="0" w:space="0" w:color="auto"/>
                                                                        <w:bottom w:val="none" w:sz="0" w:space="0" w:color="auto"/>
                                                                        <w:right w:val="none" w:sz="0" w:space="0" w:color="auto"/>
                                                                      </w:divBdr>
                                                                    </w:div>
                                                                  </w:divsChild>
                                                                </w:div>
                                                                <w:div w:id="1244686144">
                                                                  <w:marLeft w:val="0"/>
                                                                  <w:marRight w:val="0"/>
                                                                  <w:marTop w:val="0"/>
                                                                  <w:marBottom w:val="0"/>
                                                                  <w:divBdr>
                                                                    <w:top w:val="none" w:sz="0" w:space="0" w:color="auto"/>
                                                                    <w:left w:val="none" w:sz="0" w:space="0" w:color="auto"/>
                                                                    <w:bottom w:val="none" w:sz="0" w:space="0" w:color="auto"/>
                                                                    <w:right w:val="none" w:sz="0" w:space="0" w:color="auto"/>
                                                                  </w:divBdr>
                                                                  <w:divsChild>
                                                                    <w:div w:id="1276404178">
                                                                      <w:marLeft w:val="0"/>
                                                                      <w:marRight w:val="0"/>
                                                                      <w:marTop w:val="0"/>
                                                                      <w:marBottom w:val="0"/>
                                                                      <w:divBdr>
                                                                        <w:top w:val="none" w:sz="0" w:space="0" w:color="auto"/>
                                                                        <w:left w:val="none" w:sz="0" w:space="0" w:color="auto"/>
                                                                        <w:bottom w:val="none" w:sz="0" w:space="0" w:color="auto"/>
                                                                        <w:right w:val="none" w:sz="0" w:space="0" w:color="auto"/>
                                                                      </w:divBdr>
                                                                    </w:div>
                                                                  </w:divsChild>
                                                                </w:div>
                                                                <w:div w:id="307781288">
                                                                  <w:marLeft w:val="0"/>
                                                                  <w:marRight w:val="0"/>
                                                                  <w:marTop w:val="0"/>
                                                                  <w:marBottom w:val="0"/>
                                                                  <w:divBdr>
                                                                    <w:top w:val="none" w:sz="0" w:space="0" w:color="auto"/>
                                                                    <w:left w:val="none" w:sz="0" w:space="0" w:color="auto"/>
                                                                    <w:bottom w:val="none" w:sz="0" w:space="0" w:color="auto"/>
                                                                    <w:right w:val="none" w:sz="0" w:space="0" w:color="auto"/>
                                                                  </w:divBdr>
                                                                </w:div>
                                                                <w:div w:id="1210650559">
                                                                  <w:marLeft w:val="0"/>
                                                                  <w:marRight w:val="0"/>
                                                                  <w:marTop w:val="0"/>
                                                                  <w:marBottom w:val="0"/>
                                                                  <w:divBdr>
                                                                    <w:top w:val="none" w:sz="0" w:space="0" w:color="auto"/>
                                                                    <w:left w:val="none" w:sz="0" w:space="0" w:color="auto"/>
                                                                    <w:bottom w:val="none" w:sz="0" w:space="0" w:color="auto"/>
                                                                    <w:right w:val="none" w:sz="0" w:space="0" w:color="auto"/>
                                                                  </w:divBdr>
                                                                  <w:divsChild>
                                                                    <w:div w:id="1773819251">
                                                                      <w:marLeft w:val="0"/>
                                                                      <w:marRight w:val="0"/>
                                                                      <w:marTop w:val="0"/>
                                                                      <w:marBottom w:val="0"/>
                                                                      <w:divBdr>
                                                                        <w:top w:val="none" w:sz="0" w:space="0" w:color="auto"/>
                                                                        <w:left w:val="none" w:sz="0" w:space="0" w:color="auto"/>
                                                                        <w:bottom w:val="none" w:sz="0" w:space="0" w:color="auto"/>
                                                                        <w:right w:val="none" w:sz="0" w:space="0" w:color="auto"/>
                                                                      </w:divBdr>
                                                                    </w:div>
                                                                  </w:divsChild>
                                                                </w:div>
                                                                <w:div w:id="1037780201">
                                                                  <w:marLeft w:val="0"/>
                                                                  <w:marRight w:val="0"/>
                                                                  <w:marTop w:val="0"/>
                                                                  <w:marBottom w:val="0"/>
                                                                  <w:divBdr>
                                                                    <w:top w:val="none" w:sz="0" w:space="0" w:color="auto"/>
                                                                    <w:left w:val="none" w:sz="0" w:space="0" w:color="auto"/>
                                                                    <w:bottom w:val="none" w:sz="0" w:space="0" w:color="auto"/>
                                                                    <w:right w:val="none" w:sz="0" w:space="0" w:color="auto"/>
                                                                  </w:divBdr>
                                                                  <w:divsChild>
                                                                    <w:div w:id="720979888">
                                                                      <w:marLeft w:val="0"/>
                                                                      <w:marRight w:val="0"/>
                                                                      <w:marTop w:val="0"/>
                                                                      <w:marBottom w:val="0"/>
                                                                      <w:divBdr>
                                                                        <w:top w:val="none" w:sz="0" w:space="0" w:color="auto"/>
                                                                        <w:left w:val="none" w:sz="0" w:space="0" w:color="auto"/>
                                                                        <w:bottom w:val="none" w:sz="0" w:space="0" w:color="auto"/>
                                                                        <w:right w:val="none" w:sz="0" w:space="0" w:color="auto"/>
                                                                      </w:divBdr>
                                                                    </w:div>
                                                                  </w:divsChild>
                                                                </w:div>
                                                                <w:div w:id="97244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676330">
                                                      <w:marLeft w:val="0"/>
                                                      <w:marRight w:val="0"/>
                                                      <w:marTop w:val="0"/>
                                                      <w:marBottom w:val="0"/>
                                                      <w:divBdr>
                                                        <w:top w:val="none" w:sz="0" w:space="0" w:color="auto"/>
                                                        <w:left w:val="none" w:sz="0" w:space="0" w:color="auto"/>
                                                        <w:bottom w:val="none" w:sz="0" w:space="0" w:color="auto"/>
                                                        <w:right w:val="none" w:sz="0" w:space="0" w:color="auto"/>
                                                      </w:divBdr>
                                                      <w:divsChild>
                                                        <w:div w:id="402222845">
                                                          <w:marLeft w:val="0"/>
                                                          <w:marRight w:val="0"/>
                                                          <w:marTop w:val="0"/>
                                                          <w:marBottom w:val="0"/>
                                                          <w:divBdr>
                                                            <w:top w:val="none" w:sz="0" w:space="0" w:color="auto"/>
                                                            <w:left w:val="none" w:sz="0" w:space="0" w:color="auto"/>
                                                            <w:bottom w:val="none" w:sz="0" w:space="0" w:color="auto"/>
                                                            <w:right w:val="none" w:sz="0" w:space="0" w:color="auto"/>
                                                          </w:divBdr>
                                                        </w:div>
                                                      </w:divsChild>
                                                    </w:div>
                                                    <w:div w:id="764496616">
                                                      <w:marLeft w:val="0"/>
                                                      <w:marRight w:val="0"/>
                                                      <w:marTop w:val="0"/>
                                                      <w:marBottom w:val="0"/>
                                                      <w:divBdr>
                                                        <w:top w:val="none" w:sz="0" w:space="0" w:color="auto"/>
                                                        <w:left w:val="none" w:sz="0" w:space="0" w:color="auto"/>
                                                        <w:bottom w:val="none" w:sz="0" w:space="0" w:color="auto"/>
                                                        <w:right w:val="none" w:sz="0" w:space="0" w:color="auto"/>
                                                      </w:divBdr>
                                                      <w:divsChild>
                                                        <w:div w:id="1696688700">
                                                          <w:marLeft w:val="0"/>
                                                          <w:marRight w:val="0"/>
                                                          <w:marTop w:val="0"/>
                                                          <w:marBottom w:val="0"/>
                                                          <w:divBdr>
                                                            <w:top w:val="none" w:sz="0" w:space="0" w:color="auto"/>
                                                            <w:left w:val="none" w:sz="0" w:space="0" w:color="auto"/>
                                                            <w:bottom w:val="none" w:sz="0" w:space="0" w:color="auto"/>
                                                            <w:right w:val="none" w:sz="0" w:space="0" w:color="auto"/>
                                                          </w:divBdr>
                                                          <w:divsChild>
                                                            <w:div w:id="625889886">
                                                              <w:marLeft w:val="0"/>
                                                              <w:marRight w:val="0"/>
                                                              <w:marTop w:val="0"/>
                                                              <w:marBottom w:val="0"/>
                                                              <w:divBdr>
                                                                <w:top w:val="none" w:sz="0" w:space="0" w:color="auto"/>
                                                                <w:left w:val="none" w:sz="0" w:space="0" w:color="auto"/>
                                                                <w:bottom w:val="none" w:sz="0" w:space="0" w:color="auto"/>
                                                                <w:right w:val="none" w:sz="0" w:space="0" w:color="auto"/>
                                                              </w:divBdr>
                                                            </w:div>
                                                            <w:div w:id="863132871">
                                                              <w:marLeft w:val="0"/>
                                                              <w:marRight w:val="0"/>
                                                              <w:marTop w:val="0"/>
                                                              <w:marBottom w:val="0"/>
                                                              <w:divBdr>
                                                                <w:top w:val="none" w:sz="0" w:space="0" w:color="auto"/>
                                                                <w:left w:val="none" w:sz="0" w:space="0" w:color="auto"/>
                                                                <w:bottom w:val="none" w:sz="0" w:space="0" w:color="auto"/>
                                                                <w:right w:val="none" w:sz="0" w:space="0" w:color="auto"/>
                                                              </w:divBdr>
                                                            </w:div>
                                                            <w:div w:id="1871334748">
                                                              <w:marLeft w:val="0"/>
                                                              <w:marRight w:val="0"/>
                                                              <w:marTop w:val="0"/>
                                                              <w:marBottom w:val="0"/>
                                                              <w:divBdr>
                                                                <w:top w:val="none" w:sz="0" w:space="0" w:color="auto"/>
                                                                <w:left w:val="none" w:sz="0" w:space="0" w:color="auto"/>
                                                                <w:bottom w:val="none" w:sz="0" w:space="0" w:color="auto"/>
                                                                <w:right w:val="none" w:sz="0" w:space="0" w:color="auto"/>
                                                              </w:divBdr>
                                                            </w:div>
                                                            <w:div w:id="1436250452">
                                                              <w:marLeft w:val="0"/>
                                                              <w:marRight w:val="0"/>
                                                              <w:marTop w:val="0"/>
                                                              <w:marBottom w:val="0"/>
                                                              <w:divBdr>
                                                                <w:top w:val="none" w:sz="0" w:space="0" w:color="auto"/>
                                                                <w:left w:val="none" w:sz="0" w:space="0" w:color="auto"/>
                                                                <w:bottom w:val="none" w:sz="0" w:space="0" w:color="auto"/>
                                                                <w:right w:val="none" w:sz="0" w:space="0" w:color="auto"/>
                                                              </w:divBdr>
                                                            </w:div>
                                                            <w:div w:id="1123235230">
                                                              <w:marLeft w:val="0"/>
                                                              <w:marRight w:val="0"/>
                                                              <w:marTop w:val="0"/>
                                                              <w:marBottom w:val="0"/>
                                                              <w:divBdr>
                                                                <w:top w:val="none" w:sz="0" w:space="0" w:color="auto"/>
                                                                <w:left w:val="none" w:sz="0" w:space="0" w:color="auto"/>
                                                                <w:bottom w:val="none" w:sz="0" w:space="0" w:color="auto"/>
                                                                <w:right w:val="none" w:sz="0" w:space="0" w:color="auto"/>
                                                              </w:divBdr>
                                                            </w:div>
                                                            <w:div w:id="2144686024">
                                                              <w:marLeft w:val="0"/>
                                                              <w:marRight w:val="0"/>
                                                              <w:marTop w:val="0"/>
                                                              <w:marBottom w:val="0"/>
                                                              <w:divBdr>
                                                                <w:top w:val="none" w:sz="0" w:space="0" w:color="auto"/>
                                                                <w:left w:val="none" w:sz="0" w:space="0" w:color="auto"/>
                                                                <w:bottom w:val="none" w:sz="0" w:space="0" w:color="auto"/>
                                                                <w:right w:val="none" w:sz="0" w:space="0" w:color="auto"/>
                                                              </w:divBdr>
                                                            </w:div>
                                                            <w:div w:id="118555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21579076">
      <w:bodyDiv w:val="1"/>
      <w:marLeft w:val="0"/>
      <w:marRight w:val="0"/>
      <w:marTop w:val="0"/>
      <w:marBottom w:val="0"/>
      <w:divBdr>
        <w:top w:val="none" w:sz="0" w:space="0" w:color="auto"/>
        <w:left w:val="none" w:sz="0" w:space="0" w:color="auto"/>
        <w:bottom w:val="none" w:sz="0" w:space="0" w:color="auto"/>
        <w:right w:val="none" w:sz="0" w:space="0" w:color="auto"/>
      </w:divBdr>
      <w:divsChild>
        <w:div w:id="1284733488">
          <w:marLeft w:val="0"/>
          <w:marRight w:val="0"/>
          <w:marTop w:val="0"/>
          <w:marBottom w:val="0"/>
          <w:divBdr>
            <w:top w:val="none" w:sz="0" w:space="0" w:color="auto"/>
            <w:left w:val="none" w:sz="0" w:space="0" w:color="auto"/>
            <w:bottom w:val="none" w:sz="0" w:space="0" w:color="auto"/>
            <w:right w:val="none" w:sz="0" w:space="0" w:color="auto"/>
          </w:divBdr>
          <w:divsChild>
            <w:div w:id="1095638056">
              <w:marLeft w:val="0"/>
              <w:marRight w:val="0"/>
              <w:marTop w:val="150"/>
              <w:marBottom w:val="150"/>
              <w:divBdr>
                <w:top w:val="none" w:sz="0" w:space="0" w:color="auto"/>
                <w:left w:val="none" w:sz="0" w:space="0" w:color="auto"/>
                <w:bottom w:val="none" w:sz="0" w:space="0" w:color="auto"/>
                <w:right w:val="none" w:sz="0" w:space="0" w:color="auto"/>
              </w:divBdr>
            </w:div>
          </w:divsChild>
        </w:div>
        <w:div w:id="1184705538">
          <w:marLeft w:val="0"/>
          <w:marRight w:val="0"/>
          <w:marTop w:val="0"/>
          <w:marBottom w:val="0"/>
          <w:divBdr>
            <w:top w:val="none" w:sz="0" w:space="0" w:color="auto"/>
            <w:left w:val="none" w:sz="0" w:space="0" w:color="auto"/>
            <w:bottom w:val="none" w:sz="0" w:space="0" w:color="auto"/>
            <w:right w:val="none" w:sz="0" w:space="0" w:color="auto"/>
          </w:divBdr>
        </w:div>
        <w:div w:id="1749502416">
          <w:marLeft w:val="0"/>
          <w:marRight w:val="0"/>
          <w:marTop w:val="0"/>
          <w:marBottom w:val="0"/>
          <w:divBdr>
            <w:top w:val="none" w:sz="0" w:space="0" w:color="auto"/>
            <w:left w:val="none" w:sz="0" w:space="0" w:color="auto"/>
            <w:bottom w:val="none" w:sz="0" w:space="0" w:color="auto"/>
            <w:right w:val="none" w:sz="0" w:space="0" w:color="auto"/>
          </w:divBdr>
        </w:div>
        <w:div w:id="1029337666">
          <w:marLeft w:val="0"/>
          <w:marRight w:val="0"/>
          <w:marTop w:val="0"/>
          <w:marBottom w:val="0"/>
          <w:divBdr>
            <w:top w:val="none" w:sz="0" w:space="0" w:color="auto"/>
            <w:left w:val="none" w:sz="0" w:space="0" w:color="auto"/>
            <w:bottom w:val="none" w:sz="0" w:space="0" w:color="auto"/>
            <w:right w:val="none" w:sz="0" w:space="0" w:color="auto"/>
          </w:divBdr>
        </w:div>
        <w:div w:id="1838693172">
          <w:marLeft w:val="0"/>
          <w:marRight w:val="0"/>
          <w:marTop w:val="0"/>
          <w:marBottom w:val="0"/>
          <w:divBdr>
            <w:top w:val="none" w:sz="0" w:space="0" w:color="auto"/>
            <w:left w:val="none" w:sz="0" w:space="0" w:color="auto"/>
            <w:bottom w:val="none" w:sz="0" w:space="0" w:color="auto"/>
            <w:right w:val="none" w:sz="0" w:space="0" w:color="auto"/>
          </w:divBdr>
        </w:div>
        <w:div w:id="1067151421">
          <w:marLeft w:val="0"/>
          <w:marRight w:val="0"/>
          <w:marTop w:val="0"/>
          <w:marBottom w:val="0"/>
          <w:divBdr>
            <w:top w:val="none" w:sz="0" w:space="0" w:color="auto"/>
            <w:left w:val="none" w:sz="0" w:space="0" w:color="auto"/>
            <w:bottom w:val="none" w:sz="0" w:space="0" w:color="auto"/>
            <w:right w:val="none" w:sz="0" w:space="0" w:color="auto"/>
          </w:divBdr>
          <w:divsChild>
            <w:div w:id="1375427125">
              <w:marLeft w:val="0"/>
              <w:marRight w:val="0"/>
              <w:marTop w:val="150"/>
              <w:marBottom w:val="150"/>
              <w:divBdr>
                <w:top w:val="none" w:sz="0" w:space="0" w:color="auto"/>
                <w:left w:val="none" w:sz="0" w:space="0" w:color="auto"/>
                <w:bottom w:val="none" w:sz="0" w:space="0" w:color="auto"/>
                <w:right w:val="none" w:sz="0" w:space="0" w:color="auto"/>
              </w:divBdr>
            </w:div>
          </w:divsChild>
        </w:div>
        <w:div w:id="99565775">
          <w:marLeft w:val="0"/>
          <w:marRight w:val="0"/>
          <w:marTop w:val="0"/>
          <w:marBottom w:val="0"/>
          <w:divBdr>
            <w:top w:val="none" w:sz="0" w:space="0" w:color="auto"/>
            <w:left w:val="none" w:sz="0" w:space="0" w:color="auto"/>
            <w:bottom w:val="none" w:sz="0" w:space="0" w:color="auto"/>
            <w:right w:val="none" w:sz="0" w:space="0" w:color="auto"/>
          </w:divBdr>
        </w:div>
      </w:divsChild>
    </w:div>
    <w:div w:id="1889300222">
      <w:bodyDiv w:val="1"/>
      <w:marLeft w:val="0"/>
      <w:marRight w:val="0"/>
      <w:marTop w:val="0"/>
      <w:marBottom w:val="0"/>
      <w:divBdr>
        <w:top w:val="none" w:sz="0" w:space="0" w:color="auto"/>
        <w:left w:val="none" w:sz="0" w:space="0" w:color="auto"/>
        <w:bottom w:val="none" w:sz="0" w:space="0" w:color="auto"/>
        <w:right w:val="none" w:sz="0" w:space="0" w:color="auto"/>
      </w:divBdr>
      <w:divsChild>
        <w:div w:id="1223904108">
          <w:marLeft w:val="0"/>
          <w:marRight w:val="0"/>
          <w:marTop w:val="0"/>
          <w:marBottom w:val="0"/>
          <w:divBdr>
            <w:top w:val="none" w:sz="0" w:space="0" w:color="auto"/>
            <w:left w:val="none" w:sz="0" w:space="0" w:color="auto"/>
            <w:bottom w:val="none" w:sz="0" w:space="0" w:color="auto"/>
            <w:right w:val="none" w:sz="0" w:space="0" w:color="auto"/>
          </w:divBdr>
        </w:div>
        <w:div w:id="1257716204">
          <w:marLeft w:val="0"/>
          <w:marRight w:val="0"/>
          <w:marTop w:val="120"/>
          <w:marBottom w:val="0"/>
          <w:divBdr>
            <w:top w:val="none" w:sz="0" w:space="0" w:color="auto"/>
            <w:left w:val="none" w:sz="0" w:space="0" w:color="auto"/>
            <w:bottom w:val="none" w:sz="0" w:space="0" w:color="auto"/>
            <w:right w:val="none" w:sz="0" w:space="0" w:color="auto"/>
          </w:divBdr>
          <w:divsChild>
            <w:div w:id="1986280681">
              <w:marLeft w:val="0"/>
              <w:marRight w:val="0"/>
              <w:marTop w:val="150"/>
              <w:marBottom w:val="150"/>
              <w:divBdr>
                <w:top w:val="none" w:sz="0" w:space="0" w:color="auto"/>
                <w:left w:val="none" w:sz="0" w:space="0" w:color="auto"/>
                <w:bottom w:val="none" w:sz="0" w:space="0" w:color="auto"/>
                <w:right w:val="none" w:sz="0" w:space="0" w:color="auto"/>
              </w:divBdr>
            </w:div>
          </w:divsChild>
        </w:div>
        <w:div w:id="265499063">
          <w:marLeft w:val="0"/>
          <w:marRight w:val="0"/>
          <w:marTop w:val="0"/>
          <w:marBottom w:val="0"/>
          <w:divBdr>
            <w:top w:val="none" w:sz="0" w:space="0" w:color="auto"/>
            <w:left w:val="none" w:sz="0" w:space="0" w:color="auto"/>
            <w:bottom w:val="none" w:sz="0" w:space="0" w:color="auto"/>
            <w:right w:val="none" w:sz="0" w:space="0" w:color="auto"/>
          </w:divBdr>
          <w:divsChild>
            <w:div w:id="1046104373">
              <w:marLeft w:val="0"/>
              <w:marRight w:val="0"/>
              <w:marTop w:val="150"/>
              <w:marBottom w:val="150"/>
              <w:divBdr>
                <w:top w:val="none" w:sz="0" w:space="0" w:color="auto"/>
                <w:left w:val="none" w:sz="0" w:space="0" w:color="auto"/>
                <w:bottom w:val="none" w:sz="0" w:space="0" w:color="auto"/>
                <w:right w:val="none" w:sz="0" w:space="0" w:color="auto"/>
              </w:divBdr>
            </w:div>
          </w:divsChild>
        </w:div>
        <w:div w:id="736828287">
          <w:marLeft w:val="0"/>
          <w:marRight w:val="0"/>
          <w:marTop w:val="0"/>
          <w:marBottom w:val="0"/>
          <w:divBdr>
            <w:top w:val="none" w:sz="0" w:space="0" w:color="auto"/>
            <w:left w:val="none" w:sz="0" w:space="0" w:color="auto"/>
            <w:bottom w:val="none" w:sz="0" w:space="0" w:color="auto"/>
            <w:right w:val="none" w:sz="0" w:space="0" w:color="auto"/>
          </w:divBdr>
        </w:div>
        <w:div w:id="636760619">
          <w:marLeft w:val="0"/>
          <w:marRight w:val="0"/>
          <w:marTop w:val="0"/>
          <w:marBottom w:val="0"/>
          <w:divBdr>
            <w:top w:val="none" w:sz="0" w:space="0" w:color="auto"/>
            <w:left w:val="none" w:sz="0" w:space="0" w:color="auto"/>
            <w:bottom w:val="none" w:sz="0" w:space="0" w:color="auto"/>
            <w:right w:val="none" w:sz="0" w:space="0" w:color="auto"/>
          </w:divBdr>
        </w:div>
        <w:div w:id="805396971">
          <w:marLeft w:val="0"/>
          <w:marRight w:val="0"/>
          <w:marTop w:val="120"/>
          <w:marBottom w:val="0"/>
          <w:divBdr>
            <w:top w:val="none" w:sz="0" w:space="0" w:color="auto"/>
            <w:left w:val="none" w:sz="0" w:space="0" w:color="auto"/>
            <w:bottom w:val="none" w:sz="0" w:space="0" w:color="auto"/>
            <w:right w:val="none" w:sz="0" w:space="0" w:color="auto"/>
          </w:divBdr>
          <w:divsChild>
            <w:div w:id="2018582495">
              <w:marLeft w:val="0"/>
              <w:marRight w:val="0"/>
              <w:marTop w:val="150"/>
              <w:marBottom w:val="150"/>
              <w:divBdr>
                <w:top w:val="none" w:sz="0" w:space="0" w:color="auto"/>
                <w:left w:val="none" w:sz="0" w:space="0" w:color="auto"/>
                <w:bottom w:val="none" w:sz="0" w:space="0" w:color="auto"/>
                <w:right w:val="none" w:sz="0" w:space="0" w:color="auto"/>
              </w:divBdr>
            </w:div>
          </w:divsChild>
        </w:div>
        <w:div w:id="542251443">
          <w:marLeft w:val="0"/>
          <w:marRight w:val="0"/>
          <w:marTop w:val="0"/>
          <w:marBottom w:val="0"/>
          <w:divBdr>
            <w:top w:val="none" w:sz="0" w:space="0" w:color="auto"/>
            <w:left w:val="none" w:sz="0" w:space="0" w:color="auto"/>
            <w:bottom w:val="none" w:sz="0" w:space="0" w:color="auto"/>
            <w:right w:val="none" w:sz="0" w:space="0" w:color="auto"/>
          </w:divBdr>
        </w:div>
      </w:divsChild>
    </w:div>
    <w:div w:id="1930039440">
      <w:bodyDiv w:val="1"/>
      <w:marLeft w:val="0"/>
      <w:marRight w:val="0"/>
      <w:marTop w:val="0"/>
      <w:marBottom w:val="0"/>
      <w:divBdr>
        <w:top w:val="none" w:sz="0" w:space="0" w:color="auto"/>
        <w:left w:val="none" w:sz="0" w:space="0" w:color="auto"/>
        <w:bottom w:val="none" w:sz="0" w:space="0" w:color="auto"/>
        <w:right w:val="none" w:sz="0" w:space="0" w:color="auto"/>
      </w:divBdr>
      <w:divsChild>
        <w:div w:id="1654870205">
          <w:marLeft w:val="0"/>
          <w:marRight w:val="0"/>
          <w:marTop w:val="0"/>
          <w:marBottom w:val="0"/>
          <w:divBdr>
            <w:top w:val="none" w:sz="0" w:space="0" w:color="auto"/>
            <w:left w:val="none" w:sz="0" w:space="0" w:color="auto"/>
            <w:bottom w:val="none" w:sz="0" w:space="0" w:color="auto"/>
            <w:right w:val="none" w:sz="0" w:space="0" w:color="auto"/>
          </w:divBdr>
          <w:divsChild>
            <w:div w:id="1452044035">
              <w:marLeft w:val="0"/>
              <w:marRight w:val="0"/>
              <w:marTop w:val="0"/>
              <w:marBottom w:val="0"/>
              <w:divBdr>
                <w:top w:val="none" w:sz="0" w:space="0" w:color="auto"/>
                <w:left w:val="none" w:sz="0" w:space="0" w:color="auto"/>
                <w:bottom w:val="none" w:sz="0" w:space="0" w:color="auto"/>
                <w:right w:val="none" w:sz="0" w:space="0" w:color="auto"/>
              </w:divBdr>
            </w:div>
            <w:div w:id="1508979942">
              <w:marLeft w:val="0"/>
              <w:marRight w:val="0"/>
              <w:marTop w:val="0"/>
              <w:marBottom w:val="0"/>
              <w:divBdr>
                <w:top w:val="none" w:sz="0" w:space="0" w:color="auto"/>
                <w:left w:val="none" w:sz="0" w:space="0" w:color="auto"/>
                <w:bottom w:val="none" w:sz="0" w:space="0" w:color="auto"/>
                <w:right w:val="none" w:sz="0" w:space="0" w:color="auto"/>
              </w:divBdr>
            </w:div>
            <w:div w:id="1820075970">
              <w:marLeft w:val="0"/>
              <w:marRight w:val="0"/>
              <w:marTop w:val="0"/>
              <w:marBottom w:val="0"/>
              <w:divBdr>
                <w:top w:val="none" w:sz="0" w:space="0" w:color="auto"/>
                <w:left w:val="none" w:sz="0" w:space="0" w:color="auto"/>
                <w:bottom w:val="none" w:sz="0" w:space="0" w:color="auto"/>
                <w:right w:val="none" w:sz="0" w:space="0" w:color="auto"/>
              </w:divBdr>
            </w:div>
            <w:div w:id="1232692497">
              <w:marLeft w:val="0"/>
              <w:marRight w:val="0"/>
              <w:marTop w:val="0"/>
              <w:marBottom w:val="0"/>
              <w:divBdr>
                <w:top w:val="none" w:sz="0" w:space="0" w:color="auto"/>
                <w:left w:val="none" w:sz="0" w:space="0" w:color="auto"/>
                <w:bottom w:val="none" w:sz="0" w:space="0" w:color="auto"/>
                <w:right w:val="none" w:sz="0" w:space="0" w:color="auto"/>
              </w:divBdr>
            </w:div>
          </w:divsChild>
        </w:div>
        <w:div w:id="1178424693">
          <w:marLeft w:val="0"/>
          <w:marRight w:val="0"/>
          <w:marTop w:val="0"/>
          <w:marBottom w:val="0"/>
          <w:divBdr>
            <w:top w:val="none" w:sz="0" w:space="0" w:color="auto"/>
            <w:left w:val="none" w:sz="0" w:space="0" w:color="auto"/>
            <w:bottom w:val="none" w:sz="0" w:space="0" w:color="auto"/>
            <w:right w:val="none" w:sz="0" w:space="0" w:color="auto"/>
          </w:divBdr>
          <w:divsChild>
            <w:div w:id="1345783803">
              <w:marLeft w:val="0"/>
              <w:marRight w:val="0"/>
              <w:marTop w:val="0"/>
              <w:marBottom w:val="0"/>
              <w:divBdr>
                <w:top w:val="none" w:sz="0" w:space="0" w:color="auto"/>
                <w:left w:val="none" w:sz="0" w:space="0" w:color="auto"/>
                <w:bottom w:val="none" w:sz="0" w:space="0" w:color="auto"/>
                <w:right w:val="none" w:sz="0" w:space="0" w:color="auto"/>
              </w:divBdr>
              <w:divsChild>
                <w:div w:id="1069696827">
                  <w:marLeft w:val="0"/>
                  <w:marRight w:val="0"/>
                  <w:marTop w:val="150"/>
                  <w:marBottom w:val="150"/>
                  <w:divBdr>
                    <w:top w:val="none" w:sz="0" w:space="0" w:color="auto"/>
                    <w:left w:val="none" w:sz="0" w:space="0" w:color="auto"/>
                    <w:bottom w:val="none" w:sz="0" w:space="0" w:color="auto"/>
                    <w:right w:val="none" w:sz="0" w:space="0" w:color="auto"/>
                  </w:divBdr>
                </w:div>
              </w:divsChild>
            </w:div>
            <w:div w:id="609312956">
              <w:marLeft w:val="0"/>
              <w:marRight w:val="0"/>
              <w:marTop w:val="0"/>
              <w:marBottom w:val="0"/>
              <w:divBdr>
                <w:top w:val="none" w:sz="0" w:space="0" w:color="auto"/>
                <w:left w:val="none" w:sz="0" w:space="0" w:color="auto"/>
                <w:bottom w:val="none" w:sz="0" w:space="0" w:color="auto"/>
                <w:right w:val="none" w:sz="0" w:space="0" w:color="auto"/>
              </w:divBdr>
            </w:div>
            <w:div w:id="727261360">
              <w:marLeft w:val="0"/>
              <w:marRight w:val="0"/>
              <w:marTop w:val="0"/>
              <w:marBottom w:val="0"/>
              <w:divBdr>
                <w:top w:val="none" w:sz="0" w:space="0" w:color="auto"/>
                <w:left w:val="none" w:sz="0" w:space="0" w:color="auto"/>
                <w:bottom w:val="none" w:sz="0" w:space="0" w:color="auto"/>
                <w:right w:val="none" w:sz="0" w:space="0" w:color="auto"/>
              </w:divBdr>
            </w:div>
            <w:div w:id="105319944">
              <w:marLeft w:val="0"/>
              <w:marRight w:val="0"/>
              <w:marTop w:val="0"/>
              <w:marBottom w:val="0"/>
              <w:divBdr>
                <w:top w:val="none" w:sz="0" w:space="0" w:color="auto"/>
                <w:left w:val="none" w:sz="0" w:space="0" w:color="auto"/>
                <w:bottom w:val="none" w:sz="0" w:space="0" w:color="auto"/>
                <w:right w:val="none" w:sz="0" w:space="0" w:color="auto"/>
              </w:divBdr>
            </w:div>
            <w:div w:id="1739287004">
              <w:marLeft w:val="0"/>
              <w:marRight w:val="0"/>
              <w:marTop w:val="0"/>
              <w:marBottom w:val="0"/>
              <w:divBdr>
                <w:top w:val="none" w:sz="0" w:space="0" w:color="auto"/>
                <w:left w:val="none" w:sz="0" w:space="0" w:color="auto"/>
                <w:bottom w:val="none" w:sz="0" w:space="0" w:color="auto"/>
                <w:right w:val="none" w:sz="0" w:space="0" w:color="auto"/>
              </w:divBdr>
            </w:div>
          </w:divsChild>
        </w:div>
        <w:div w:id="980160259">
          <w:marLeft w:val="0"/>
          <w:marRight w:val="0"/>
          <w:marTop w:val="0"/>
          <w:marBottom w:val="0"/>
          <w:divBdr>
            <w:top w:val="none" w:sz="0" w:space="0" w:color="auto"/>
            <w:left w:val="none" w:sz="0" w:space="0" w:color="auto"/>
            <w:bottom w:val="none" w:sz="0" w:space="0" w:color="auto"/>
            <w:right w:val="none" w:sz="0" w:space="0" w:color="auto"/>
          </w:divBdr>
          <w:divsChild>
            <w:div w:id="2041927663">
              <w:marLeft w:val="0"/>
              <w:marRight w:val="0"/>
              <w:marTop w:val="0"/>
              <w:marBottom w:val="0"/>
              <w:divBdr>
                <w:top w:val="none" w:sz="0" w:space="0" w:color="auto"/>
                <w:left w:val="none" w:sz="0" w:space="0" w:color="auto"/>
                <w:bottom w:val="none" w:sz="0" w:space="0" w:color="auto"/>
                <w:right w:val="none" w:sz="0" w:space="0" w:color="auto"/>
              </w:divBdr>
            </w:div>
            <w:div w:id="1576666426">
              <w:marLeft w:val="0"/>
              <w:marRight w:val="0"/>
              <w:marTop w:val="0"/>
              <w:marBottom w:val="0"/>
              <w:divBdr>
                <w:top w:val="none" w:sz="0" w:space="0" w:color="auto"/>
                <w:left w:val="none" w:sz="0" w:space="0" w:color="auto"/>
                <w:bottom w:val="none" w:sz="0" w:space="0" w:color="auto"/>
                <w:right w:val="none" w:sz="0" w:space="0" w:color="auto"/>
              </w:divBdr>
            </w:div>
            <w:div w:id="22992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812006">
      <w:bodyDiv w:val="1"/>
      <w:marLeft w:val="0"/>
      <w:marRight w:val="0"/>
      <w:marTop w:val="0"/>
      <w:marBottom w:val="0"/>
      <w:divBdr>
        <w:top w:val="none" w:sz="0" w:space="0" w:color="auto"/>
        <w:left w:val="none" w:sz="0" w:space="0" w:color="auto"/>
        <w:bottom w:val="none" w:sz="0" w:space="0" w:color="auto"/>
        <w:right w:val="none" w:sz="0" w:space="0" w:color="auto"/>
      </w:divBdr>
      <w:divsChild>
        <w:div w:id="1131636459">
          <w:marLeft w:val="0"/>
          <w:marRight w:val="0"/>
          <w:marTop w:val="0"/>
          <w:marBottom w:val="0"/>
          <w:divBdr>
            <w:top w:val="none" w:sz="0" w:space="0" w:color="auto"/>
            <w:left w:val="none" w:sz="0" w:space="0" w:color="auto"/>
            <w:bottom w:val="none" w:sz="0" w:space="0" w:color="auto"/>
            <w:right w:val="none" w:sz="0" w:space="0" w:color="auto"/>
          </w:divBdr>
        </w:div>
      </w:divsChild>
    </w:div>
    <w:div w:id="2033215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yperlink" Target="https://staging.ditaweb.com/geapps.deliver/en-US/content/manufacturing_solutions/plant_applications/apphub_pa_universal_client_help/clock-on-an-operation-using-search" TargetMode="External"/><Relationship Id="rId39" Type="http://schemas.microsoft.com/office/2016/09/relationships/commentsIds" Target="commentsIds.xml"/><Relationship Id="rId21" Type="http://schemas.openxmlformats.org/officeDocument/2006/relationships/image" Target="media/image11.png"/><Relationship Id="rId34" Type="http://schemas.openxmlformats.org/officeDocument/2006/relationships/image" Target="media/image17.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image" Target="media/image34.png"/><Relationship Id="rId7" Type="http://schemas.openxmlformats.org/officeDocument/2006/relationships/hyperlink" Target="https://staging.ditaweb.com/geapps.deliver/en-US/content/manufacturing_solutions/plant_applications/apphub_pa_universal_client_help/"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staging.ditaweb.com/geapps.deliver/en-US/content/manufacturing_solutions/plant_applications/apphub_pa_universal_client_help/access-the-documents" TargetMode="External"/><Relationship Id="rId29" Type="http://schemas.openxmlformats.org/officeDocument/2006/relationships/hyperlink" Target="https://staging.ditaweb.com/geapps.deliver/en-US/content/manufacturing_solutions/plant_applications/apphub_pa_universal_client_help/clock-on-an-operation-using-search" TargetMode="External"/><Relationship Id="rId41" Type="http://schemas.openxmlformats.org/officeDocument/2006/relationships/image" Target="media/image20.png"/><Relationship Id="rId54"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hyperlink" Target="https://10.181.213.123:8445/operatorapp/" TargetMode="Externa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16.png"/><Relationship Id="rId37" Type="http://schemas.openxmlformats.org/officeDocument/2006/relationships/comments" Target="comments.xml"/><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image" Target="media/image37.png"/><Relationship Id="rId5" Type="http://schemas.openxmlformats.org/officeDocument/2006/relationships/hyperlink" Target="https://rally1.rallydev.com/" TargetMode="Externa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hyperlink" Target="https://staging.ditaweb.com/geapps.deliver/en-US/content/manufacturing_solutions/plant_applications/apphub_pa_universal_client_help/operation-status-indicators" TargetMode="External"/><Relationship Id="rId36" Type="http://schemas.openxmlformats.org/officeDocument/2006/relationships/hyperlink" Target="https://staging.ditaweb.com/geapps.deliver/en-US/content/manufacturing_solutions/plant_applications/apphub_pa_universal_client_help/dispose-a-defect" TargetMode="External"/><Relationship Id="rId49" Type="http://schemas.openxmlformats.org/officeDocument/2006/relationships/image" Target="media/image28.png"/><Relationship Id="rId57" Type="http://schemas.openxmlformats.org/officeDocument/2006/relationships/image" Target="media/image36.png"/><Relationship Id="rId61"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staging.ditaweb.com/geapps.deliver/en-US/content/manufacturing_solutions/plant_applications/apphub_pa_universal_client_help/filter-an-operation" TargetMode="External"/><Relationship Id="rId31" Type="http://schemas.openxmlformats.org/officeDocument/2006/relationships/hyperlink" Target="https://staging.ditaweb.com/geapps.deliver/en-US/content/manufacturing_solutions/plant_applications/apphub_pa_universal_client_help/clock-on-an-operation" TargetMode="External"/><Relationship Id="rId44" Type="http://schemas.openxmlformats.org/officeDocument/2006/relationships/image" Target="media/image23.png"/><Relationship Id="rId52" Type="http://schemas.openxmlformats.org/officeDocument/2006/relationships/image" Target="media/image31.png"/><Relationship Id="rId60"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taging.ditaweb.com/geapps.deliver/en-US/content/manufacturing_solutions/plant_applications/apphub_pa_universal_client_help/filter-an-operation" TargetMode="External"/><Relationship Id="rId27" Type="http://schemas.openxmlformats.org/officeDocument/2006/relationships/hyperlink" Target="https://staging.ditaweb.com/geapps.deliver/en-US/content/manufacturing_solutions/plant_applications/apphub_pa_universal_client_help/filter-an-operation" TargetMode="External"/><Relationship Id="rId30" Type="http://schemas.openxmlformats.org/officeDocument/2006/relationships/image" Target="media/image15.png"/><Relationship Id="rId35" Type="http://schemas.openxmlformats.org/officeDocument/2006/relationships/image" Target="media/image18.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8" Type="http://schemas.openxmlformats.org/officeDocument/2006/relationships/image" Target="media/image1.png"/><Relationship Id="rId51" Type="http://schemas.openxmlformats.org/officeDocument/2006/relationships/image" Target="media/image30.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staging.ditaweb.com/geapps.deliver/en-US/content/manufacturing_solutions/plant_applications/apphub_pa_universal_client_help/filter-an-operation" TargetMode="External"/><Relationship Id="rId25" Type="http://schemas.openxmlformats.org/officeDocument/2006/relationships/image" Target="media/image14.png"/><Relationship Id="rId33" Type="http://schemas.openxmlformats.org/officeDocument/2006/relationships/hyperlink" Target="https://staging.ditaweb.com/geapps.deliver/en-US/content/manufacturing_solutions/plant_applications/apphub_pa_universal_client_help/about-quality-data" TargetMode="External"/><Relationship Id="rId38" Type="http://schemas.microsoft.com/office/2011/relationships/commentsExtended" Target="commentsExtended.xml"/><Relationship Id="rId46" Type="http://schemas.openxmlformats.org/officeDocument/2006/relationships/image" Target="media/image25.png"/><Relationship Id="rId5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32</Pages>
  <Words>6473</Words>
  <Characters>36898</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Reshma (GE Digital, consultant)</dc:creator>
  <cp:keywords/>
  <dc:description/>
  <cp:lastModifiedBy>Mohammed, Reshma (GE Digital, consultant)</cp:lastModifiedBy>
  <cp:revision>70</cp:revision>
  <dcterms:created xsi:type="dcterms:W3CDTF">2018-11-29T07:36:00Z</dcterms:created>
  <dcterms:modified xsi:type="dcterms:W3CDTF">2018-12-12T05:30:00Z</dcterms:modified>
</cp:coreProperties>
</file>